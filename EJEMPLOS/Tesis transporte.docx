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C12429" w14:textId="77777777" w:rsidR="00217CBF" w:rsidRPr="00411224" w:rsidRDefault="00217CBF" w:rsidP="00217CBF">
      <w:pPr>
        <w:jc w:val="both"/>
        <w:rPr>
          <w:rFonts w:ascii="Arial" w:hAnsi="Arial" w:cs="Arial"/>
          <w:b/>
          <w:sz w:val="24"/>
          <w:szCs w:val="24"/>
        </w:rPr>
      </w:pPr>
      <w:r w:rsidRPr="00411224">
        <w:rPr>
          <w:rFonts w:ascii="Arial" w:hAnsi="Arial" w:cs="Arial"/>
          <w:b/>
          <w:sz w:val="24"/>
          <w:szCs w:val="24"/>
        </w:rPr>
        <w:t>MODELACIÓN DE PROBLEMAS PARA TRÁFICO VEHICULAR EN LA CIUDAD DE MÉXICO.</w:t>
      </w:r>
    </w:p>
    <w:p w14:paraId="6994F1EA" w14:textId="77777777" w:rsidR="00155ECB" w:rsidRDefault="00155ECB" w:rsidP="00217CBF">
      <w:pPr>
        <w:jc w:val="both"/>
        <w:rPr>
          <w:rFonts w:ascii="Arial" w:hAnsi="Arial" w:cs="Arial"/>
          <w:sz w:val="24"/>
          <w:szCs w:val="24"/>
        </w:rPr>
      </w:pPr>
    </w:p>
    <w:p w14:paraId="1211809E" w14:textId="77777777" w:rsidR="00155ECB" w:rsidRDefault="00155ECB" w:rsidP="00217CBF">
      <w:pPr>
        <w:jc w:val="both"/>
        <w:rPr>
          <w:rFonts w:ascii="Arial" w:hAnsi="Arial" w:cs="Arial"/>
          <w:sz w:val="24"/>
          <w:szCs w:val="24"/>
        </w:rPr>
      </w:pPr>
    </w:p>
    <w:p w14:paraId="447FF960" w14:textId="77777777" w:rsidR="00217CBF" w:rsidRPr="00217CBF" w:rsidRDefault="00217CBF" w:rsidP="00217CBF">
      <w:pPr>
        <w:jc w:val="both"/>
        <w:rPr>
          <w:rFonts w:ascii="Arial" w:hAnsi="Arial" w:cs="Arial"/>
          <w:sz w:val="24"/>
          <w:szCs w:val="24"/>
        </w:rPr>
      </w:pPr>
      <w:r w:rsidRPr="00217CBF">
        <w:rPr>
          <w:rFonts w:ascii="Arial" w:hAnsi="Arial" w:cs="Arial"/>
          <w:sz w:val="24"/>
          <w:szCs w:val="24"/>
        </w:rPr>
        <w:t>ASESOR: DOCTOR FELIPE HUMBERTO CONTRERAS ALCALÁ</w:t>
      </w:r>
    </w:p>
    <w:p w14:paraId="7C8EB8C1" w14:textId="77777777" w:rsidR="00155ECB" w:rsidRDefault="00155ECB" w:rsidP="00217CBF">
      <w:pPr>
        <w:jc w:val="both"/>
        <w:rPr>
          <w:rFonts w:ascii="Arial" w:hAnsi="Arial" w:cs="Arial"/>
          <w:sz w:val="24"/>
          <w:szCs w:val="24"/>
        </w:rPr>
      </w:pPr>
    </w:p>
    <w:p w14:paraId="0A52BF00" w14:textId="77777777" w:rsidR="00155ECB" w:rsidRDefault="00155ECB" w:rsidP="00217CBF">
      <w:pPr>
        <w:jc w:val="both"/>
        <w:rPr>
          <w:rFonts w:ascii="Arial" w:hAnsi="Arial" w:cs="Arial"/>
          <w:sz w:val="24"/>
          <w:szCs w:val="24"/>
        </w:rPr>
      </w:pPr>
    </w:p>
    <w:p w14:paraId="23761248" w14:textId="77777777" w:rsidR="00155ECB" w:rsidRDefault="00155ECB" w:rsidP="00217CBF">
      <w:pPr>
        <w:jc w:val="both"/>
        <w:rPr>
          <w:rFonts w:ascii="Arial" w:hAnsi="Arial" w:cs="Arial"/>
          <w:sz w:val="24"/>
          <w:szCs w:val="24"/>
        </w:rPr>
      </w:pPr>
    </w:p>
    <w:p w14:paraId="03A81F3D" w14:textId="77777777" w:rsidR="00155ECB" w:rsidRDefault="00155ECB" w:rsidP="00217CBF">
      <w:pPr>
        <w:jc w:val="both"/>
        <w:rPr>
          <w:rFonts w:ascii="Arial" w:hAnsi="Arial" w:cs="Arial"/>
          <w:sz w:val="24"/>
          <w:szCs w:val="24"/>
        </w:rPr>
      </w:pPr>
    </w:p>
    <w:p w14:paraId="63C31AC9" w14:textId="77777777" w:rsidR="00217CBF" w:rsidRPr="00217CBF" w:rsidRDefault="00217CBF" w:rsidP="00217CBF">
      <w:pPr>
        <w:jc w:val="both"/>
        <w:rPr>
          <w:rFonts w:ascii="Arial" w:hAnsi="Arial" w:cs="Arial"/>
          <w:sz w:val="24"/>
          <w:szCs w:val="24"/>
        </w:rPr>
      </w:pPr>
      <w:r w:rsidRPr="00217CBF">
        <w:rPr>
          <w:rFonts w:ascii="Arial" w:hAnsi="Arial" w:cs="Arial"/>
          <w:sz w:val="24"/>
          <w:szCs w:val="24"/>
        </w:rPr>
        <w:t>Óscar Valdés Ambrosio</w:t>
      </w:r>
    </w:p>
    <w:p w14:paraId="4EE770A1" w14:textId="77777777" w:rsidR="00155ECB" w:rsidRDefault="00155ECB" w:rsidP="00217CBF">
      <w:pPr>
        <w:jc w:val="both"/>
        <w:rPr>
          <w:rFonts w:ascii="Arial" w:hAnsi="Arial" w:cs="Arial"/>
          <w:sz w:val="24"/>
          <w:szCs w:val="24"/>
        </w:rPr>
      </w:pPr>
    </w:p>
    <w:p w14:paraId="1FD8A1A3" w14:textId="77777777" w:rsidR="00155ECB" w:rsidRDefault="00155ECB" w:rsidP="00217CBF">
      <w:pPr>
        <w:jc w:val="both"/>
        <w:rPr>
          <w:rFonts w:ascii="Arial" w:hAnsi="Arial" w:cs="Arial"/>
          <w:sz w:val="24"/>
          <w:szCs w:val="24"/>
        </w:rPr>
      </w:pPr>
    </w:p>
    <w:p w14:paraId="54BDB930" w14:textId="77777777" w:rsidR="00217CBF" w:rsidRPr="00217CBF" w:rsidRDefault="00217CBF" w:rsidP="00217CBF">
      <w:pPr>
        <w:jc w:val="both"/>
        <w:rPr>
          <w:rFonts w:ascii="Arial" w:hAnsi="Arial" w:cs="Arial"/>
          <w:sz w:val="24"/>
          <w:szCs w:val="24"/>
        </w:rPr>
      </w:pPr>
      <w:r w:rsidRPr="00217CBF">
        <w:rPr>
          <w:rFonts w:ascii="Arial" w:hAnsi="Arial" w:cs="Arial"/>
          <w:sz w:val="24"/>
          <w:szCs w:val="24"/>
        </w:rPr>
        <w:t>Maestría en Ciencias de la Complejidad.</w:t>
      </w:r>
    </w:p>
    <w:p w14:paraId="0D765183" w14:textId="77777777" w:rsidR="00155ECB" w:rsidRDefault="00155ECB" w:rsidP="00217CBF">
      <w:pPr>
        <w:jc w:val="both"/>
        <w:rPr>
          <w:rFonts w:ascii="Arial" w:hAnsi="Arial" w:cs="Arial"/>
          <w:sz w:val="24"/>
          <w:szCs w:val="24"/>
        </w:rPr>
      </w:pPr>
    </w:p>
    <w:p w14:paraId="0F21D7B9" w14:textId="77777777" w:rsidR="00155ECB" w:rsidRDefault="00155ECB" w:rsidP="00217CBF">
      <w:pPr>
        <w:jc w:val="both"/>
        <w:rPr>
          <w:rFonts w:ascii="Arial" w:hAnsi="Arial" w:cs="Arial"/>
          <w:sz w:val="24"/>
          <w:szCs w:val="24"/>
        </w:rPr>
      </w:pPr>
    </w:p>
    <w:p w14:paraId="205D927A" w14:textId="77777777" w:rsidR="00217CBF" w:rsidRPr="00217CBF" w:rsidRDefault="00217CBF" w:rsidP="00217CBF">
      <w:pPr>
        <w:jc w:val="both"/>
        <w:rPr>
          <w:rFonts w:ascii="Arial" w:hAnsi="Arial" w:cs="Arial"/>
          <w:sz w:val="24"/>
          <w:szCs w:val="24"/>
        </w:rPr>
      </w:pPr>
      <w:r w:rsidRPr="00217CBF">
        <w:rPr>
          <w:rFonts w:ascii="Arial" w:hAnsi="Arial" w:cs="Arial"/>
          <w:sz w:val="24"/>
          <w:szCs w:val="24"/>
        </w:rPr>
        <w:t>Universidad Autónoma de la Ciudad de México.</w:t>
      </w:r>
    </w:p>
    <w:p w14:paraId="40C903A0" w14:textId="77777777" w:rsidR="00217CBF" w:rsidRPr="00217CBF" w:rsidRDefault="00217CBF" w:rsidP="00217CBF">
      <w:pPr>
        <w:jc w:val="both"/>
        <w:rPr>
          <w:rFonts w:ascii="Arial" w:hAnsi="Arial" w:cs="Arial"/>
          <w:sz w:val="24"/>
          <w:szCs w:val="24"/>
        </w:rPr>
      </w:pPr>
    </w:p>
    <w:p w14:paraId="7A9CD887" w14:textId="77777777" w:rsidR="00217CBF" w:rsidRPr="00217CBF" w:rsidRDefault="00217CBF" w:rsidP="00217CBF">
      <w:pPr>
        <w:jc w:val="both"/>
        <w:rPr>
          <w:rFonts w:ascii="Arial" w:hAnsi="Arial" w:cs="Arial"/>
          <w:sz w:val="24"/>
          <w:szCs w:val="24"/>
        </w:rPr>
      </w:pPr>
    </w:p>
    <w:p w14:paraId="6E2BB737" w14:textId="77777777" w:rsidR="00217CBF" w:rsidRPr="00217CBF" w:rsidRDefault="00217CBF" w:rsidP="00217CBF">
      <w:pPr>
        <w:jc w:val="both"/>
        <w:rPr>
          <w:rFonts w:ascii="Arial" w:hAnsi="Arial" w:cs="Arial"/>
          <w:sz w:val="24"/>
          <w:szCs w:val="24"/>
        </w:rPr>
      </w:pPr>
    </w:p>
    <w:p w14:paraId="1E20A2B5" w14:textId="77777777" w:rsidR="00217CBF" w:rsidRPr="00217CBF" w:rsidRDefault="00217CBF" w:rsidP="00217CBF">
      <w:pPr>
        <w:jc w:val="both"/>
        <w:rPr>
          <w:rFonts w:ascii="Arial" w:hAnsi="Arial" w:cs="Arial"/>
          <w:sz w:val="24"/>
          <w:szCs w:val="24"/>
        </w:rPr>
      </w:pPr>
    </w:p>
    <w:p w14:paraId="650EB89E" w14:textId="77777777" w:rsidR="00217CBF" w:rsidRDefault="00217CBF" w:rsidP="00217CBF">
      <w:pPr>
        <w:jc w:val="both"/>
        <w:rPr>
          <w:rFonts w:ascii="Arial" w:hAnsi="Arial" w:cs="Arial"/>
          <w:sz w:val="24"/>
          <w:szCs w:val="24"/>
        </w:rPr>
      </w:pPr>
    </w:p>
    <w:p w14:paraId="00CD6E74" w14:textId="77777777" w:rsidR="00D71454" w:rsidRDefault="00D71454" w:rsidP="00217CBF">
      <w:pPr>
        <w:jc w:val="both"/>
        <w:rPr>
          <w:rFonts w:ascii="Arial" w:hAnsi="Arial" w:cs="Arial"/>
          <w:sz w:val="24"/>
          <w:szCs w:val="24"/>
        </w:rPr>
      </w:pPr>
    </w:p>
    <w:p w14:paraId="6412FE94" w14:textId="77777777" w:rsidR="00D71454" w:rsidRDefault="00D71454" w:rsidP="00217CBF">
      <w:pPr>
        <w:jc w:val="both"/>
        <w:rPr>
          <w:rFonts w:ascii="Arial" w:hAnsi="Arial" w:cs="Arial"/>
          <w:sz w:val="24"/>
          <w:szCs w:val="24"/>
        </w:rPr>
      </w:pPr>
    </w:p>
    <w:p w14:paraId="47BD5493" w14:textId="77777777" w:rsidR="00D71454" w:rsidRDefault="00D71454" w:rsidP="00217CBF">
      <w:pPr>
        <w:jc w:val="both"/>
        <w:rPr>
          <w:rFonts w:ascii="Arial" w:hAnsi="Arial" w:cs="Arial"/>
          <w:sz w:val="24"/>
          <w:szCs w:val="24"/>
        </w:rPr>
      </w:pPr>
    </w:p>
    <w:p w14:paraId="4562646B" w14:textId="77777777" w:rsidR="00D71454" w:rsidRPr="00217CBF" w:rsidRDefault="00D71454" w:rsidP="00217CBF">
      <w:pPr>
        <w:jc w:val="both"/>
        <w:rPr>
          <w:rFonts w:ascii="Arial" w:hAnsi="Arial" w:cs="Arial"/>
          <w:sz w:val="24"/>
          <w:szCs w:val="24"/>
        </w:rPr>
      </w:pPr>
    </w:p>
    <w:p w14:paraId="6AB32E9E" w14:textId="77777777" w:rsidR="00217CBF" w:rsidRDefault="00D71454" w:rsidP="00217CBF">
      <w:pPr>
        <w:jc w:val="both"/>
        <w:rPr>
          <w:rFonts w:ascii="Arial" w:hAnsi="Arial" w:cs="Arial"/>
          <w:b/>
          <w:sz w:val="24"/>
          <w:szCs w:val="24"/>
        </w:rPr>
      </w:pPr>
      <w:r w:rsidRPr="00D71454">
        <w:rPr>
          <w:rFonts w:ascii="Arial" w:hAnsi="Arial" w:cs="Arial"/>
          <w:b/>
          <w:sz w:val="24"/>
          <w:szCs w:val="24"/>
        </w:rPr>
        <w:lastRenderedPageBreak/>
        <w:t>AGRADECIMIENTOS</w:t>
      </w:r>
    </w:p>
    <w:p w14:paraId="771043C1" w14:textId="77777777" w:rsidR="00D71454" w:rsidRDefault="00D71454" w:rsidP="00217CBF">
      <w:pPr>
        <w:jc w:val="both"/>
        <w:rPr>
          <w:rFonts w:ascii="Arial" w:hAnsi="Arial" w:cs="Arial"/>
          <w:b/>
          <w:sz w:val="24"/>
          <w:szCs w:val="24"/>
        </w:rPr>
      </w:pPr>
    </w:p>
    <w:p w14:paraId="46043395" w14:textId="77777777" w:rsidR="00D71454" w:rsidRDefault="00D71454" w:rsidP="00217CBF">
      <w:pPr>
        <w:jc w:val="both"/>
        <w:rPr>
          <w:rFonts w:ascii="Arial" w:hAnsi="Arial" w:cs="Arial"/>
          <w:b/>
          <w:sz w:val="24"/>
          <w:szCs w:val="24"/>
        </w:rPr>
      </w:pPr>
      <w:r>
        <w:rPr>
          <w:rFonts w:ascii="Arial" w:hAnsi="Arial" w:cs="Arial"/>
          <w:b/>
          <w:sz w:val="24"/>
          <w:szCs w:val="24"/>
        </w:rPr>
        <w:t>Agradezco al SECITI la beca recibida para la elaboración de esta tesis, bajo el proyecto denominado:</w:t>
      </w:r>
    </w:p>
    <w:p w14:paraId="2A3BA755" w14:textId="77777777" w:rsidR="00D71454" w:rsidRPr="00D71454" w:rsidRDefault="00D71454" w:rsidP="00217CBF">
      <w:pPr>
        <w:jc w:val="both"/>
        <w:rPr>
          <w:rFonts w:ascii="Arial" w:hAnsi="Arial" w:cs="Arial"/>
          <w:b/>
          <w:sz w:val="24"/>
          <w:szCs w:val="24"/>
        </w:rPr>
      </w:pPr>
      <w:r w:rsidRPr="00D71454">
        <w:rPr>
          <w:rFonts w:ascii="Arial" w:hAnsi="Arial" w:cs="Arial"/>
          <w:b/>
          <w:sz w:val="24"/>
          <w:szCs w:val="24"/>
        </w:rPr>
        <w:t>TRÁFICO EN GRANDES CIUDADES. UN ENFOQUE ALGORÍTMICO, RUTEO, GEOMETRÍA Y AGENTES COMPUTACIONALES (MODELOS COMPUTACIONALES) PI2011-56R</w:t>
      </w:r>
    </w:p>
    <w:p w14:paraId="4D8F374D" w14:textId="77777777" w:rsidR="00D71454" w:rsidRDefault="00D71454" w:rsidP="00217CBF">
      <w:pPr>
        <w:jc w:val="both"/>
        <w:rPr>
          <w:rFonts w:ascii="Arial" w:hAnsi="Arial" w:cs="Arial"/>
          <w:sz w:val="24"/>
          <w:szCs w:val="24"/>
        </w:rPr>
      </w:pPr>
    </w:p>
    <w:p w14:paraId="0A49737F" w14:textId="77777777" w:rsidR="00D71454" w:rsidRDefault="00D71454" w:rsidP="00217CBF">
      <w:pPr>
        <w:jc w:val="both"/>
        <w:rPr>
          <w:rFonts w:ascii="Arial" w:hAnsi="Arial" w:cs="Arial"/>
          <w:sz w:val="24"/>
          <w:szCs w:val="24"/>
        </w:rPr>
      </w:pPr>
      <w:r>
        <w:rPr>
          <w:rFonts w:ascii="Arial" w:hAnsi="Arial" w:cs="Arial"/>
          <w:sz w:val="24"/>
          <w:szCs w:val="24"/>
        </w:rPr>
        <w:t>Al Dr. Felipe Humberto Contreras Alcalá.</w:t>
      </w:r>
    </w:p>
    <w:p w14:paraId="3EE07F8A" w14:textId="77777777" w:rsidR="00D71454" w:rsidRDefault="00EE2667" w:rsidP="00217CBF">
      <w:pPr>
        <w:jc w:val="both"/>
        <w:rPr>
          <w:rFonts w:ascii="Arial" w:hAnsi="Arial" w:cs="Arial"/>
          <w:sz w:val="24"/>
          <w:szCs w:val="24"/>
        </w:rPr>
      </w:pPr>
      <w:r>
        <w:rPr>
          <w:rFonts w:ascii="Arial" w:hAnsi="Arial" w:cs="Arial"/>
          <w:sz w:val="24"/>
          <w:szCs w:val="24"/>
        </w:rPr>
        <w:t>A mi Madre.</w:t>
      </w:r>
    </w:p>
    <w:p w14:paraId="4589B802" w14:textId="77777777" w:rsidR="00D71454" w:rsidRDefault="00D71454" w:rsidP="00217CBF">
      <w:pPr>
        <w:jc w:val="both"/>
        <w:rPr>
          <w:rFonts w:ascii="Arial" w:hAnsi="Arial" w:cs="Arial"/>
          <w:sz w:val="24"/>
          <w:szCs w:val="24"/>
        </w:rPr>
      </w:pPr>
    </w:p>
    <w:p w14:paraId="4F650DA0" w14:textId="77777777" w:rsidR="00D71454" w:rsidRDefault="00D71454" w:rsidP="00217CBF">
      <w:pPr>
        <w:jc w:val="both"/>
        <w:rPr>
          <w:rFonts w:ascii="Arial" w:hAnsi="Arial" w:cs="Arial"/>
          <w:sz w:val="24"/>
          <w:szCs w:val="24"/>
        </w:rPr>
      </w:pPr>
    </w:p>
    <w:p w14:paraId="72C8985A" w14:textId="77777777" w:rsidR="00D71454" w:rsidRDefault="00D71454" w:rsidP="00217CBF">
      <w:pPr>
        <w:jc w:val="both"/>
        <w:rPr>
          <w:rFonts w:ascii="Arial" w:hAnsi="Arial" w:cs="Arial"/>
          <w:sz w:val="24"/>
          <w:szCs w:val="24"/>
        </w:rPr>
      </w:pPr>
    </w:p>
    <w:p w14:paraId="14899DBF" w14:textId="77777777" w:rsidR="00D71454" w:rsidRDefault="00D71454" w:rsidP="00217CBF">
      <w:pPr>
        <w:jc w:val="both"/>
        <w:rPr>
          <w:rFonts w:ascii="Arial" w:hAnsi="Arial" w:cs="Arial"/>
          <w:sz w:val="24"/>
          <w:szCs w:val="24"/>
        </w:rPr>
      </w:pPr>
    </w:p>
    <w:p w14:paraId="7E757556" w14:textId="77777777" w:rsidR="00D71454" w:rsidRDefault="00D71454" w:rsidP="00217CBF">
      <w:pPr>
        <w:jc w:val="both"/>
        <w:rPr>
          <w:rFonts w:ascii="Arial" w:hAnsi="Arial" w:cs="Arial"/>
          <w:sz w:val="24"/>
          <w:szCs w:val="24"/>
        </w:rPr>
      </w:pPr>
    </w:p>
    <w:p w14:paraId="7B2352FC" w14:textId="77777777" w:rsidR="00D71454" w:rsidRDefault="00D71454" w:rsidP="00217CBF">
      <w:pPr>
        <w:jc w:val="both"/>
        <w:rPr>
          <w:rFonts w:ascii="Arial" w:hAnsi="Arial" w:cs="Arial"/>
          <w:sz w:val="24"/>
          <w:szCs w:val="24"/>
        </w:rPr>
      </w:pPr>
    </w:p>
    <w:p w14:paraId="1533795F" w14:textId="77777777" w:rsidR="00D71454" w:rsidRDefault="00D71454" w:rsidP="00217CBF">
      <w:pPr>
        <w:jc w:val="both"/>
        <w:rPr>
          <w:rFonts w:ascii="Arial" w:hAnsi="Arial" w:cs="Arial"/>
          <w:sz w:val="24"/>
          <w:szCs w:val="24"/>
        </w:rPr>
      </w:pPr>
    </w:p>
    <w:p w14:paraId="72C3F3AC" w14:textId="77777777" w:rsidR="00D71454" w:rsidRDefault="00D71454" w:rsidP="00217CBF">
      <w:pPr>
        <w:jc w:val="both"/>
        <w:rPr>
          <w:rFonts w:ascii="Arial" w:hAnsi="Arial" w:cs="Arial"/>
          <w:sz w:val="24"/>
          <w:szCs w:val="24"/>
        </w:rPr>
      </w:pPr>
    </w:p>
    <w:p w14:paraId="6267F63B" w14:textId="77777777" w:rsidR="00D71454" w:rsidRDefault="00D71454" w:rsidP="00217CBF">
      <w:pPr>
        <w:jc w:val="both"/>
        <w:rPr>
          <w:rFonts w:ascii="Arial" w:hAnsi="Arial" w:cs="Arial"/>
          <w:sz w:val="24"/>
          <w:szCs w:val="24"/>
        </w:rPr>
      </w:pPr>
    </w:p>
    <w:p w14:paraId="495E333D" w14:textId="77777777" w:rsidR="00D71454" w:rsidRDefault="00D71454" w:rsidP="00217CBF">
      <w:pPr>
        <w:jc w:val="both"/>
        <w:rPr>
          <w:rFonts w:ascii="Arial" w:hAnsi="Arial" w:cs="Arial"/>
          <w:sz w:val="24"/>
          <w:szCs w:val="24"/>
        </w:rPr>
      </w:pPr>
    </w:p>
    <w:p w14:paraId="3DE08407" w14:textId="77777777" w:rsidR="00D71454" w:rsidRDefault="00D71454" w:rsidP="00217CBF">
      <w:pPr>
        <w:jc w:val="both"/>
        <w:rPr>
          <w:rFonts w:ascii="Arial" w:hAnsi="Arial" w:cs="Arial"/>
          <w:sz w:val="24"/>
          <w:szCs w:val="24"/>
        </w:rPr>
      </w:pPr>
    </w:p>
    <w:p w14:paraId="6935C45A" w14:textId="77777777" w:rsidR="00D71454" w:rsidRDefault="00D71454" w:rsidP="00217CBF">
      <w:pPr>
        <w:jc w:val="both"/>
        <w:rPr>
          <w:rFonts w:ascii="Arial" w:hAnsi="Arial" w:cs="Arial"/>
          <w:sz w:val="24"/>
          <w:szCs w:val="24"/>
        </w:rPr>
      </w:pPr>
    </w:p>
    <w:p w14:paraId="4EBA994B" w14:textId="77777777" w:rsidR="00D71454" w:rsidRDefault="00D71454" w:rsidP="00217CBF">
      <w:pPr>
        <w:jc w:val="both"/>
        <w:rPr>
          <w:rFonts w:ascii="Arial" w:hAnsi="Arial" w:cs="Arial"/>
          <w:sz w:val="24"/>
          <w:szCs w:val="24"/>
        </w:rPr>
      </w:pPr>
    </w:p>
    <w:p w14:paraId="6797C1F6" w14:textId="77777777" w:rsidR="00D71454" w:rsidRDefault="00D71454" w:rsidP="00217CBF">
      <w:pPr>
        <w:jc w:val="both"/>
        <w:rPr>
          <w:rFonts w:ascii="Arial" w:hAnsi="Arial" w:cs="Arial"/>
          <w:sz w:val="24"/>
          <w:szCs w:val="24"/>
        </w:rPr>
      </w:pPr>
    </w:p>
    <w:p w14:paraId="43F8F3E7" w14:textId="77777777" w:rsidR="00D71454" w:rsidRDefault="00D71454" w:rsidP="00217CBF">
      <w:pPr>
        <w:jc w:val="both"/>
        <w:rPr>
          <w:rFonts w:ascii="Arial" w:hAnsi="Arial" w:cs="Arial"/>
          <w:sz w:val="24"/>
          <w:szCs w:val="24"/>
        </w:rPr>
      </w:pPr>
    </w:p>
    <w:p w14:paraId="40B1B039" w14:textId="77777777" w:rsidR="00D71454" w:rsidRDefault="00D71454" w:rsidP="00217CBF">
      <w:pPr>
        <w:jc w:val="both"/>
        <w:rPr>
          <w:rFonts w:ascii="Arial" w:hAnsi="Arial" w:cs="Arial"/>
          <w:sz w:val="24"/>
          <w:szCs w:val="24"/>
        </w:rPr>
      </w:pPr>
    </w:p>
    <w:p w14:paraId="7BC2433C" w14:textId="77777777" w:rsidR="00D71454" w:rsidRPr="00200A76" w:rsidRDefault="00D71454" w:rsidP="00D52DB6">
      <w:pPr>
        <w:jc w:val="center"/>
        <w:rPr>
          <w:rFonts w:ascii="Arial" w:hAnsi="Arial" w:cs="Arial"/>
          <w:b/>
          <w:sz w:val="24"/>
          <w:szCs w:val="24"/>
        </w:rPr>
      </w:pPr>
      <w:r w:rsidRPr="00200A76">
        <w:rPr>
          <w:rFonts w:ascii="Arial" w:hAnsi="Arial" w:cs="Arial"/>
          <w:b/>
          <w:sz w:val="24"/>
          <w:szCs w:val="24"/>
        </w:rPr>
        <w:lastRenderedPageBreak/>
        <w:t>ÍNDICE</w:t>
      </w:r>
    </w:p>
    <w:p w14:paraId="669A4E67" w14:textId="77777777" w:rsidR="00D52DB6" w:rsidRDefault="00D52DB6" w:rsidP="00D71454">
      <w:pPr>
        <w:jc w:val="both"/>
        <w:rPr>
          <w:rFonts w:ascii="Arial" w:hAnsi="Arial" w:cs="Arial"/>
          <w:b/>
          <w:sz w:val="24"/>
          <w:szCs w:val="24"/>
        </w:rPr>
      </w:pPr>
    </w:p>
    <w:p w14:paraId="48BEBE21" w14:textId="77777777" w:rsidR="00D71454" w:rsidRDefault="00D52DB6" w:rsidP="00D71454">
      <w:pPr>
        <w:jc w:val="both"/>
        <w:rPr>
          <w:rFonts w:ascii="Arial" w:hAnsi="Arial" w:cs="Arial"/>
          <w:b/>
          <w:sz w:val="24"/>
          <w:szCs w:val="24"/>
        </w:rPr>
      </w:pPr>
      <w:r>
        <w:rPr>
          <w:rFonts w:ascii="Arial" w:hAnsi="Arial" w:cs="Arial"/>
          <w:b/>
          <w:sz w:val="24"/>
          <w:szCs w:val="24"/>
        </w:rPr>
        <w:t>INTODUCCIÓN</w:t>
      </w:r>
    </w:p>
    <w:p w14:paraId="5890C35D" w14:textId="77777777" w:rsidR="00D52DB6" w:rsidRDefault="00D52DB6" w:rsidP="00D71454">
      <w:pPr>
        <w:jc w:val="both"/>
        <w:rPr>
          <w:rFonts w:ascii="Arial" w:hAnsi="Arial" w:cs="Arial"/>
          <w:b/>
          <w:sz w:val="24"/>
          <w:szCs w:val="24"/>
        </w:rPr>
      </w:pPr>
    </w:p>
    <w:p w14:paraId="44A3BCA6" w14:textId="77777777" w:rsidR="00D71454" w:rsidRPr="00742A8A" w:rsidRDefault="00D71454" w:rsidP="00D71454">
      <w:pPr>
        <w:jc w:val="both"/>
        <w:rPr>
          <w:rFonts w:ascii="Arial" w:hAnsi="Arial" w:cs="Arial"/>
          <w:b/>
          <w:sz w:val="24"/>
          <w:szCs w:val="24"/>
        </w:rPr>
      </w:pPr>
      <w:r w:rsidRPr="00742A8A">
        <w:rPr>
          <w:rFonts w:ascii="Arial" w:hAnsi="Arial" w:cs="Arial"/>
          <w:b/>
          <w:sz w:val="24"/>
          <w:szCs w:val="24"/>
        </w:rPr>
        <w:t>Capítulo 1. Fundamentos teóricos de tráfico vehicular</w:t>
      </w:r>
      <w:r>
        <w:rPr>
          <w:rFonts w:ascii="Arial" w:hAnsi="Arial" w:cs="Arial"/>
          <w:b/>
          <w:sz w:val="24"/>
          <w:szCs w:val="24"/>
        </w:rPr>
        <w:t>.</w:t>
      </w:r>
    </w:p>
    <w:p w14:paraId="5888FB6E" w14:textId="77777777" w:rsidR="00D71454" w:rsidRDefault="00D71454" w:rsidP="00D71454">
      <w:pPr>
        <w:jc w:val="both"/>
        <w:rPr>
          <w:rFonts w:ascii="Arial" w:hAnsi="Arial" w:cs="Arial"/>
          <w:sz w:val="24"/>
          <w:szCs w:val="24"/>
        </w:rPr>
      </w:pPr>
      <w:r w:rsidRPr="00217CBF">
        <w:rPr>
          <w:rFonts w:ascii="Arial" w:hAnsi="Arial" w:cs="Arial"/>
          <w:sz w:val="24"/>
          <w:szCs w:val="24"/>
        </w:rPr>
        <w:t>Generalidades</w:t>
      </w:r>
    </w:p>
    <w:p w14:paraId="1A227D9C" w14:textId="77777777" w:rsidR="00D71454" w:rsidRDefault="00D71454" w:rsidP="00D71454">
      <w:pPr>
        <w:jc w:val="both"/>
        <w:rPr>
          <w:rFonts w:ascii="Arial" w:hAnsi="Arial" w:cs="Arial"/>
          <w:sz w:val="24"/>
          <w:szCs w:val="24"/>
        </w:rPr>
      </w:pPr>
      <w:r>
        <w:rPr>
          <w:rFonts w:ascii="Arial" w:hAnsi="Arial" w:cs="Arial"/>
          <w:sz w:val="24"/>
          <w:szCs w:val="24"/>
        </w:rPr>
        <w:t>Elementos geográficos e históricos de la zona a modelar.</w:t>
      </w:r>
    </w:p>
    <w:p w14:paraId="38398A90" w14:textId="77777777" w:rsidR="00D71454" w:rsidRPr="00217CBF" w:rsidRDefault="00D71454" w:rsidP="00D71454">
      <w:pPr>
        <w:jc w:val="both"/>
        <w:rPr>
          <w:rFonts w:ascii="Arial" w:hAnsi="Arial" w:cs="Arial"/>
          <w:sz w:val="24"/>
          <w:szCs w:val="24"/>
        </w:rPr>
      </w:pPr>
      <w:r w:rsidRPr="00132481">
        <w:rPr>
          <w:rFonts w:ascii="Arial" w:hAnsi="Arial" w:cs="Arial"/>
          <w:sz w:val="24"/>
          <w:szCs w:val="24"/>
        </w:rPr>
        <w:t>Modelos de tráfico Micros</w:t>
      </w:r>
      <w:r>
        <w:rPr>
          <w:rFonts w:ascii="Arial" w:hAnsi="Arial" w:cs="Arial"/>
          <w:sz w:val="24"/>
          <w:szCs w:val="24"/>
        </w:rPr>
        <w:t>c</w:t>
      </w:r>
      <w:r w:rsidRPr="00132481">
        <w:rPr>
          <w:rFonts w:ascii="Arial" w:hAnsi="Arial" w:cs="Arial"/>
          <w:sz w:val="24"/>
          <w:szCs w:val="24"/>
        </w:rPr>
        <w:t>ópicos.</w:t>
      </w:r>
    </w:p>
    <w:p w14:paraId="12857555" w14:textId="77777777" w:rsidR="00D71454" w:rsidRPr="00217CBF" w:rsidRDefault="00D71454" w:rsidP="00D71454">
      <w:pPr>
        <w:jc w:val="both"/>
        <w:rPr>
          <w:rFonts w:ascii="Arial" w:hAnsi="Arial" w:cs="Arial"/>
          <w:sz w:val="24"/>
          <w:szCs w:val="24"/>
        </w:rPr>
      </w:pPr>
      <w:r>
        <w:rPr>
          <w:rFonts w:ascii="Arial" w:hAnsi="Arial" w:cs="Arial"/>
          <w:sz w:val="24"/>
          <w:szCs w:val="24"/>
        </w:rPr>
        <w:t xml:space="preserve">Fundamentos de </w:t>
      </w:r>
      <w:r w:rsidRPr="00217CBF">
        <w:rPr>
          <w:rFonts w:ascii="Arial" w:hAnsi="Arial" w:cs="Arial"/>
          <w:sz w:val="24"/>
          <w:szCs w:val="24"/>
        </w:rPr>
        <w:t xml:space="preserve">Vías </w:t>
      </w:r>
    </w:p>
    <w:p w14:paraId="24F2E824" w14:textId="77777777" w:rsidR="00D71454" w:rsidRPr="00217CBF" w:rsidRDefault="00D71454" w:rsidP="00D71454">
      <w:pPr>
        <w:jc w:val="both"/>
        <w:rPr>
          <w:rFonts w:ascii="Arial" w:hAnsi="Arial" w:cs="Arial"/>
          <w:sz w:val="24"/>
          <w:szCs w:val="24"/>
        </w:rPr>
      </w:pPr>
      <w:r w:rsidRPr="00217CBF">
        <w:rPr>
          <w:rFonts w:ascii="Arial" w:hAnsi="Arial" w:cs="Arial"/>
          <w:sz w:val="24"/>
          <w:szCs w:val="24"/>
        </w:rPr>
        <w:t>Normatividad</w:t>
      </w:r>
    </w:p>
    <w:p w14:paraId="15C071A4" w14:textId="77777777" w:rsidR="00D71454" w:rsidRDefault="00D71454" w:rsidP="00D71454">
      <w:pPr>
        <w:jc w:val="both"/>
        <w:rPr>
          <w:rFonts w:ascii="Arial" w:hAnsi="Arial" w:cs="Arial"/>
          <w:b/>
          <w:sz w:val="24"/>
          <w:szCs w:val="24"/>
        </w:rPr>
      </w:pPr>
    </w:p>
    <w:p w14:paraId="12D45BC6" w14:textId="77777777" w:rsidR="00D71454" w:rsidRPr="00742A8A" w:rsidRDefault="00D71454" w:rsidP="00D71454">
      <w:pPr>
        <w:jc w:val="both"/>
        <w:rPr>
          <w:rFonts w:ascii="Arial" w:hAnsi="Arial" w:cs="Arial"/>
          <w:b/>
          <w:sz w:val="24"/>
          <w:szCs w:val="24"/>
        </w:rPr>
      </w:pPr>
      <w:r w:rsidRPr="00742A8A">
        <w:rPr>
          <w:rFonts w:ascii="Arial" w:hAnsi="Arial" w:cs="Arial"/>
          <w:b/>
          <w:sz w:val="24"/>
          <w:szCs w:val="24"/>
        </w:rPr>
        <w:t>Capítulo 2. Modelos basados en agentes</w:t>
      </w:r>
      <w:r>
        <w:rPr>
          <w:rFonts w:ascii="Arial" w:hAnsi="Arial" w:cs="Arial"/>
          <w:b/>
          <w:sz w:val="24"/>
          <w:szCs w:val="24"/>
        </w:rPr>
        <w:t>.</w:t>
      </w:r>
    </w:p>
    <w:p w14:paraId="77D1816F" w14:textId="77777777" w:rsidR="00D71454" w:rsidRPr="00217CBF" w:rsidRDefault="00D71454" w:rsidP="00D71454">
      <w:pPr>
        <w:jc w:val="both"/>
        <w:rPr>
          <w:rFonts w:ascii="Arial" w:hAnsi="Arial" w:cs="Arial"/>
          <w:sz w:val="24"/>
          <w:szCs w:val="24"/>
        </w:rPr>
      </w:pPr>
      <w:r w:rsidRPr="00217CBF">
        <w:rPr>
          <w:rFonts w:ascii="Arial" w:hAnsi="Arial" w:cs="Arial"/>
          <w:sz w:val="24"/>
          <w:szCs w:val="24"/>
        </w:rPr>
        <w:t>Concepto</w:t>
      </w:r>
    </w:p>
    <w:p w14:paraId="3B5F7C9B" w14:textId="77777777" w:rsidR="00D71454" w:rsidRDefault="00D71454" w:rsidP="00D71454">
      <w:pPr>
        <w:jc w:val="both"/>
        <w:rPr>
          <w:rFonts w:ascii="Arial" w:hAnsi="Arial" w:cs="Arial"/>
          <w:sz w:val="24"/>
          <w:szCs w:val="24"/>
        </w:rPr>
      </w:pPr>
      <w:r w:rsidRPr="0067004D">
        <w:rPr>
          <w:rFonts w:ascii="Arial" w:hAnsi="Arial" w:cs="Arial"/>
          <w:sz w:val="24"/>
          <w:szCs w:val="24"/>
        </w:rPr>
        <w:t>Model</w:t>
      </w:r>
      <w:del w:id="0" w:author="Felipe C." w:date="2015-03-02T17:10:00Z">
        <w:r w:rsidRPr="0067004D" w:rsidDel="00E3438E">
          <w:rPr>
            <w:rFonts w:ascii="Arial" w:hAnsi="Arial" w:cs="Arial"/>
            <w:sz w:val="24"/>
            <w:szCs w:val="24"/>
          </w:rPr>
          <w:delText>iz</w:delText>
        </w:r>
      </w:del>
      <w:r w:rsidRPr="0067004D">
        <w:rPr>
          <w:rFonts w:ascii="Arial" w:hAnsi="Arial" w:cs="Arial"/>
          <w:sz w:val="24"/>
          <w:szCs w:val="24"/>
        </w:rPr>
        <w:t xml:space="preserve">ación de Sistemas Basados en Agentes </w:t>
      </w:r>
    </w:p>
    <w:p w14:paraId="593C14C2" w14:textId="77777777" w:rsidR="00D71454" w:rsidRPr="00217CBF" w:rsidRDefault="00D71454" w:rsidP="00D71454">
      <w:pPr>
        <w:jc w:val="both"/>
        <w:rPr>
          <w:rFonts w:ascii="Arial" w:hAnsi="Arial" w:cs="Arial"/>
          <w:sz w:val="24"/>
          <w:szCs w:val="24"/>
        </w:rPr>
      </w:pPr>
      <w:r>
        <w:rPr>
          <w:rFonts w:ascii="Arial" w:hAnsi="Arial" w:cs="Arial"/>
          <w:sz w:val="24"/>
          <w:szCs w:val="24"/>
        </w:rPr>
        <w:t>Fundamento de Redes</w:t>
      </w:r>
    </w:p>
    <w:p w14:paraId="70F53722" w14:textId="77777777" w:rsidR="00D71454" w:rsidRPr="00217CBF" w:rsidRDefault="00D71454" w:rsidP="00D71454">
      <w:pPr>
        <w:jc w:val="both"/>
        <w:rPr>
          <w:rFonts w:ascii="Arial" w:hAnsi="Arial" w:cs="Arial"/>
          <w:sz w:val="24"/>
          <w:szCs w:val="24"/>
        </w:rPr>
      </w:pPr>
      <w:r w:rsidRPr="00217CBF">
        <w:rPr>
          <w:rFonts w:ascii="Arial" w:hAnsi="Arial" w:cs="Arial"/>
          <w:sz w:val="24"/>
          <w:szCs w:val="24"/>
        </w:rPr>
        <w:t>Utilización</w:t>
      </w:r>
    </w:p>
    <w:p w14:paraId="0A50F955" w14:textId="77777777" w:rsidR="00D71454" w:rsidRDefault="00D71454" w:rsidP="00D71454">
      <w:pPr>
        <w:jc w:val="both"/>
        <w:rPr>
          <w:rFonts w:ascii="Arial" w:hAnsi="Arial" w:cs="Arial"/>
          <w:sz w:val="24"/>
          <w:szCs w:val="24"/>
        </w:rPr>
      </w:pPr>
      <w:r w:rsidRPr="00217CBF">
        <w:rPr>
          <w:rFonts w:ascii="Arial" w:hAnsi="Arial" w:cs="Arial"/>
          <w:sz w:val="24"/>
          <w:szCs w:val="24"/>
        </w:rPr>
        <w:t xml:space="preserve">Elementos de </w:t>
      </w:r>
      <w:r>
        <w:rPr>
          <w:rFonts w:ascii="Arial" w:hAnsi="Arial" w:cs="Arial"/>
          <w:sz w:val="24"/>
          <w:szCs w:val="24"/>
        </w:rPr>
        <w:t>NetLogo</w:t>
      </w:r>
    </w:p>
    <w:p w14:paraId="5F79ED98" w14:textId="77777777" w:rsidR="00D71454" w:rsidRDefault="00D71454" w:rsidP="00D71454">
      <w:pPr>
        <w:jc w:val="both"/>
        <w:rPr>
          <w:rFonts w:ascii="Arial" w:hAnsi="Arial" w:cs="Arial"/>
          <w:sz w:val="24"/>
          <w:szCs w:val="24"/>
        </w:rPr>
      </w:pPr>
      <w:r>
        <w:rPr>
          <w:rFonts w:ascii="Arial" w:hAnsi="Arial" w:cs="Arial"/>
          <w:sz w:val="24"/>
          <w:szCs w:val="24"/>
        </w:rPr>
        <w:t>Modelos de tráfico Vehicular que existen en el mercado.</w:t>
      </w:r>
    </w:p>
    <w:p w14:paraId="639CD781" w14:textId="77777777" w:rsidR="00D71454" w:rsidRDefault="00D71454" w:rsidP="00D71454">
      <w:pPr>
        <w:jc w:val="both"/>
        <w:rPr>
          <w:rFonts w:ascii="Arial" w:hAnsi="Arial" w:cs="Arial"/>
          <w:sz w:val="24"/>
          <w:szCs w:val="24"/>
        </w:rPr>
      </w:pPr>
      <w:r>
        <w:rPr>
          <w:rFonts w:ascii="Arial" w:hAnsi="Arial" w:cs="Arial"/>
          <w:sz w:val="24"/>
          <w:szCs w:val="24"/>
        </w:rPr>
        <w:t>Consideraciones adicionales al modelo.</w:t>
      </w:r>
    </w:p>
    <w:p w14:paraId="1304504D" w14:textId="77777777" w:rsidR="00B36E4A" w:rsidRDefault="00B36E4A" w:rsidP="00D71454">
      <w:pPr>
        <w:jc w:val="both"/>
        <w:rPr>
          <w:rFonts w:ascii="Arial" w:hAnsi="Arial" w:cs="Arial"/>
          <w:sz w:val="24"/>
          <w:szCs w:val="24"/>
        </w:rPr>
      </w:pPr>
      <w:r>
        <w:rPr>
          <w:rFonts w:ascii="Arial" w:hAnsi="Arial" w:cs="Arial"/>
          <w:sz w:val="24"/>
          <w:szCs w:val="24"/>
        </w:rPr>
        <w:t>Comportamiento del conductor.</w:t>
      </w:r>
    </w:p>
    <w:p w14:paraId="278944AF" w14:textId="77777777" w:rsidR="00B36E4A" w:rsidRDefault="00B36E4A" w:rsidP="00D71454">
      <w:pPr>
        <w:jc w:val="both"/>
        <w:rPr>
          <w:rFonts w:ascii="Arial" w:hAnsi="Arial" w:cs="Arial"/>
          <w:sz w:val="24"/>
          <w:szCs w:val="24"/>
        </w:rPr>
      </w:pPr>
      <w:r>
        <w:rPr>
          <w:rFonts w:ascii="Arial" w:hAnsi="Arial" w:cs="Arial"/>
          <w:sz w:val="24"/>
          <w:szCs w:val="24"/>
        </w:rPr>
        <w:t>Comportamientos Generales.</w:t>
      </w:r>
    </w:p>
    <w:p w14:paraId="581CB594" w14:textId="77777777" w:rsidR="00B36E4A" w:rsidRDefault="00B36E4A" w:rsidP="00D71454">
      <w:pPr>
        <w:jc w:val="both"/>
        <w:rPr>
          <w:rFonts w:ascii="Arial" w:hAnsi="Arial" w:cs="Arial"/>
          <w:sz w:val="24"/>
          <w:szCs w:val="24"/>
        </w:rPr>
      </w:pPr>
      <w:r>
        <w:rPr>
          <w:rFonts w:ascii="Arial" w:hAnsi="Arial" w:cs="Arial"/>
          <w:sz w:val="24"/>
          <w:szCs w:val="24"/>
        </w:rPr>
        <w:t>Comportamiento en Glorietas.</w:t>
      </w:r>
    </w:p>
    <w:p w14:paraId="606EDDF5" w14:textId="77777777" w:rsidR="00B36E4A" w:rsidRPr="00217CBF" w:rsidRDefault="00B36E4A" w:rsidP="00D71454">
      <w:pPr>
        <w:jc w:val="both"/>
        <w:rPr>
          <w:rFonts w:ascii="Arial" w:hAnsi="Arial" w:cs="Arial"/>
          <w:sz w:val="24"/>
          <w:szCs w:val="24"/>
        </w:rPr>
      </w:pPr>
      <w:r>
        <w:rPr>
          <w:rFonts w:ascii="Arial" w:hAnsi="Arial" w:cs="Arial"/>
          <w:sz w:val="24"/>
          <w:szCs w:val="24"/>
        </w:rPr>
        <w:t>Vías de Circulación de alta velocidad.</w:t>
      </w:r>
    </w:p>
    <w:p w14:paraId="1845EF20" w14:textId="77777777" w:rsidR="00D71454" w:rsidRDefault="00D71454" w:rsidP="00D71454">
      <w:pPr>
        <w:jc w:val="both"/>
        <w:rPr>
          <w:rFonts w:ascii="Arial" w:hAnsi="Arial" w:cs="Arial"/>
          <w:b/>
          <w:sz w:val="24"/>
          <w:szCs w:val="24"/>
        </w:rPr>
      </w:pPr>
    </w:p>
    <w:p w14:paraId="4DF36069" w14:textId="77777777" w:rsidR="00D71454" w:rsidRPr="00742A8A" w:rsidRDefault="00D71454" w:rsidP="00D71454">
      <w:pPr>
        <w:jc w:val="both"/>
        <w:rPr>
          <w:rFonts w:ascii="Arial" w:hAnsi="Arial" w:cs="Arial"/>
          <w:b/>
          <w:sz w:val="24"/>
          <w:szCs w:val="24"/>
        </w:rPr>
      </w:pPr>
      <w:r w:rsidRPr="00742A8A">
        <w:rPr>
          <w:rFonts w:ascii="Arial" w:hAnsi="Arial" w:cs="Arial"/>
          <w:b/>
          <w:sz w:val="24"/>
          <w:szCs w:val="24"/>
        </w:rPr>
        <w:t>Capítulo 3. Desarrollo del Programa Basado en Agentes con ejemplos.</w:t>
      </w:r>
    </w:p>
    <w:p w14:paraId="0CC6886B" w14:textId="77777777" w:rsidR="00D71454" w:rsidRDefault="00D71454" w:rsidP="00D71454">
      <w:pPr>
        <w:jc w:val="both"/>
        <w:rPr>
          <w:rFonts w:ascii="Arial" w:hAnsi="Arial" w:cs="Arial"/>
          <w:sz w:val="24"/>
          <w:szCs w:val="24"/>
        </w:rPr>
      </w:pPr>
      <w:r w:rsidRPr="00217CBF">
        <w:rPr>
          <w:rFonts w:ascii="Arial" w:hAnsi="Arial" w:cs="Arial"/>
          <w:sz w:val="24"/>
          <w:szCs w:val="24"/>
        </w:rPr>
        <w:lastRenderedPageBreak/>
        <w:t>Diseño</w:t>
      </w:r>
    </w:p>
    <w:p w14:paraId="376C3668" w14:textId="77777777" w:rsidR="00D71454" w:rsidRPr="00217CBF" w:rsidRDefault="00EE2667" w:rsidP="00D71454">
      <w:pPr>
        <w:jc w:val="both"/>
        <w:rPr>
          <w:rFonts w:ascii="Arial" w:hAnsi="Arial" w:cs="Arial"/>
          <w:sz w:val="24"/>
          <w:szCs w:val="24"/>
        </w:rPr>
      </w:pPr>
      <w:r>
        <w:rPr>
          <w:rFonts w:ascii="Arial" w:hAnsi="Arial" w:cs="Arial"/>
          <w:sz w:val="24"/>
          <w:szCs w:val="24"/>
        </w:rPr>
        <w:t>Descr</w:t>
      </w:r>
      <w:r w:rsidR="00866BF0">
        <w:rPr>
          <w:rFonts w:ascii="Arial" w:hAnsi="Arial" w:cs="Arial"/>
          <w:sz w:val="24"/>
          <w:szCs w:val="24"/>
        </w:rPr>
        <w:t>i</w:t>
      </w:r>
      <w:r>
        <w:rPr>
          <w:rFonts w:ascii="Arial" w:hAnsi="Arial" w:cs="Arial"/>
          <w:sz w:val="24"/>
          <w:szCs w:val="24"/>
        </w:rPr>
        <w:t>pción uso del Programa</w:t>
      </w:r>
    </w:p>
    <w:p w14:paraId="4D6FFCD6" w14:textId="77777777" w:rsidR="00D71454" w:rsidRDefault="00EE2667" w:rsidP="00D71454">
      <w:pPr>
        <w:jc w:val="both"/>
        <w:rPr>
          <w:rFonts w:ascii="Arial" w:hAnsi="Arial" w:cs="Arial"/>
          <w:sz w:val="24"/>
          <w:szCs w:val="24"/>
        </w:rPr>
      </w:pPr>
      <w:r>
        <w:rPr>
          <w:rFonts w:ascii="Arial" w:hAnsi="Arial" w:cs="Arial"/>
          <w:sz w:val="24"/>
          <w:szCs w:val="24"/>
        </w:rPr>
        <w:t>Ejemplos.</w:t>
      </w:r>
    </w:p>
    <w:p w14:paraId="5C437B67" w14:textId="77777777" w:rsidR="00EE2667" w:rsidRDefault="00EE2667" w:rsidP="00D71454">
      <w:pPr>
        <w:jc w:val="both"/>
        <w:rPr>
          <w:rFonts w:ascii="Arial" w:hAnsi="Arial" w:cs="Arial"/>
          <w:sz w:val="24"/>
          <w:szCs w:val="24"/>
        </w:rPr>
      </w:pPr>
      <w:r w:rsidRPr="00EE2667">
        <w:rPr>
          <w:rFonts w:ascii="Arial" w:hAnsi="Arial" w:cs="Arial"/>
          <w:sz w:val="24"/>
          <w:szCs w:val="24"/>
        </w:rPr>
        <w:t>Crucero Eje 10 y Eje Central Aztecas</w:t>
      </w:r>
    </w:p>
    <w:p w14:paraId="23E1FA35" w14:textId="77777777" w:rsidR="00EE2667" w:rsidRDefault="00EE2667" w:rsidP="00D71454">
      <w:pPr>
        <w:jc w:val="both"/>
        <w:rPr>
          <w:rFonts w:ascii="Arial" w:hAnsi="Arial" w:cs="Arial"/>
          <w:sz w:val="24"/>
          <w:szCs w:val="24"/>
        </w:rPr>
      </w:pPr>
      <w:r>
        <w:rPr>
          <w:rFonts w:ascii="Arial" w:hAnsi="Arial" w:cs="Arial"/>
          <w:sz w:val="24"/>
          <w:szCs w:val="24"/>
        </w:rPr>
        <w:t xml:space="preserve">Glorieta Dr. Vertiz y Avenida Universidad. </w:t>
      </w:r>
    </w:p>
    <w:p w14:paraId="2F488A4A" w14:textId="77777777" w:rsidR="003D09BB" w:rsidRDefault="003D09BB" w:rsidP="00D71454">
      <w:pPr>
        <w:jc w:val="both"/>
        <w:rPr>
          <w:rFonts w:ascii="Arial" w:hAnsi="Arial" w:cs="Arial"/>
          <w:sz w:val="24"/>
          <w:szCs w:val="24"/>
        </w:rPr>
      </w:pPr>
      <w:r>
        <w:rPr>
          <w:rFonts w:ascii="Arial" w:hAnsi="Arial" w:cs="Arial"/>
          <w:sz w:val="24"/>
          <w:szCs w:val="24"/>
        </w:rPr>
        <w:t xml:space="preserve">Cruce Av. División del Norte y </w:t>
      </w:r>
      <w:r w:rsidR="00B50332">
        <w:rPr>
          <w:rFonts w:ascii="Arial" w:hAnsi="Arial" w:cs="Arial"/>
          <w:sz w:val="24"/>
          <w:szCs w:val="24"/>
        </w:rPr>
        <w:t>Guadalupe I Ramírez</w:t>
      </w:r>
    </w:p>
    <w:p w14:paraId="0CEDF3DB" w14:textId="77777777" w:rsidR="00B50332" w:rsidRDefault="00B50332" w:rsidP="00D71454">
      <w:pPr>
        <w:jc w:val="both"/>
        <w:rPr>
          <w:rFonts w:ascii="Arial" w:hAnsi="Arial" w:cs="Arial"/>
          <w:sz w:val="24"/>
          <w:szCs w:val="24"/>
        </w:rPr>
      </w:pPr>
      <w:r>
        <w:rPr>
          <w:rFonts w:ascii="Arial" w:hAnsi="Arial" w:cs="Arial"/>
          <w:sz w:val="24"/>
          <w:szCs w:val="24"/>
        </w:rPr>
        <w:t>Eje 1 Norte y Avenida de los Insurgentes</w:t>
      </w:r>
    </w:p>
    <w:p w14:paraId="1FB0CA2A" w14:textId="77777777" w:rsidR="00B50332" w:rsidRDefault="00B71CF9" w:rsidP="00D71454">
      <w:pPr>
        <w:jc w:val="both"/>
        <w:rPr>
          <w:rFonts w:ascii="Arial" w:hAnsi="Arial" w:cs="Arial"/>
          <w:sz w:val="24"/>
          <w:szCs w:val="24"/>
        </w:rPr>
      </w:pPr>
      <w:r>
        <w:rPr>
          <w:rFonts w:ascii="Arial" w:hAnsi="Arial" w:cs="Arial"/>
          <w:sz w:val="24"/>
          <w:szCs w:val="24"/>
        </w:rPr>
        <w:t>Eje Xola y Avenida Cuauhté</w:t>
      </w:r>
      <w:r w:rsidR="00B50332">
        <w:rPr>
          <w:rFonts w:ascii="Arial" w:hAnsi="Arial" w:cs="Arial"/>
          <w:sz w:val="24"/>
          <w:szCs w:val="24"/>
        </w:rPr>
        <w:t>moc</w:t>
      </w:r>
    </w:p>
    <w:p w14:paraId="5C486A2C" w14:textId="77777777" w:rsidR="00D71454" w:rsidRPr="00217CBF" w:rsidRDefault="00D71454" w:rsidP="00D71454">
      <w:pPr>
        <w:jc w:val="both"/>
        <w:rPr>
          <w:rFonts w:ascii="Arial" w:hAnsi="Arial" w:cs="Arial"/>
          <w:sz w:val="24"/>
          <w:szCs w:val="24"/>
        </w:rPr>
      </w:pPr>
      <w:r w:rsidRPr="00217CBF">
        <w:rPr>
          <w:rFonts w:ascii="Arial" w:hAnsi="Arial" w:cs="Arial"/>
          <w:sz w:val="24"/>
          <w:szCs w:val="24"/>
        </w:rPr>
        <w:t>Apo</w:t>
      </w:r>
      <w:r>
        <w:rPr>
          <w:rFonts w:ascii="Arial" w:hAnsi="Arial" w:cs="Arial"/>
          <w:sz w:val="24"/>
          <w:szCs w:val="24"/>
        </w:rPr>
        <w:t>rtaciones a la Modelación del Tráfico</w:t>
      </w:r>
    </w:p>
    <w:p w14:paraId="611E0DAC" w14:textId="77777777" w:rsidR="00D71454" w:rsidRDefault="00D71454" w:rsidP="00D71454">
      <w:pPr>
        <w:jc w:val="both"/>
        <w:rPr>
          <w:rFonts w:ascii="Arial" w:hAnsi="Arial" w:cs="Arial"/>
          <w:b/>
          <w:sz w:val="24"/>
          <w:szCs w:val="24"/>
        </w:rPr>
      </w:pPr>
    </w:p>
    <w:p w14:paraId="58FF6AB5" w14:textId="77777777" w:rsidR="00D71454" w:rsidRDefault="00D71454" w:rsidP="00D71454">
      <w:pPr>
        <w:jc w:val="both"/>
        <w:rPr>
          <w:rFonts w:ascii="Arial" w:hAnsi="Arial" w:cs="Arial"/>
          <w:b/>
          <w:sz w:val="24"/>
          <w:szCs w:val="24"/>
        </w:rPr>
      </w:pPr>
      <w:r w:rsidRPr="00523AAF">
        <w:rPr>
          <w:rFonts w:ascii="Arial" w:hAnsi="Arial" w:cs="Arial"/>
          <w:b/>
          <w:sz w:val="24"/>
          <w:szCs w:val="24"/>
        </w:rPr>
        <w:t>Conclusiones.</w:t>
      </w:r>
    </w:p>
    <w:p w14:paraId="59AD78D2" w14:textId="77777777" w:rsidR="00D71454" w:rsidRDefault="00D71454" w:rsidP="00D71454">
      <w:pPr>
        <w:jc w:val="both"/>
        <w:rPr>
          <w:rFonts w:ascii="Arial" w:hAnsi="Arial" w:cs="Arial"/>
          <w:b/>
          <w:sz w:val="24"/>
          <w:szCs w:val="24"/>
        </w:rPr>
      </w:pPr>
    </w:p>
    <w:p w14:paraId="6F00ECAC" w14:textId="77777777" w:rsidR="00D71454" w:rsidRPr="00523AAF" w:rsidRDefault="00D71454" w:rsidP="00D71454">
      <w:pPr>
        <w:jc w:val="both"/>
        <w:rPr>
          <w:rFonts w:ascii="Arial" w:hAnsi="Arial" w:cs="Arial"/>
          <w:b/>
          <w:sz w:val="24"/>
          <w:szCs w:val="24"/>
        </w:rPr>
      </w:pPr>
      <w:r>
        <w:rPr>
          <w:rFonts w:ascii="Arial" w:hAnsi="Arial" w:cs="Arial"/>
          <w:b/>
          <w:sz w:val="24"/>
          <w:szCs w:val="24"/>
        </w:rPr>
        <w:t>Anexos.</w:t>
      </w:r>
    </w:p>
    <w:p w14:paraId="11848144" w14:textId="77777777" w:rsidR="00D71454" w:rsidRDefault="00D71454" w:rsidP="00D71454">
      <w:pPr>
        <w:jc w:val="both"/>
        <w:rPr>
          <w:rFonts w:ascii="Arial" w:hAnsi="Arial" w:cs="Arial"/>
          <w:b/>
          <w:sz w:val="24"/>
          <w:szCs w:val="24"/>
        </w:rPr>
      </w:pPr>
    </w:p>
    <w:p w14:paraId="235FCE12" w14:textId="77777777" w:rsidR="00D71454" w:rsidRPr="00523AAF" w:rsidRDefault="00D71454" w:rsidP="00D71454">
      <w:pPr>
        <w:jc w:val="both"/>
        <w:rPr>
          <w:rFonts w:ascii="Arial" w:hAnsi="Arial" w:cs="Arial"/>
          <w:b/>
          <w:sz w:val="24"/>
          <w:szCs w:val="24"/>
        </w:rPr>
      </w:pPr>
      <w:r w:rsidRPr="00523AAF">
        <w:rPr>
          <w:rFonts w:ascii="Arial" w:hAnsi="Arial" w:cs="Arial"/>
          <w:b/>
          <w:sz w:val="24"/>
          <w:szCs w:val="24"/>
        </w:rPr>
        <w:t>Bibliografía.</w:t>
      </w:r>
    </w:p>
    <w:p w14:paraId="2D713D24" w14:textId="77777777" w:rsidR="00D71454" w:rsidRDefault="00D71454" w:rsidP="00D71454">
      <w:pPr>
        <w:jc w:val="center"/>
        <w:rPr>
          <w:rFonts w:ascii="Arial" w:hAnsi="Arial" w:cs="Arial"/>
          <w:b/>
          <w:sz w:val="24"/>
          <w:szCs w:val="24"/>
        </w:rPr>
      </w:pPr>
    </w:p>
    <w:p w14:paraId="6C43552F" w14:textId="77777777" w:rsidR="00D71454" w:rsidRDefault="00D71454" w:rsidP="00D71454">
      <w:pPr>
        <w:jc w:val="center"/>
        <w:rPr>
          <w:rFonts w:ascii="Arial" w:hAnsi="Arial" w:cs="Arial"/>
          <w:b/>
          <w:sz w:val="24"/>
          <w:szCs w:val="24"/>
        </w:rPr>
      </w:pPr>
    </w:p>
    <w:p w14:paraId="6E27D45F" w14:textId="77777777" w:rsidR="00D71454" w:rsidRDefault="00D71454" w:rsidP="00D71454">
      <w:pPr>
        <w:jc w:val="center"/>
        <w:rPr>
          <w:rFonts w:ascii="Arial" w:hAnsi="Arial" w:cs="Arial"/>
          <w:b/>
          <w:sz w:val="24"/>
          <w:szCs w:val="24"/>
        </w:rPr>
      </w:pPr>
    </w:p>
    <w:p w14:paraId="090B3AB9" w14:textId="77777777" w:rsidR="00D71454" w:rsidRDefault="00D71454" w:rsidP="00D71454">
      <w:pPr>
        <w:jc w:val="center"/>
        <w:rPr>
          <w:rFonts w:ascii="Arial" w:hAnsi="Arial" w:cs="Arial"/>
          <w:b/>
          <w:sz w:val="24"/>
          <w:szCs w:val="24"/>
        </w:rPr>
      </w:pPr>
    </w:p>
    <w:p w14:paraId="0ED88894" w14:textId="77777777" w:rsidR="00D71454" w:rsidRDefault="00D71454" w:rsidP="00D71454">
      <w:pPr>
        <w:jc w:val="center"/>
        <w:rPr>
          <w:rFonts w:ascii="Arial" w:hAnsi="Arial" w:cs="Arial"/>
          <w:b/>
          <w:sz w:val="24"/>
          <w:szCs w:val="24"/>
        </w:rPr>
      </w:pPr>
    </w:p>
    <w:p w14:paraId="23FC402D" w14:textId="77777777" w:rsidR="00D71454" w:rsidRDefault="00D71454" w:rsidP="00D71454">
      <w:pPr>
        <w:jc w:val="center"/>
        <w:rPr>
          <w:rFonts w:ascii="Arial" w:hAnsi="Arial" w:cs="Arial"/>
          <w:b/>
          <w:sz w:val="24"/>
          <w:szCs w:val="24"/>
        </w:rPr>
      </w:pPr>
    </w:p>
    <w:p w14:paraId="1F36D0D9" w14:textId="77777777" w:rsidR="00D71454" w:rsidRDefault="00D71454" w:rsidP="00D71454">
      <w:pPr>
        <w:jc w:val="center"/>
        <w:rPr>
          <w:rFonts w:ascii="Arial" w:hAnsi="Arial" w:cs="Arial"/>
          <w:b/>
          <w:sz w:val="24"/>
          <w:szCs w:val="24"/>
        </w:rPr>
      </w:pPr>
    </w:p>
    <w:p w14:paraId="14F6C7C9" w14:textId="77777777" w:rsidR="00D71454" w:rsidRDefault="00D71454" w:rsidP="00D71454">
      <w:pPr>
        <w:jc w:val="center"/>
        <w:rPr>
          <w:rFonts w:ascii="Arial" w:hAnsi="Arial" w:cs="Arial"/>
          <w:b/>
          <w:sz w:val="24"/>
          <w:szCs w:val="24"/>
        </w:rPr>
      </w:pPr>
    </w:p>
    <w:p w14:paraId="5A5B3146" w14:textId="77777777" w:rsidR="00D71454" w:rsidRDefault="00D71454" w:rsidP="00D71454">
      <w:pPr>
        <w:jc w:val="center"/>
        <w:rPr>
          <w:rFonts w:ascii="Arial" w:hAnsi="Arial" w:cs="Arial"/>
          <w:b/>
          <w:sz w:val="24"/>
          <w:szCs w:val="24"/>
        </w:rPr>
      </w:pPr>
    </w:p>
    <w:p w14:paraId="777E40AA" w14:textId="77777777" w:rsidR="00D71454" w:rsidRDefault="00D71454" w:rsidP="00D71454">
      <w:pPr>
        <w:jc w:val="center"/>
        <w:rPr>
          <w:rFonts w:ascii="Arial" w:hAnsi="Arial" w:cs="Arial"/>
          <w:b/>
          <w:sz w:val="24"/>
          <w:szCs w:val="24"/>
        </w:rPr>
      </w:pPr>
    </w:p>
    <w:p w14:paraId="4183ABB9" w14:textId="77777777" w:rsidR="00D71454" w:rsidRDefault="00D71454" w:rsidP="00D71454">
      <w:pPr>
        <w:jc w:val="center"/>
        <w:rPr>
          <w:rFonts w:ascii="Arial" w:hAnsi="Arial" w:cs="Arial"/>
          <w:b/>
          <w:sz w:val="24"/>
          <w:szCs w:val="24"/>
        </w:rPr>
      </w:pPr>
    </w:p>
    <w:p w14:paraId="735FBCAF" w14:textId="77777777" w:rsidR="00D71454" w:rsidRDefault="00D71454" w:rsidP="00D71454">
      <w:pPr>
        <w:jc w:val="center"/>
        <w:rPr>
          <w:rFonts w:ascii="Arial" w:hAnsi="Arial" w:cs="Arial"/>
          <w:b/>
          <w:sz w:val="24"/>
          <w:szCs w:val="24"/>
        </w:rPr>
      </w:pPr>
    </w:p>
    <w:p w14:paraId="3AD675AB" w14:textId="77777777" w:rsidR="00D71454" w:rsidRDefault="00D71454" w:rsidP="00D71454">
      <w:pPr>
        <w:jc w:val="center"/>
        <w:rPr>
          <w:rFonts w:ascii="Arial" w:hAnsi="Arial" w:cs="Arial"/>
          <w:b/>
          <w:sz w:val="24"/>
          <w:szCs w:val="24"/>
        </w:rPr>
      </w:pPr>
    </w:p>
    <w:p w14:paraId="506CF0C5" w14:textId="77777777" w:rsidR="00D71454" w:rsidRPr="00D71454" w:rsidRDefault="00D71454" w:rsidP="00D71454">
      <w:pPr>
        <w:rPr>
          <w:rFonts w:ascii="Arial" w:hAnsi="Arial" w:cs="Arial"/>
          <w:sz w:val="48"/>
          <w:szCs w:val="48"/>
        </w:rPr>
      </w:pPr>
      <w:r w:rsidRPr="00D71454">
        <w:rPr>
          <w:rFonts w:ascii="Arial" w:hAnsi="Arial" w:cs="Arial"/>
          <w:b/>
          <w:sz w:val="48"/>
          <w:szCs w:val="48"/>
        </w:rPr>
        <w:t>Introducción</w:t>
      </w:r>
    </w:p>
    <w:p w14:paraId="7E5D92A0" w14:textId="77777777" w:rsidR="00217CBF" w:rsidRPr="00D71454" w:rsidRDefault="00D71454" w:rsidP="00217CBF">
      <w:pPr>
        <w:jc w:val="both"/>
        <w:rPr>
          <w:rFonts w:ascii="Arial" w:hAnsi="Arial" w:cs="Arial"/>
          <w:sz w:val="24"/>
          <w:szCs w:val="24"/>
        </w:rPr>
      </w:pPr>
      <w:r w:rsidRPr="00870F5B">
        <w:rPr>
          <w:rFonts w:ascii="Arial" w:hAnsi="Arial" w:cs="Arial"/>
          <w:sz w:val="24"/>
          <w:szCs w:val="24"/>
        </w:rPr>
        <w:t>La congestión vehicular es uno de los principales problemas que aquejan a las grandes metrópolis</w:t>
      </w:r>
      <w:ins w:id="1" w:author="Felipe C." w:date="2015-03-02T16:27:00Z">
        <w:r w:rsidR="00D263A6">
          <w:rPr>
            <w:rFonts w:ascii="Arial" w:hAnsi="Arial" w:cs="Arial"/>
            <w:sz w:val="24"/>
            <w:szCs w:val="24"/>
          </w:rPr>
          <w:t>,</w:t>
        </w:r>
      </w:ins>
      <w:r>
        <w:rPr>
          <w:rFonts w:ascii="Arial" w:hAnsi="Arial" w:cs="Arial"/>
          <w:sz w:val="24"/>
          <w:szCs w:val="24"/>
        </w:rPr>
        <w:t xml:space="preserve"> donde el tiempo de espera es muy prolongado para continuar con el trayecto</w:t>
      </w:r>
      <w:r w:rsidRPr="00870F5B">
        <w:rPr>
          <w:rFonts w:ascii="Arial" w:hAnsi="Arial" w:cs="Arial"/>
          <w:sz w:val="24"/>
          <w:szCs w:val="24"/>
        </w:rPr>
        <w:t>. La interacción de múltiples vehículos circulando por las vías de transporte</w:t>
      </w:r>
      <w:r>
        <w:rPr>
          <w:rFonts w:ascii="Arial" w:hAnsi="Arial" w:cs="Arial"/>
          <w:sz w:val="24"/>
          <w:szCs w:val="24"/>
        </w:rPr>
        <w:t xml:space="preserve"> que es</w:t>
      </w:r>
      <w:ins w:id="2" w:author="Felipe C." w:date="2015-03-02T16:28:00Z">
        <w:r w:rsidR="00D263A6">
          <w:rPr>
            <w:rFonts w:ascii="Arial" w:hAnsi="Arial" w:cs="Arial"/>
            <w:sz w:val="24"/>
            <w:szCs w:val="24"/>
          </w:rPr>
          <w:t>tá</w:t>
        </w:r>
      </w:ins>
      <w:r>
        <w:rPr>
          <w:rFonts w:ascii="Arial" w:hAnsi="Arial" w:cs="Arial"/>
          <w:sz w:val="24"/>
          <w:szCs w:val="24"/>
        </w:rPr>
        <w:t xml:space="preserve"> sobreutilizado</w:t>
      </w:r>
      <w:r w:rsidRPr="00870F5B">
        <w:rPr>
          <w:rFonts w:ascii="Arial" w:hAnsi="Arial" w:cs="Arial"/>
          <w:sz w:val="24"/>
          <w:szCs w:val="24"/>
        </w:rPr>
        <w:t>, y cuyos problemas producen consecuencias que van desde pérdidas de horas productivas</w:t>
      </w:r>
      <w:r>
        <w:rPr>
          <w:rFonts w:ascii="Arial" w:hAnsi="Arial" w:cs="Arial"/>
          <w:sz w:val="24"/>
          <w:szCs w:val="24"/>
        </w:rPr>
        <w:t xml:space="preserve"> hasta accidentes por esta misma situación</w:t>
      </w:r>
      <w:r w:rsidRPr="00870F5B">
        <w:rPr>
          <w:rFonts w:ascii="Arial" w:hAnsi="Arial" w:cs="Arial"/>
          <w:sz w:val="24"/>
          <w:szCs w:val="24"/>
        </w:rPr>
        <w:t xml:space="preserve">, y que no siempre puede ser explicado por la adición de sus componentes. En este trabajo intentamos mostrar al tráfico vehicular como un </w:t>
      </w:r>
      <w:ins w:id="3" w:author="Felipe C." w:date="2015-03-02T16:28:00Z">
        <w:r w:rsidR="00D263A6">
          <w:rPr>
            <w:rFonts w:ascii="Arial" w:hAnsi="Arial" w:cs="Arial"/>
            <w:sz w:val="24"/>
            <w:szCs w:val="24"/>
          </w:rPr>
          <w:t>s</w:t>
        </w:r>
      </w:ins>
      <w:del w:id="4" w:author="Felipe C." w:date="2015-03-02T16:28:00Z">
        <w:r w:rsidRPr="00870F5B" w:rsidDel="00D263A6">
          <w:rPr>
            <w:rFonts w:ascii="Arial" w:hAnsi="Arial" w:cs="Arial"/>
            <w:sz w:val="24"/>
            <w:szCs w:val="24"/>
          </w:rPr>
          <w:delText>S</w:delText>
        </w:r>
      </w:del>
      <w:r w:rsidRPr="00870F5B">
        <w:rPr>
          <w:rFonts w:ascii="Arial" w:hAnsi="Arial" w:cs="Arial"/>
          <w:sz w:val="24"/>
          <w:szCs w:val="24"/>
        </w:rPr>
        <w:t xml:space="preserve">istema </w:t>
      </w:r>
      <w:ins w:id="5" w:author="Felipe C." w:date="2015-03-02T16:28:00Z">
        <w:r w:rsidR="00D263A6">
          <w:rPr>
            <w:rFonts w:ascii="Arial" w:hAnsi="Arial" w:cs="Arial"/>
            <w:sz w:val="24"/>
            <w:szCs w:val="24"/>
          </w:rPr>
          <w:t>c</w:t>
        </w:r>
      </w:ins>
      <w:del w:id="6" w:author="Felipe C." w:date="2015-03-02T16:28:00Z">
        <w:r w:rsidRPr="00870F5B" w:rsidDel="00D263A6">
          <w:rPr>
            <w:rFonts w:ascii="Arial" w:hAnsi="Arial" w:cs="Arial"/>
            <w:sz w:val="24"/>
            <w:szCs w:val="24"/>
          </w:rPr>
          <w:delText>C</w:delText>
        </w:r>
      </w:del>
      <w:r w:rsidRPr="00870F5B">
        <w:rPr>
          <w:rFonts w:ascii="Arial" w:hAnsi="Arial" w:cs="Arial"/>
          <w:sz w:val="24"/>
          <w:szCs w:val="24"/>
        </w:rPr>
        <w:t>omplejo, representándolo con un Modelo Basado en Agentes y una red, y analizando con él diferentes condiciones de tráfico vehicular en cruceros de la Ciudad de México.</w:t>
      </w:r>
    </w:p>
    <w:p w14:paraId="66CEF4E4" w14:textId="77777777" w:rsidR="00622944" w:rsidRDefault="00622944" w:rsidP="00217CBF">
      <w:pPr>
        <w:jc w:val="both"/>
        <w:rPr>
          <w:rFonts w:ascii="Arial" w:hAnsi="Arial" w:cs="Arial"/>
          <w:sz w:val="24"/>
          <w:szCs w:val="24"/>
        </w:rPr>
      </w:pPr>
      <w:r>
        <w:rPr>
          <w:rFonts w:ascii="Arial" w:hAnsi="Arial" w:cs="Arial"/>
          <w:sz w:val="24"/>
          <w:szCs w:val="24"/>
        </w:rPr>
        <w:t>La congestión en calles y vías rápidas de las ciudades ha hecho aumentar tanto el tiempo promedio de los recorridos, como las variaciones alrededor del promedio. También ha hecho dichos recorridos menos disfrutables y más peligrosos. Cada vez es más difícil encontrar espacio de estacionamiento y más caro de adquirir cuando se le encuentra. Y encima de todo,  la contaminación ambiental que producen los autos</w:t>
      </w:r>
      <w:ins w:id="7" w:author="Felipe C." w:date="2015-03-02T16:28:00Z">
        <w:r w:rsidR="00D263A6">
          <w:rPr>
            <w:rFonts w:ascii="Arial" w:hAnsi="Arial" w:cs="Arial"/>
            <w:sz w:val="24"/>
            <w:szCs w:val="24"/>
          </w:rPr>
          <w:t>,</w:t>
        </w:r>
      </w:ins>
      <w:r>
        <w:rPr>
          <w:rFonts w:ascii="Arial" w:hAnsi="Arial" w:cs="Arial"/>
          <w:sz w:val="24"/>
          <w:szCs w:val="24"/>
        </w:rPr>
        <w:t xml:space="preserve"> rápidamente se está convirtiendo en una amenaza a la supervivencia en muchas ciudades</w:t>
      </w:r>
      <w:del w:id="8" w:author="Felipe C." w:date="2015-03-02T16:28:00Z">
        <w:r w:rsidR="00434CD9" w:rsidDel="00D263A6">
          <w:rPr>
            <w:rFonts w:ascii="Arial" w:hAnsi="Arial" w:cs="Arial"/>
            <w:sz w:val="24"/>
            <w:szCs w:val="24"/>
          </w:rPr>
          <w:delText>, a</w:delText>
        </w:r>
      </w:del>
      <w:ins w:id="9" w:author="Felipe C." w:date="2015-03-02T16:28:00Z">
        <w:r w:rsidR="00D263A6">
          <w:rPr>
            <w:rFonts w:ascii="Arial" w:hAnsi="Arial" w:cs="Arial"/>
            <w:sz w:val="24"/>
            <w:szCs w:val="24"/>
          </w:rPr>
          <w:t>. A</w:t>
        </w:r>
      </w:ins>
      <w:r w:rsidR="00434CD9">
        <w:rPr>
          <w:rFonts w:ascii="Arial" w:hAnsi="Arial" w:cs="Arial"/>
          <w:sz w:val="24"/>
          <w:szCs w:val="24"/>
        </w:rPr>
        <w:t>unado a esto, se le debe sumar el transporte público que se incrementa cada vez más, lo reducido de las vías y otros elementos más</w:t>
      </w:r>
      <w:r w:rsidR="00A7456F">
        <w:rPr>
          <w:rFonts w:ascii="Arial" w:hAnsi="Arial" w:cs="Arial"/>
          <w:sz w:val="24"/>
          <w:szCs w:val="24"/>
        </w:rPr>
        <w:t>,</w:t>
      </w:r>
      <w:r w:rsidR="00434CD9">
        <w:rPr>
          <w:rFonts w:ascii="Arial" w:hAnsi="Arial" w:cs="Arial"/>
          <w:sz w:val="24"/>
          <w:szCs w:val="24"/>
        </w:rPr>
        <w:t xml:space="preserve"> hacen que el tráfico en las ciudades aumente y en consecuencia lo antes mencionado cobre importancia (Ackoff, 1994)</w:t>
      </w:r>
      <w:r w:rsidR="00D1687F">
        <w:rPr>
          <w:rFonts w:ascii="Arial" w:hAnsi="Arial" w:cs="Arial"/>
          <w:sz w:val="24"/>
          <w:szCs w:val="24"/>
        </w:rPr>
        <w:t>.</w:t>
      </w:r>
    </w:p>
    <w:p w14:paraId="2C95B6E8" w14:textId="77777777" w:rsidR="00D1687F" w:rsidRDefault="00D1687F" w:rsidP="00D1687F">
      <w:pPr>
        <w:jc w:val="both"/>
        <w:rPr>
          <w:rFonts w:ascii="Arial" w:hAnsi="Arial" w:cs="Arial"/>
          <w:sz w:val="24"/>
          <w:szCs w:val="24"/>
        </w:rPr>
      </w:pPr>
      <w:r w:rsidRPr="00D1687F">
        <w:rPr>
          <w:rFonts w:ascii="Arial" w:hAnsi="Arial" w:cs="Arial"/>
          <w:sz w:val="24"/>
          <w:szCs w:val="24"/>
        </w:rPr>
        <w:t xml:space="preserve">En los países </w:t>
      </w:r>
      <w:r>
        <w:rPr>
          <w:rFonts w:ascii="Arial" w:hAnsi="Arial" w:cs="Arial"/>
          <w:sz w:val="24"/>
          <w:szCs w:val="24"/>
        </w:rPr>
        <w:t>sub</w:t>
      </w:r>
      <w:r w:rsidRPr="00D1687F">
        <w:rPr>
          <w:rFonts w:ascii="Arial" w:hAnsi="Arial" w:cs="Arial"/>
          <w:sz w:val="24"/>
          <w:szCs w:val="24"/>
        </w:rPr>
        <w:t>desarrollados</w:t>
      </w:r>
      <w:r>
        <w:rPr>
          <w:rFonts w:ascii="Arial" w:hAnsi="Arial" w:cs="Arial"/>
          <w:sz w:val="24"/>
          <w:szCs w:val="24"/>
        </w:rPr>
        <w:t xml:space="preserve"> o en vías de desarrollo</w:t>
      </w:r>
      <w:r w:rsidRPr="00D1687F">
        <w:rPr>
          <w:rFonts w:ascii="Arial" w:hAnsi="Arial" w:cs="Arial"/>
          <w:sz w:val="24"/>
          <w:szCs w:val="24"/>
        </w:rPr>
        <w:t>, los sistemas de transporte se basan principalmente en el uso de vehículos automotores</w:t>
      </w:r>
      <w:r>
        <w:rPr>
          <w:rFonts w:ascii="Arial" w:hAnsi="Arial" w:cs="Arial"/>
          <w:sz w:val="24"/>
          <w:szCs w:val="24"/>
        </w:rPr>
        <w:t>. La</w:t>
      </w:r>
      <w:r w:rsidRPr="00D1687F">
        <w:rPr>
          <w:rFonts w:ascii="Arial" w:hAnsi="Arial" w:cs="Arial"/>
          <w:sz w:val="24"/>
          <w:szCs w:val="24"/>
        </w:rPr>
        <w:t xml:space="preserve"> </w:t>
      </w:r>
      <w:r>
        <w:rPr>
          <w:rFonts w:ascii="Arial" w:hAnsi="Arial" w:cs="Arial"/>
          <w:sz w:val="24"/>
          <w:szCs w:val="24"/>
        </w:rPr>
        <w:t xml:space="preserve">alta demanda </w:t>
      </w:r>
      <w:r w:rsidRPr="00D1687F">
        <w:rPr>
          <w:rFonts w:ascii="Arial" w:hAnsi="Arial" w:cs="Arial"/>
          <w:sz w:val="24"/>
          <w:szCs w:val="24"/>
        </w:rPr>
        <w:t xml:space="preserve">ha originado </w:t>
      </w:r>
      <w:r>
        <w:rPr>
          <w:rFonts w:ascii="Arial" w:hAnsi="Arial" w:cs="Arial"/>
          <w:sz w:val="24"/>
          <w:szCs w:val="24"/>
        </w:rPr>
        <w:t>q</w:t>
      </w:r>
      <w:r w:rsidRPr="00D1687F">
        <w:rPr>
          <w:rFonts w:ascii="Arial" w:hAnsi="Arial" w:cs="Arial"/>
          <w:sz w:val="24"/>
          <w:szCs w:val="24"/>
        </w:rPr>
        <w:t>u</w:t>
      </w:r>
      <w:r>
        <w:rPr>
          <w:rFonts w:ascii="Arial" w:hAnsi="Arial" w:cs="Arial"/>
          <w:sz w:val="24"/>
          <w:szCs w:val="24"/>
        </w:rPr>
        <w:t>e</w:t>
      </w:r>
      <w:r w:rsidRPr="00D1687F">
        <w:rPr>
          <w:rFonts w:ascii="Arial" w:hAnsi="Arial" w:cs="Arial"/>
          <w:sz w:val="24"/>
          <w:szCs w:val="24"/>
        </w:rPr>
        <w:t xml:space="preserve"> </w:t>
      </w:r>
      <w:r>
        <w:rPr>
          <w:rFonts w:ascii="Arial" w:hAnsi="Arial" w:cs="Arial"/>
          <w:sz w:val="24"/>
          <w:szCs w:val="24"/>
        </w:rPr>
        <w:t>en ocasiones las vías por las que circulan sobrepasen la capacidad de las m</w:t>
      </w:r>
      <w:r w:rsidRPr="00D1687F">
        <w:rPr>
          <w:rFonts w:ascii="Arial" w:hAnsi="Arial" w:cs="Arial"/>
          <w:sz w:val="24"/>
          <w:szCs w:val="24"/>
        </w:rPr>
        <w:t>i</w:t>
      </w:r>
      <w:r>
        <w:rPr>
          <w:rFonts w:ascii="Arial" w:hAnsi="Arial" w:cs="Arial"/>
          <w:sz w:val="24"/>
          <w:szCs w:val="24"/>
        </w:rPr>
        <w:t xml:space="preserve">smas. Esta es una de las principales </w:t>
      </w:r>
      <w:r w:rsidRPr="00D1687F">
        <w:rPr>
          <w:rFonts w:ascii="Arial" w:hAnsi="Arial" w:cs="Arial"/>
          <w:sz w:val="24"/>
          <w:szCs w:val="24"/>
        </w:rPr>
        <w:t>c</w:t>
      </w:r>
      <w:r>
        <w:rPr>
          <w:rFonts w:ascii="Arial" w:hAnsi="Arial" w:cs="Arial"/>
          <w:sz w:val="24"/>
          <w:szCs w:val="24"/>
        </w:rPr>
        <w:t>aus</w:t>
      </w:r>
      <w:r w:rsidRPr="00D1687F">
        <w:rPr>
          <w:rFonts w:ascii="Arial" w:hAnsi="Arial" w:cs="Arial"/>
          <w:sz w:val="24"/>
          <w:szCs w:val="24"/>
        </w:rPr>
        <w:t>a</w:t>
      </w:r>
      <w:r>
        <w:rPr>
          <w:rFonts w:ascii="Arial" w:hAnsi="Arial" w:cs="Arial"/>
          <w:sz w:val="24"/>
          <w:szCs w:val="24"/>
        </w:rPr>
        <w:t>s de que se provoque</w:t>
      </w:r>
      <w:del w:id="10" w:author="Felipe C." w:date="2015-03-02T16:29:00Z">
        <w:r w:rsidDel="00D263A6">
          <w:rPr>
            <w:rFonts w:ascii="Arial" w:hAnsi="Arial" w:cs="Arial"/>
            <w:sz w:val="24"/>
            <w:szCs w:val="24"/>
          </w:rPr>
          <w:delText>n</w:delText>
        </w:r>
        <w:r w:rsidRPr="00D1687F" w:rsidDel="00D263A6">
          <w:rPr>
            <w:rFonts w:ascii="Arial" w:hAnsi="Arial" w:cs="Arial"/>
            <w:sz w:val="24"/>
            <w:szCs w:val="24"/>
          </w:rPr>
          <w:delText>,</w:delText>
        </w:r>
      </w:del>
      <w:r w:rsidRPr="00D1687F">
        <w:rPr>
          <w:rFonts w:ascii="Arial" w:hAnsi="Arial" w:cs="Arial"/>
          <w:sz w:val="24"/>
          <w:szCs w:val="24"/>
        </w:rPr>
        <w:t xml:space="preserve"> la contaminación ambiental</w:t>
      </w:r>
      <w:r>
        <w:rPr>
          <w:rFonts w:ascii="Arial" w:hAnsi="Arial" w:cs="Arial"/>
          <w:sz w:val="24"/>
          <w:szCs w:val="24"/>
        </w:rPr>
        <w:t>,</w:t>
      </w:r>
      <w:r w:rsidRPr="00D1687F">
        <w:rPr>
          <w:rFonts w:ascii="Arial" w:hAnsi="Arial" w:cs="Arial"/>
          <w:sz w:val="24"/>
          <w:szCs w:val="24"/>
        </w:rPr>
        <w:t xml:space="preserve"> los congestionamientos</w:t>
      </w:r>
      <w:r>
        <w:rPr>
          <w:rFonts w:ascii="Arial" w:hAnsi="Arial" w:cs="Arial"/>
          <w:sz w:val="24"/>
          <w:szCs w:val="24"/>
        </w:rPr>
        <w:t xml:space="preserve"> y los accidentes, etc. C</w:t>
      </w:r>
      <w:r w:rsidRPr="00D1687F">
        <w:rPr>
          <w:rFonts w:ascii="Arial" w:hAnsi="Arial" w:cs="Arial"/>
          <w:sz w:val="24"/>
          <w:szCs w:val="24"/>
        </w:rPr>
        <w:t>o</w:t>
      </w:r>
      <w:r>
        <w:rPr>
          <w:rFonts w:ascii="Arial" w:hAnsi="Arial" w:cs="Arial"/>
          <w:sz w:val="24"/>
          <w:szCs w:val="24"/>
        </w:rPr>
        <w:t>n</w:t>
      </w:r>
      <w:r w:rsidRPr="00D1687F">
        <w:rPr>
          <w:rFonts w:ascii="Arial" w:hAnsi="Arial" w:cs="Arial"/>
          <w:sz w:val="24"/>
          <w:szCs w:val="24"/>
        </w:rPr>
        <w:t xml:space="preserve"> lo que el tráfico vehicular ha llegado a ser uno de los problemas sociales y económicos más importantes de la vida diaria. Aunque la construcción de nuevas vías de transporte o la modificación de las existentes pueden ser un método simple y efectivo para disminuir las consecuencias inducidas por la alta demanda vehicular</w:t>
      </w:r>
      <w:del w:id="11" w:author="Felipe C." w:date="2015-03-02T16:30:00Z">
        <w:r w:rsidRPr="00D1687F" w:rsidDel="00D263A6">
          <w:rPr>
            <w:rFonts w:ascii="Arial" w:hAnsi="Arial" w:cs="Arial"/>
            <w:sz w:val="24"/>
            <w:szCs w:val="24"/>
          </w:rPr>
          <w:delText>, d</w:delText>
        </w:r>
      </w:del>
      <w:ins w:id="12" w:author="Felipe C." w:date="2015-03-02T16:30:00Z">
        <w:r w:rsidR="00D263A6">
          <w:rPr>
            <w:rFonts w:ascii="Arial" w:hAnsi="Arial" w:cs="Arial"/>
            <w:sz w:val="24"/>
            <w:szCs w:val="24"/>
          </w:rPr>
          <w:t>. D</w:t>
        </w:r>
      </w:ins>
      <w:r w:rsidRPr="00D1687F">
        <w:rPr>
          <w:rFonts w:ascii="Arial" w:hAnsi="Arial" w:cs="Arial"/>
          <w:sz w:val="24"/>
          <w:szCs w:val="24"/>
        </w:rPr>
        <w:t>ebido a diversas restricciones espaciales, sociales y económicas, no es fácil de implementar en la actualidad. La alternativa es buscar nuevas soluciones orientadas a un uso más eficiente de las estructuras ex</w:t>
      </w:r>
      <w:r w:rsidR="00D52DB6">
        <w:rPr>
          <w:rFonts w:ascii="Arial" w:hAnsi="Arial" w:cs="Arial"/>
          <w:sz w:val="24"/>
          <w:szCs w:val="24"/>
        </w:rPr>
        <w:t xml:space="preserve">istentes, que permitan </w:t>
      </w:r>
      <w:r w:rsidR="00D52DB6">
        <w:rPr>
          <w:rFonts w:ascii="Arial" w:hAnsi="Arial" w:cs="Arial"/>
          <w:sz w:val="24"/>
          <w:szCs w:val="24"/>
        </w:rPr>
        <w:lastRenderedPageBreak/>
        <w:t xml:space="preserve">mejorar </w:t>
      </w:r>
      <w:r w:rsidRPr="00D1687F">
        <w:rPr>
          <w:rFonts w:ascii="Arial" w:hAnsi="Arial" w:cs="Arial"/>
          <w:sz w:val="24"/>
          <w:szCs w:val="24"/>
        </w:rPr>
        <w:t>e</w:t>
      </w:r>
      <w:r w:rsidR="00D52DB6">
        <w:rPr>
          <w:rFonts w:ascii="Arial" w:hAnsi="Arial" w:cs="Arial"/>
          <w:sz w:val="24"/>
          <w:szCs w:val="24"/>
        </w:rPr>
        <w:t>l</w:t>
      </w:r>
      <w:r w:rsidRPr="00D1687F">
        <w:rPr>
          <w:rFonts w:ascii="Arial" w:hAnsi="Arial" w:cs="Arial"/>
          <w:sz w:val="24"/>
          <w:szCs w:val="24"/>
        </w:rPr>
        <w:t xml:space="preserve"> desempeño de las mismas. Sin embargo, p</w:t>
      </w:r>
      <w:r w:rsidR="00DE55F3">
        <w:rPr>
          <w:rFonts w:ascii="Arial" w:hAnsi="Arial" w:cs="Arial"/>
          <w:sz w:val="24"/>
          <w:szCs w:val="24"/>
        </w:rPr>
        <w:t>r</w:t>
      </w:r>
      <w:r w:rsidRPr="00D1687F">
        <w:rPr>
          <w:rFonts w:ascii="Arial" w:hAnsi="Arial" w:cs="Arial"/>
          <w:sz w:val="24"/>
          <w:szCs w:val="24"/>
        </w:rPr>
        <w:t>obar los impactos de estas nuevas soluciones en el mundo real antes de su implementación final pued</w:t>
      </w:r>
      <w:r w:rsidR="00DE55F3">
        <w:rPr>
          <w:rFonts w:ascii="Arial" w:hAnsi="Arial" w:cs="Arial"/>
          <w:sz w:val="24"/>
          <w:szCs w:val="24"/>
        </w:rPr>
        <w:t xml:space="preserve">e ser muy costoso o </w:t>
      </w:r>
      <w:r w:rsidRPr="00D1687F">
        <w:rPr>
          <w:rFonts w:ascii="Arial" w:hAnsi="Arial" w:cs="Arial"/>
          <w:sz w:val="24"/>
          <w:szCs w:val="24"/>
        </w:rPr>
        <w:t xml:space="preserve">no factible. Esto ha motivado el desarrollo continuo de modelos de </w:t>
      </w:r>
      <w:r w:rsidR="00DE55F3">
        <w:rPr>
          <w:rFonts w:ascii="Arial" w:hAnsi="Arial" w:cs="Arial"/>
          <w:sz w:val="24"/>
          <w:szCs w:val="24"/>
        </w:rPr>
        <w:t>tráfico vehicular orientados a</w:t>
      </w:r>
      <w:r w:rsidRPr="00D1687F">
        <w:rPr>
          <w:rFonts w:ascii="Arial" w:hAnsi="Arial" w:cs="Arial"/>
          <w:sz w:val="24"/>
          <w:szCs w:val="24"/>
        </w:rPr>
        <w:t>l análisis y ente</w:t>
      </w:r>
      <w:r w:rsidR="00DE55F3">
        <w:rPr>
          <w:rFonts w:ascii="Arial" w:hAnsi="Arial" w:cs="Arial"/>
          <w:sz w:val="24"/>
          <w:szCs w:val="24"/>
        </w:rPr>
        <w:t>n</w:t>
      </w:r>
      <w:r w:rsidRPr="00D1687F">
        <w:rPr>
          <w:rFonts w:ascii="Arial" w:hAnsi="Arial" w:cs="Arial"/>
          <w:sz w:val="24"/>
          <w:szCs w:val="24"/>
        </w:rPr>
        <w:t>dimiento de su comportamiento, así como</w:t>
      </w:r>
      <w:r w:rsidR="00DE55F3">
        <w:rPr>
          <w:rFonts w:ascii="Arial" w:hAnsi="Arial" w:cs="Arial"/>
          <w:sz w:val="24"/>
          <w:szCs w:val="24"/>
        </w:rPr>
        <w:t xml:space="preserve"> a</w:t>
      </w:r>
      <w:r w:rsidRPr="00D1687F">
        <w:rPr>
          <w:rFonts w:ascii="Arial" w:hAnsi="Arial" w:cs="Arial"/>
          <w:sz w:val="24"/>
          <w:szCs w:val="24"/>
        </w:rPr>
        <w:t xml:space="preserve"> la valoración de alternativas para mejorar su desempeño.</w:t>
      </w:r>
    </w:p>
    <w:p w14:paraId="0696A13A" w14:textId="77777777" w:rsidR="000C5A94" w:rsidRPr="000C5A94" w:rsidRDefault="000C5A94" w:rsidP="000C5A94">
      <w:pPr>
        <w:jc w:val="both"/>
        <w:rPr>
          <w:rFonts w:ascii="Arial" w:hAnsi="Arial" w:cs="Arial"/>
          <w:sz w:val="24"/>
          <w:szCs w:val="24"/>
        </w:rPr>
      </w:pPr>
      <w:r w:rsidRPr="000C5A94">
        <w:rPr>
          <w:rFonts w:ascii="Arial" w:hAnsi="Arial" w:cs="Arial"/>
          <w:sz w:val="24"/>
          <w:szCs w:val="24"/>
        </w:rPr>
        <w:t xml:space="preserve">La </w:t>
      </w:r>
      <w:del w:id="13" w:author="Felipe C." w:date="2015-03-02T16:30:00Z">
        <w:r w:rsidRPr="000C5A94" w:rsidDel="00D263A6">
          <w:rPr>
            <w:rFonts w:ascii="Arial" w:hAnsi="Arial" w:cs="Arial"/>
            <w:sz w:val="24"/>
            <w:szCs w:val="24"/>
          </w:rPr>
          <w:delText xml:space="preserve">ciudad </w:delText>
        </w:r>
      </w:del>
      <w:ins w:id="14" w:author="Felipe C." w:date="2015-03-02T16:30:00Z">
        <w:r w:rsidR="00D263A6">
          <w:rPr>
            <w:rFonts w:ascii="Arial" w:hAnsi="Arial" w:cs="Arial"/>
            <w:sz w:val="24"/>
            <w:szCs w:val="24"/>
          </w:rPr>
          <w:t>C</w:t>
        </w:r>
        <w:r w:rsidR="00D263A6" w:rsidRPr="000C5A94">
          <w:rPr>
            <w:rFonts w:ascii="Arial" w:hAnsi="Arial" w:cs="Arial"/>
            <w:sz w:val="24"/>
            <w:szCs w:val="24"/>
          </w:rPr>
          <w:t xml:space="preserve">iudad </w:t>
        </w:r>
      </w:ins>
      <w:r w:rsidRPr="000C5A94">
        <w:rPr>
          <w:rFonts w:ascii="Arial" w:hAnsi="Arial" w:cs="Arial"/>
          <w:sz w:val="24"/>
          <w:szCs w:val="24"/>
        </w:rPr>
        <w:t>de México ha crecido de manera considerable, de los años 50´s a la fecha. El aumento tanto de vehículos como de calles, ha permitido que el espacio de la misma se vea altamente invadido por este fenómeno. Esto ocasiona tiempos de espera muy largos</w:t>
      </w:r>
      <w:del w:id="15" w:author="Felipe C." w:date="2015-03-02T16:30:00Z">
        <w:r w:rsidRPr="000C5A94" w:rsidDel="00D263A6">
          <w:rPr>
            <w:rFonts w:ascii="Arial" w:hAnsi="Arial" w:cs="Arial"/>
            <w:sz w:val="24"/>
            <w:szCs w:val="24"/>
          </w:rPr>
          <w:delText>. A</w:delText>
        </w:r>
      </w:del>
      <w:ins w:id="16" w:author="Felipe C." w:date="2015-03-02T16:30:00Z">
        <w:r w:rsidR="00D263A6">
          <w:rPr>
            <w:rFonts w:ascii="Arial" w:hAnsi="Arial" w:cs="Arial"/>
            <w:sz w:val="24"/>
            <w:szCs w:val="24"/>
          </w:rPr>
          <w:t>, a</w:t>
        </w:r>
      </w:ins>
      <w:r w:rsidRPr="000C5A94">
        <w:rPr>
          <w:rFonts w:ascii="Arial" w:hAnsi="Arial" w:cs="Arial"/>
          <w:sz w:val="24"/>
          <w:szCs w:val="24"/>
        </w:rPr>
        <w:t>demás de que no existan de primera mano lugares donde estacionarse, donde realizar las diferentes actividades (sean de trabajo, entretenimiento, entre otras). La congestión vehicular se ha vuelto un fenómeno cada vez más estudiado por todas las implicaciones de tiempo y espacio y sobre todo por los retrasos que ocasiona el hecho de tener que enfrentarla cada día.</w:t>
      </w:r>
    </w:p>
    <w:p w14:paraId="5BB3D15C" w14:textId="77777777" w:rsidR="000C5A94" w:rsidRPr="000C5A94" w:rsidRDefault="000C5A94" w:rsidP="000C5A94">
      <w:pPr>
        <w:jc w:val="both"/>
        <w:rPr>
          <w:rFonts w:ascii="Arial" w:hAnsi="Arial" w:cs="Arial"/>
          <w:sz w:val="24"/>
          <w:szCs w:val="24"/>
        </w:rPr>
      </w:pPr>
      <w:r w:rsidRPr="000C5A94">
        <w:rPr>
          <w:rFonts w:ascii="Arial" w:hAnsi="Arial" w:cs="Arial"/>
          <w:sz w:val="24"/>
          <w:szCs w:val="24"/>
        </w:rPr>
        <w:t>Consideramos en este trabajo, que la congestión vehicular en “horas pico” es un fenómeno indicador de la sobre-utilización de vías de transporte, que evidencía tanto decisiones económicas como de planeación urbana incorrectas. Es por ello que en la presente investigación analizaremos la congestión como el fenómeno determinado por múltiples componentes (vehículos, representados por agentes computacionales) interactuando en medios limitados espacialmente</w:t>
      </w:r>
      <w:r w:rsidR="00B13229">
        <w:rPr>
          <w:rFonts w:ascii="Arial" w:hAnsi="Arial" w:cs="Arial"/>
          <w:sz w:val="24"/>
          <w:szCs w:val="24"/>
        </w:rPr>
        <w:t xml:space="preserve">, como lo son </w:t>
      </w:r>
      <w:r w:rsidR="00B13229" w:rsidRPr="000C5A94">
        <w:rPr>
          <w:rFonts w:ascii="Arial" w:hAnsi="Arial" w:cs="Arial"/>
          <w:sz w:val="24"/>
          <w:szCs w:val="24"/>
        </w:rPr>
        <w:t>las vialidades existentes.</w:t>
      </w:r>
    </w:p>
    <w:p w14:paraId="1C73A578" w14:textId="77777777" w:rsidR="000C5A94" w:rsidRPr="00D1687F" w:rsidRDefault="000C5A94" w:rsidP="000C5A94">
      <w:pPr>
        <w:jc w:val="both"/>
        <w:rPr>
          <w:rFonts w:ascii="Arial" w:hAnsi="Arial" w:cs="Arial"/>
          <w:sz w:val="24"/>
          <w:szCs w:val="24"/>
        </w:rPr>
      </w:pPr>
      <w:r w:rsidRPr="000C5A94">
        <w:rPr>
          <w:rFonts w:ascii="Arial" w:hAnsi="Arial" w:cs="Arial"/>
          <w:sz w:val="24"/>
          <w:szCs w:val="24"/>
        </w:rPr>
        <w:t>Para lograr esto utilizaremos la modelación basada en agentes (MBA), a través de un programa que está disponible en la red llamado</w:t>
      </w:r>
      <w:r w:rsidR="00FB64FA">
        <w:rPr>
          <w:rFonts w:ascii="Arial" w:hAnsi="Arial" w:cs="Arial"/>
          <w:sz w:val="24"/>
          <w:szCs w:val="24"/>
        </w:rPr>
        <w:t xml:space="preserve"> NetLogo</w:t>
      </w:r>
      <w:r w:rsidRPr="000C5A94">
        <w:rPr>
          <w:rFonts w:ascii="Arial" w:hAnsi="Arial" w:cs="Arial"/>
          <w:sz w:val="24"/>
          <w:szCs w:val="24"/>
        </w:rPr>
        <w:t>,  es un entorno de programación que permite la simulación de fenómenos naturales y sociales. Fue creado por Uri Wilensky en 1999 y está en continuo desarrollo por el Center for Connected Learning and Computer-Based Modeling.</w:t>
      </w:r>
    </w:p>
    <w:p w14:paraId="1B9FA76A" w14:textId="77777777" w:rsidR="00D1687F" w:rsidRPr="00D1687F" w:rsidRDefault="00D1687F" w:rsidP="00D1687F">
      <w:pPr>
        <w:jc w:val="both"/>
        <w:rPr>
          <w:rFonts w:ascii="Arial" w:hAnsi="Arial" w:cs="Arial"/>
          <w:sz w:val="24"/>
          <w:szCs w:val="24"/>
        </w:rPr>
      </w:pPr>
      <w:r w:rsidRPr="00D1687F">
        <w:rPr>
          <w:rFonts w:ascii="Arial" w:hAnsi="Arial" w:cs="Arial"/>
          <w:sz w:val="24"/>
          <w:szCs w:val="24"/>
        </w:rPr>
        <w:t>Bajo este contexto y como ya se mencionó antes</w:t>
      </w:r>
      <w:r w:rsidR="000314EA">
        <w:rPr>
          <w:rFonts w:ascii="Arial" w:hAnsi="Arial" w:cs="Arial"/>
          <w:sz w:val="24"/>
          <w:szCs w:val="24"/>
        </w:rPr>
        <w:t>,</w:t>
      </w:r>
      <w:r w:rsidRPr="00D1687F">
        <w:rPr>
          <w:rFonts w:ascii="Arial" w:hAnsi="Arial" w:cs="Arial"/>
          <w:sz w:val="24"/>
          <w:szCs w:val="24"/>
        </w:rPr>
        <w:t xml:space="preserve"> utilizando herramientas de los sistemas c</w:t>
      </w:r>
      <w:r w:rsidR="000314EA">
        <w:rPr>
          <w:rFonts w:ascii="Arial" w:hAnsi="Arial" w:cs="Arial"/>
          <w:sz w:val="24"/>
          <w:szCs w:val="24"/>
        </w:rPr>
        <w:t>o</w:t>
      </w:r>
      <w:r w:rsidRPr="00D1687F">
        <w:rPr>
          <w:rFonts w:ascii="Arial" w:hAnsi="Arial" w:cs="Arial"/>
          <w:sz w:val="24"/>
          <w:szCs w:val="24"/>
        </w:rPr>
        <w:t>mplejos se abordar</w:t>
      </w:r>
      <w:r w:rsidR="000314EA">
        <w:rPr>
          <w:rFonts w:ascii="Arial" w:hAnsi="Arial" w:cs="Arial"/>
          <w:sz w:val="24"/>
          <w:szCs w:val="24"/>
        </w:rPr>
        <w:t>á</w:t>
      </w:r>
      <w:r w:rsidRPr="00D1687F">
        <w:rPr>
          <w:rFonts w:ascii="Arial" w:hAnsi="Arial" w:cs="Arial"/>
          <w:sz w:val="24"/>
          <w:szCs w:val="24"/>
        </w:rPr>
        <w:t xml:space="preserve"> el estudio </w:t>
      </w:r>
      <w:r w:rsidR="000314EA">
        <w:rPr>
          <w:rFonts w:ascii="Arial" w:hAnsi="Arial" w:cs="Arial"/>
          <w:sz w:val="24"/>
          <w:szCs w:val="24"/>
        </w:rPr>
        <w:t>de esta proble</w:t>
      </w:r>
      <w:r w:rsidR="00FB64FA">
        <w:rPr>
          <w:rFonts w:ascii="Arial" w:hAnsi="Arial" w:cs="Arial"/>
          <w:sz w:val="24"/>
          <w:szCs w:val="24"/>
        </w:rPr>
        <w:t>mática</w:t>
      </w:r>
      <w:r w:rsidR="00B13229">
        <w:rPr>
          <w:rFonts w:ascii="Arial" w:hAnsi="Arial" w:cs="Arial"/>
          <w:sz w:val="24"/>
          <w:szCs w:val="24"/>
        </w:rPr>
        <w:t>. E</w:t>
      </w:r>
      <w:r w:rsidR="00FB64FA">
        <w:rPr>
          <w:rFonts w:ascii="Arial" w:hAnsi="Arial" w:cs="Arial"/>
          <w:sz w:val="24"/>
          <w:szCs w:val="24"/>
        </w:rPr>
        <w:t>n el Capítulo 1 tom</w:t>
      </w:r>
      <w:r w:rsidRPr="00D1687F">
        <w:rPr>
          <w:rFonts w:ascii="Arial" w:hAnsi="Arial" w:cs="Arial"/>
          <w:sz w:val="24"/>
          <w:szCs w:val="24"/>
        </w:rPr>
        <w:t>aremos</w:t>
      </w:r>
      <w:r w:rsidR="00FB64FA">
        <w:rPr>
          <w:rFonts w:ascii="Arial" w:hAnsi="Arial" w:cs="Arial"/>
          <w:sz w:val="24"/>
          <w:szCs w:val="24"/>
        </w:rPr>
        <w:t xml:space="preserve"> en cuenta</w:t>
      </w:r>
      <w:r w:rsidRPr="00D1687F">
        <w:rPr>
          <w:rFonts w:ascii="Arial" w:hAnsi="Arial" w:cs="Arial"/>
          <w:sz w:val="24"/>
          <w:szCs w:val="24"/>
        </w:rPr>
        <w:t xml:space="preserve"> el hecho</w:t>
      </w:r>
      <w:r w:rsidR="000314EA">
        <w:rPr>
          <w:rFonts w:ascii="Arial" w:hAnsi="Arial" w:cs="Arial"/>
          <w:sz w:val="24"/>
          <w:szCs w:val="24"/>
        </w:rPr>
        <w:t xml:space="preserve"> de</w:t>
      </w:r>
      <w:r w:rsidRPr="00D1687F">
        <w:rPr>
          <w:rFonts w:ascii="Arial" w:hAnsi="Arial" w:cs="Arial"/>
          <w:sz w:val="24"/>
          <w:szCs w:val="24"/>
        </w:rPr>
        <w:t xml:space="preserve"> que en </w:t>
      </w:r>
      <w:del w:id="17" w:author="Felipe C." w:date="2015-03-02T16:32:00Z">
        <w:r w:rsidRPr="00D1687F" w:rsidDel="00D263A6">
          <w:rPr>
            <w:rFonts w:ascii="Arial" w:hAnsi="Arial" w:cs="Arial"/>
            <w:sz w:val="24"/>
            <w:szCs w:val="24"/>
          </w:rPr>
          <w:delText xml:space="preserve">el </w:delText>
        </w:r>
      </w:del>
      <w:ins w:id="18" w:author="Felipe C." w:date="2015-03-02T16:32:00Z">
        <w:r w:rsidR="00D263A6">
          <w:rPr>
            <w:rFonts w:ascii="Arial" w:hAnsi="Arial" w:cs="Arial"/>
            <w:sz w:val="24"/>
            <w:szCs w:val="24"/>
          </w:rPr>
          <w:t>la</w:t>
        </w:r>
        <w:r w:rsidR="00D263A6" w:rsidRPr="00D1687F">
          <w:rPr>
            <w:rFonts w:ascii="Arial" w:hAnsi="Arial" w:cs="Arial"/>
            <w:sz w:val="24"/>
            <w:szCs w:val="24"/>
          </w:rPr>
          <w:t xml:space="preserve"> </w:t>
        </w:r>
      </w:ins>
      <w:del w:id="19" w:author="Felipe C." w:date="2015-03-02T16:32:00Z">
        <w:r w:rsidRPr="00D1687F" w:rsidDel="00D263A6">
          <w:rPr>
            <w:rFonts w:ascii="Arial" w:hAnsi="Arial" w:cs="Arial"/>
            <w:sz w:val="24"/>
            <w:szCs w:val="24"/>
          </w:rPr>
          <w:delText>D</w:delText>
        </w:r>
        <w:r w:rsidR="000314EA" w:rsidDel="00D263A6">
          <w:rPr>
            <w:rFonts w:ascii="Arial" w:hAnsi="Arial" w:cs="Arial"/>
            <w:sz w:val="24"/>
            <w:szCs w:val="24"/>
          </w:rPr>
          <w:delText>i</w:delText>
        </w:r>
        <w:r w:rsidRPr="00D1687F" w:rsidDel="00D263A6">
          <w:rPr>
            <w:rFonts w:ascii="Arial" w:hAnsi="Arial" w:cs="Arial"/>
            <w:sz w:val="24"/>
            <w:szCs w:val="24"/>
          </w:rPr>
          <w:delText>strito Federal</w:delText>
        </w:r>
      </w:del>
      <w:ins w:id="20" w:author="Felipe C." w:date="2015-03-02T16:32:00Z">
        <w:r w:rsidR="00D263A6">
          <w:rPr>
            <w:rFonts w:ascii="Arial" w:hAnsi="Arial" w:cs="Arial"/>
            <w:sz w:val="24"/>
            <w:szCs w:val="24"/>
          </w:rPr>
          <w:t>Ciudad de México</w:t>
        </w:r>
      </w:ins>
      <w:r w:rsidRPr="00D1687F">
        <w:rPr>
          <w:rFonts w:ascii="Arial" w:hAnsi="Arial" w:cs="Arial"/>
          <w:sz w:val="24"/>
          <w:szCs w:val="24"/>
        </w:rPr>
        <w:t xml:space="preserve"> hay difer</w:t>
      </w:r>
      <w:r w:rsidR="000314EA">
        <w:rPr>
          <w:rFonts w:ascii="Arial" w:hAnsi="Arial" w:cs="Arial"/>
          <w:sz w:val="24"/>
          <w:szCs w:val="24"/>
        </w:rPr>
        <w:t>entes tipos de vías que surgiero</w:t>
      </w:r>
      <w:r w:rsidRPr="00D1687F">
        <w:rPr>
          <w:rFonts w:ascii="Arial" w:hAnsi="Arial" w:cs="Arial"/>
          <w:sz w:val="24"/>
          <w:szCs w:val="24"/>
        </w:rPr>
        <w:t>n</w:t>
      </w:r>
      <w:r w:rsidR="000314EA">
        <w:rPr>
          <w:rFonts w:ascii="Arial" w:hAnsi="Arial" w:cs="Arial"/>
          <w:sz w:val="24"/>
          <w:szCs w:val="24"/>
        </w:rPr>
        <w:t xml:space="preserve"> a lo largo d</w:t>
      </w:r>
      <w:r w:rsidRPr="00D1687F">
        <w:rPr>
          <w:rFonts w:ascii="Arial" w:hAnsi="Arial" w:cs="Arial"/>
          <w:sz w:val="24"/>
          <w:szCs w:val="24"/>
        </w:rPr>
        <w:t>e la historia</w:t>
      </w:r>
      <w:r w:rsidR="000314EA">
        <w:rPr>
          <w:rFonts w:ascii="Arial" w:hAnsi="Arial" w:cs="Arial"/>
          <w:sz w:val="24"/>
          <w:szCs w:val="24"/>
        </w:rPr>
        <w:t>.</w:t>
      </w:r>
      <w:r w:rsidRPr="00D1687F">
        <w:rPr>
          <w:rFonts w:ascii="Arial" w:hAnsi="Arial" w:cs="Arial"/>
          <w:sz w:val="24"/>
          <w:szCs w:val="24"/>
        </w:rPr>
        <w:t xml:space="preserve"> </w:t>
      </w:r>
      <w:r w:rsidR="000314EA">
        <w:rPr>
          <w:rFonts w:ascii="Arial" w:hAnsi="Arial" w:cs="Arial"/>
          <w:sz w:val="24"/>
          <w:szCs w:val="24"/>
        </w:rPr>
        <w:t>M</w:t>
      </w:r>
      <w:r w:rsidRPr="00D1687F">
        <w:rPr>
          <w:rFonts w:ascii="Arial" w:hAnsi="Arial" w:cs="Arial"/>
          <w:sz w:val="24"/>
          <w:szCs w:val="24"/>
        </w:rPr>
        <w:t>enciona</w:t>
      </w:r>
      <w:r w:rsidR="000314EA">
        <w:rPr>
          <w:rFonts w:ascii="Arial" w:hAnsi="Arial" w:cs="Arial"/>
          <w:sz w:val="24"/>
          <w:szCs w:val="24"/>
        </w:rPr>
        <w:t xml:space="preserve">remos que </w:t>
      </w:r>
      <w:r w:rsidRPr="00D1687F">
        <w:rPr>
          <w:rFonts w:ascii="Arial" w:hAnsi="Arial" w:cs="Arial"/>
          <w:sz w:val="24"/>
          <w:szCs w:val="24"/>
        </w:rPr>
        <w:t xml:space="preserve">los pueblos originarios </w:t>
      </w:r>
      <w:r w:rsidR="00FB64FA">
        <w:rPr>
          <w:rFonts w:ascii="Arial" w:hAnsi="Arial" w:cs="Arial"/>
          <w:sz w:val="24"/>
          <w:szCs w:val="24"/>
        </w:rPr>
        <w:t>que estan</w:t>
      </w:r>
      <w:r w:rsidR="000314EA">
        <w:rPr>
          <w:rFonts w:ascii="Arial" w:hAnsi="Arial" w:cs="Arial"/>
          <w:sz w:val="24"/>
          <w:szCs w:val="24"/>
        </w:rPr>
        <w:t xml:space="preserve"> actualmente</w:t>
      </w:r>
      <w:r w:rsidR="00FB64FA">
        <w:rPr>
          <w:rFonts w:ascii="Arial" w:hAnsi="Arial" w:cs="Arial"/>
          <w:sz w:val="24"/>
          <w:szCs w:val="24"/>
        </w:rPr>
        <w:t>,</w:t>
      </w:r>
      <w:r w:rsidR="000314EA">
        <w:rPr>
          <w:rFonts w:ascii="Arial" w:hAnsi="Arial" w:cs="Arial"/>
          <w:sz w:val="24"/>
          <w:szCs w:val="24"/>
        </w:rPr>
        <w:t xml:space="preserve"> han estado </w:t>
      </w:r>
      <w:r w:rsidRPr="00D1687F">
        <w:rPr>
          <w:rFonts w:ascii="Arial" w:hAnsi="Arial" w:cs="Arial"/>
          <w:sz w:val="24"/>
          <w:szCs w:val="24"/>
        </w:rPr>
        <w:t>por mucho</w:t>
      </w:r>
      <w:r w:rsidR="000314EA">
        <w:rPr>
          <w:rFonts w:ascii="Arial" w:hAnsi="Arial" w:cs="Arial"/>
          <w:sz w:val="24"/>
          <w:szCs w:val="24"/>
        </w:rPr>
        <w:t>s</w:t>
      </w:r>
      <w:r w:rsidRPr="00D1687F">
        <w:rPr>
          <w:rFonts w:ascii="Arial" w:hAnsi="Arial" w:cs="Arial"/>
          <w:sz w:val="24"/>
          <w:szCs w:val="24"/>
        </w:rPr>
        <w:t xml:space="preserve"> años en el pasado, se han tenido que </w:t>
      </w:r>
      <w:r w:rsidR="000314EA">
        <w:rPr>
          <w:rFonts w:ascii="Arial" w:hAnsi="Arial" w:cs="Arial"/>
          <w:sz w:val="24"/>
          <w:szCs w:val="24"/>
        </w:rPr>
        <w:t>adaptar a los cambios</w:t>
      </w:r>
      <w:r w:rsidRPr="00D1687F">
        <w:rPr>
          <w:rFonts w:ascii="Arial" w:hAnsi="Arial" w:cs="Arial"/>
          <w:sz w:val="24"/>
          <w:szCs w:val="24"/>
        </w:rPr>
        <w:t xml:space="preserve"> gestado</w:t>
      </w:r>
      <w:r w:rsidR="000314EA">
        <w:rPr>
          <w:rFonts w:ascii="Arial" w:hAnsi="Arial" w:cs="Arial"/>
          <w:sz w:val="24"/>
          <w:szCs w:val="24"/>
        </w:rPr>
        <w:t>s en el desarrollo de la Ciudad.</w:t>
      </w:r>
      <w:r w:rsidRPr="00D1687F">
        <w:rPr>
          <w:rFonts w:ascii="Arial" w:hAnsi="Arial" w:cs="Arial"/>
          <w:sz w:val="24"/>
          <w:szCs w:val="24"/>
        </w:rPr>
        <w:t xml:space="preserve"> </w:t>
      </w:r>
      <w:r w:rsidR="000314EA">
        <w:rPr>
          <w:rFonts w:ascii="Arial" w:hAnsi="Arial" w:cs="Arial"/>
          <w:sz w:val="24"/>
          <w:szCs w:val="24"/>
        </w:rPr>
        <w:t>U</w:t>
      </w:r>
      <w:r w:rsidRPr="00D1687F">
        <w:rPr>
          <w:rFonts w:ascii="Arial" w:hAnsi="Arial" w:cs="Arial"/>
          <w:sz w:val="24"/>
          <w:szCs w:val="24"/>
        </w:rPr>
        <w:t xml:space="preserve">n segundo elemento son los asentamientos irregulares, </w:t>
      </w:r>
      <w:r w:rsidR="00624F34">
        <w:rPr>
          <w:rFonts w:ascii="Arial" w:hAnsi="Arial" w:cs="Arial"/>
          <w:sz w:val="24"/>
          <w:szCs w:val="24"/>
        </w:rPr>
        <w:t xml:space="preserve">que han ocupado </w:t>
      </w:r>
      <w:r w:rsidR="00B13229">
        <w:rPr>
          <w:rFonts w:ascii="Arial" w:hAnsi="Arial" w:cs="Arial"/>
          <w:sz w:val="24"/>
          <w:szCs w:val="24"/>
        </w:rPr>
        <w:t>u</w:t>
      </w:r>
      <w:r w:rsidR="00624F34">
        <w:rPr>
          <w:rFonts w:ascii="Arial" w:hAnsi="Arial" w:cs="Arial"/>
          <w:sz w:val="24"/>
          <w:szCs w:val="24"/>
        </w:rPr>
        <w:t>n</w:t>
      </w:r>
      <w:r w:rsidR="00B13229">
        <w:rPr>
          <w:rFonts w:ascii="Arial" w:hAnsi="Arial" w:cs="Arial"/>
          <w:sz w:val="24"/>
          <w:szCs w:val="24"/>
        </w:rPr>
        <w:t>a</w:t>
      </w:r>
      <w:r w:rsidR="00664AF6">
        <w:rPr>
          <w:rFonts w:ascii="Arial" w:hAnsi="Arial" w:cs="Arial"/>
          <w:sz w:val="24"/>
          <w:szCs w:val="24"/>
        </w:rPr>
        <w:t xml:space="preserve"> </w:t>
      </w:r>
      <w:r w:rsidR="00624F34">
        <w:rPr>
          <w:rFonts w:ascii="Arial" w:hAnsi="Arial" w:cs="Arial"/>
          <w:sz w:val="24"/>
          <w:szCs w:val="24"/>
        </w:rPr>
        <w:t>parte</w:t>
      </w:r>
      <w:r w:rsidR="00664AF6">
        <w:rPr>
          <w:rFonts w:ascii="Arial" w:hAnsi="Arial" w:cs="Arial"/>
          <w:sz w:val="24"/>
          <w:szCs w:val="24"/>
        </w:rPr>
        <w:t xml:space="preserve"> imp</w:t>
      </w:r>
      <w:r w:rsidR="00FB64FA">
        <w:rPr>
          <w:rFonts w:ascii="Arial" w:hAnsi="Arial" w:cs="Arial"/>
          <w:sz w:val="24"/>
          <w:szCs w:val="24"/>
        </w:rPr>
        <w:t>o</w:t>
      </w:r>
      <w:r w:rsidR="00664AF6">
        <w:rPr>
          <w:rFonts w:ascii="Arial" w:hAnsi="Arial" w:cs="Arial"/>
          <w:sz w:val="24"/>
          <w:szCs w:val="24"/>
        </w:rPr>
        <w:t>rta</w:t>
      </w:r>
      <w:r w:rsidR="00FB64FA">
        <w:rPr>
          <w:rFonts w:ascii="Arial" w:hAnsi="Arial" w:cs="Arial"/>
          <w:sz w:val="24"/>
          <w:szCs w:val="24"/>
        </w:rPr>
        <w:t>n</w:t>
      </w:r>
      <w:r w:rsidR="00664AF6">
        <w:rPr>
          <w:rFonts w:ascii="Arial" w:hAnsi="Arial" w:cs="Arial"/>
          <w:sz w:val="24"/>
          <w:szCs w:val="24"/>
        </w:rPr>
        <w:t>te</w:t>
      </w:r>
      <w:r w:rsidR="00624F34">
        <w:rPr>
          <w:rFonts w:ascii="Arial" w:hAnsi="Arial" w:cs="Arial"/>
          <w:sz w:val="24"/>
          <w:szCs w:val="24"/>
        </w:rPr>
        <w:t xml:space="preserve"> de la </w:t>
      </w:r>
      <w:r w:rsidR="00664AF6">
        <w:rPr>
          <w:rFonts w:ascii="Arial" w:hAnsi="Arial" w:cs="Arial"/>
          <w:sz w:val="24"/>
          <w:szCs w:val="24"/>
        </w:rPr>
        <w:t>Ciudad</w:t>
      </w:r>
      <w:r w:rsidRPr="00D1687F">
        <w:rPr>
          <w:rFonts w:ascii="Arial" w:hAnsi="Arial" w:cs="Arial"/>
          <w:sz w:val="24"/>
          <w:szCs w:val="24"/>
        </w:rPr>
        <w:t xml:space="preserve">, mostraremos que es </w:t>
      </w:r>
      <w:r w:rsidR="00664AF6">
        <w:rPr>
          <w:rFonts w:ascii="Arial" w:hAnsi="Arial" w:cs="Arial"/>
          <w:sz w:val="24"/>
          <w:szCs w:val="24"/>
        </w:rPr>
        <w:t>importante la adecuación de estas y su incorporación a la</w:t>
      </w:r>
      <w:r w:rsidRPr="00D1687F">
        <w:rPr>
          <w:rFonts w:ascii="Arial" w:hAnsi="Arial" w:cs="Arial"/>
          <w:sz w:val="24"/>
          <w:szCs w:val="24"/>
        </w:rPr>
        <w:t xml:space="preserve"> normatividad existente</w:t>
      </w:r>
      <w:r w:rsidR="00664AF6">
        <w:rPr>
          <w:rFonts w:ascii="Arial" w:hAnsi="Arial" w:cs="Arial"/>
          <w:sz w:val="24"/>
          <w:szCs w:val="24"/>
        </w:rPr>
        <w:t>. E</w:t>
      </w:r>
      <w:r w:rsidRPr="00D1687F">
        <w:rPr>
          <w:rFonts w:ascii="Arial" w:hAnsi="Arial" w:cs="Arial"/>
          <w:sz w:val="24"/>
          <w:szCs w:val="24"/>
        </w:rPr>
        <w:t>stableceremos</w:t>
      </w:r>
      <w:r w:rsidR="00664AF6">
        <w:rPr>
          <w:rFonts w:ascii="Arial" w:hAnsi="Arial" w:cs="Arial"/>
          <w:sz w:val="24"/>
          <w:szCs w:val="24"/>
        </w:rPr>
        <w:t xml:space="preserve"> que en este trabajo estudiaremos </w:t>
      </w:r>
      <w:r w:rsidR="00B47CE7">
        <w:rPr>
          <w:rFonts w:ascii="Arial" w:hAnsi="Arial" w:cs="Arial"/>
          <w:sz w:val="24"/>
          <w:szCs w:val="24"/>
        </w:rPr>
        <w:t>el tráfico, de la</w:t>
      </w:r>
      <w:r w:rsidRPr="00D1687F">
        <w:rPr>
          <w:rFonts w:ascii="Arial" w:hAnsi="Arial" w:cs="Arial"/>
          <w:sz w:val="24"/>
          <w:szCs w:val="24"/>
        </w:rPr>
        <w:t>s</w:t>
      </w:r>
      <w:r w:rsidR="00B47CE7">
        <w:rPr>
          <w:rFonts w:ascii="Arial" w:hAnsi="Arial" w:cs="Arial"/>
          <w:sz w:val="24"/>
          <w:szCs w:val="24"/>
        </w:rPr>
        <w:t xml:space="preserve"> vías</w:t>
      </w:r>
      <w:r w:rsidRPr="00D1687F">
        <w:rPr>
          <w:rFonts w:ascii="Arial" w:hAnsi="Arial" w:cs="Arial"/>
          <w:sz w:val="24"/>
          <w:szCs w:val="24"/>
        </w:rPr>
        <w:t xml:space="preserve"> existentes</w:t>
      </w:r>
      <w:r w:rsidR="00B47CE7">
        <w:rPr>
          <w:rFonts w:ascii="Arial" w:hAnsi="Arial" w:cs="Arial"/>
          <w:sz w:val="24"/>
          <w:szCs w:val="24"/>
        </w:rPr>
        <w:t>,</w:t>
      </w:r>
      <w:r w:rsidRPr="00D1687F">
        <w:rPr>
          <w:rFonts w:ascii="Arial" w:hAnsi="Arial" w:cs="Arial"/>
          <w:sz w:val="24"/>
          <w:szCs w:val="24"/>
        </w:rPr>
        <w:t xml:space="preserve"> daremos los argumentos por el cual utilizamos el </w:t>
      </w:r>
      <w:r w:rsidR="00B47CE7">
        <w:rPr>
          <w:rFonts w:ascii="Arial" w:hAnsi="Arial" w:cs="Arial"/>
          <w:sz w:val="24"/>
          <w:szCs w:val="24"/>
        </w:rPr>
        <w:t xml:space="preserve">modelo de simulación </w:t>
      </w:r>
      <w:r w:rsidRPr="00D1687F">
        <w:rPr>
          <w:rFonts w:ascii="Arial" w:hAnsi="Arial" w:cs="Arial"/>
          <w:sz w:val="24"/>
          <w:szCs w:val="24"/>
        </w:rPr>
        <w:t>microscópico, este nos permite ver de manera local el tráfico y las consecuencias en</w:t>
      </w:r>
      <w:r w:rsidR="000211D1">
        <w:rPr>
          <w:rFonts w:ascii="Arial" w:hAnsi="Arial" w:cs="Arial"/>
          <w:sz w:val="24"/>
          <w:szCs w:val="24"/>
        </w:rPr>
        <w:t xml:space="preserve"> las</w:t>
      </w:r>
      <w:r w:rsidRPr="00D1687F">
        <w:rPr>
          <w:rFonts w:ascii="Arial" w:hAnsi="Arial" w:cs="Arial"/>
          <w:sz w:val="24"/>
          <w:szCs w:val="24"/>
        </w:rPr>
        <w:t xml:space="preserve"> vías que la rodean</w:t>
      </w:r>
      <w:r w:rsidR="00664AF6">
        <w:rPr>
          <w:rFonts w:ascii="Arial" w:hAnsi="Arial" w:cs="Arial"/>
          <w:sz w:val="24"/>
          <w:szCs w:val="24"/>
        </w:rPr>
        <w:t>. T</w:t>
      </w:r>
      <w:r w:rsidRPr="00D1687F">
        <w:rPr>
          <w:rFonts w:ascii="Arial" w:hAnsi="Arial" w:cs="Arial"/>
          <w:sz w:val="24"/>
          <w:szCs w:val="24"/>
        </w:rPr>
        <w:t xml:space="preserve">ambién </w:t>
      </w:r>
      <w:r w:rsidR="00664AF6">
        <w:rPr>
          <w:rFonts w:ascii="Arial" w:hAnsi="Arial" w:cs="Arial"/>
          <w:sz w:val="24"/>
          <w:szCs w:val="24"/>
        </w:rPr>
        <w:t>re</w:t>
      </w:r>
      <w:r w:rsidRPr="00D1687F">
        <w:rPr>
          <w:rFonts w:ascii="Arial" w:hAnsi="Arial" w:cs="Arial"/>
          <w:sz w:val="24"/>
          <w:szCs w:val="24"/>
        </w:rPr>
        <w:t>v</w:t>
      </w:r>
      <w:r w:rsidR="00664AF6">
        <w:rPr>
          <w:rFonts w:ascii="Arial" w:hAnsi="Arial" w:cs="Arial"/>
          <w:sz w:val="24"/>
          <w:szCs w:val="24"/>
        </w:rPr>
        <w:t>isaremos la</w:t>
      </w:r>
      <w:r w:rsidRPr="00D1687F">
        <w:rPr>
          <w:rFonts w:ascii="Arial" w:hAnsi="Arial" w:cs="Arial"/>
          <w:sz w:val="24"/>
          <w:szCs w:val="24"/>
        </w:rPr>
        <w:t xml:space="preserve"> normatividad existente para la adecuación de las </w:t>
      </w:r>
      <w:r w:rsidR="000211D1">
        <w:rPr>
          <w:rFonts w:ascii="Arial" w:hAnsi="Arial" w:cs="Arial"/>
          <w:sz w:val="24"/>
          <w:szCs w:val="24"/>
        </w:rPr>
        <w:t>mismas</w:t>
      </w:r>
      <w:r w:rsidRPr="00D1687F">
        <w:rPr>
          <w:rFonts w:ascii="Arial" w:hAnsi="Arial" w:cs="Arial"/>
          <w:sz w:val="24"/>
          <w:szCs w:val="24"/>
        </w:rPr>
        <w:t xml:space="preserve">, las </w:t>
      </w:r>
      <w:r w:rsidRPr="00D1687F">
        <w:rPr>
          <w:rFonts w:ascii="Arial" w:hAnsi="Arial" w:cs="Arial"/>
          <w:sz w:val="24"/>
          <w:szCs w:val="24"/>
        </w:rPr>
        <w:lastRenderedPageBreak/>
        <w:t>se</w:t>
      </w:r>
      <w:r w:rsidR="00664AF6">
        <w:rPr>
          <w:rFonts w:ascii="Arial" w:hAnsi="Arial" w:cs="Arial"/>
          <w:sz w:val="24"/>
          <w:szCs w:val="24"/>
        </w:rPr>
        <w:t>ñ</w:t>
      </w:r>
      <w:r w:rsidRPr="00D1687F">
        <w:rPr>
          <w:rFonts w:ascii="Arial" w:hAnsi="Arial" w:cs="Arial"/>
          <w:sz w:val="24"/>
          <w:szCs w:val="24"/>
        </w:rPr>
        <w:t>ales y sobre todo las dimensiones que debe</w:t>
      </w:r>
      <w:r w:rsidR="00664AF6">
        <w:rPr>
          <w:rFonts w:ascii="Arial" w:hAnsi="Arial" w:cs="Arial"/>
          <w:sz w:val="24"/>
          <w:szCs w:val="24"/>
        </w:rPr>
        <w:t>n</w:t>
      </w:r>
      <w:r w:rsidRPr="00D1687F">
        <w:rPr>
          <w:rFonts w:ascii="Arial" w:hAnsi="Arial" w:cs="Arial"/>
          <w:sz w:val="24"/>
          <w:szCs w:val="24"/>
        </w:rPr>
        <w:t xml:space="preserve"> tener para que los vehículos circulen</w:t>
      </w:r>
      <w:r w:rsidR="00664AF6">
        <w:rPr>
          <w:rFonts w:ascii="Arial" w:hAnsi="Arial" w:cs="Arial"/>
          <w:sz w:val="24"/>
          <w:szCs w:val="24"/>
        </w:rPr>
        <w:t xml:space="preserve"> de manera adecuada por </w:t>
      </w:r>
      <w:r w:rsidRPr="00D1687F">
        <w:rPr>
          <w:rFonts w:ascii="Arial" w:hAnsi="Arial" w:cs="Arial"/>
          <w:sz w:val="24"/>
          <w:szCs w:val="24"/>
        </w:rPr>
        <w:t>la ciudad.</w:t>
      </w:r>
    </w:p>
    <w:p w14:paraId="56E65789" w14:textId="77777777" w:rsidR="00D1687F" w:rsidRPr="00D1687F" w:rsidRDefault="00D1687F" w:rsidP="00D1687F">
      <w:pPr>
        <w:jc w:val="both"/>
        <w:rPr>
          <w:rFonts w:ascii="Arial" w:hAnsi="Arial" w:cs="Arial"/>
          <w:sz w:val="24"/>
          <w:szCs w:val="24"/>
        </w:rPr>
      </w:pPr>
      <w:r w:rsidRPr="00D1687F">
        <w:rPr>
          <w:rFonts w:ascii="Arial" w:hAnsi="Arial" w:cs="Arial"/>
          <w:sz w:val="24"/>
          <w:szCs w:val="24"/>
        </w:rPr>
        <w:t>En el Capítulo 2 daremos el sustento teórico de la Modelación Basada en Agentes</w:t>
      </w:r>
      <w:r w:rsidR="001301DC">
        <w:rPr>
          <w:rFonts w:ascii="Arial" w:hAnsi="Arial" w:cs="Arial"/>
          <w:sz w:val="24"/>
          <w:szCs w:val="24"/>
        </w:rPr>
        <w:t>, del por qué</w:t>
      </w:r>
      <w:r w:rsidRPr="00D1687F">
        <w:rPr>
          <w:rFonts w:ascii="Arial" w:hAnsi="Arial" w:cs="Arial"/>
          <w:sz w:val="24"/>
          <w:szCs w:val="24"/>
        </w:rPr>
        <w:t xml:space="preserve"> utilizamos este tipo de he</w:t>
      </w:r>
      <w:r w:rsidR="001301DC">
        <w:rPr>
          <w:rFonts w:ascii="Arial" w:hAnsi="Arial" w:cs="Arial"/>
          <w:sz w:val="24"/>
          <w:szCs w:val="24"/>
        </w:rPr>
        <w:t>rramienta, complementada con teo</w:t>
      </w:r>
      <w:r w:rsidRPr="00D1687F">
        <w:rPr>
          <w:rFonts w:ascii="Arial" w:hAnsi="Arial" w:cs="Arial"/>
          <w:sz w:val="24"/>
          <w:szCs w:val="24"/>
        </w:rPr>
        <w:t>r</w:t>
      </w:r>
      <w:r w:rsidR="001301DC">
        <w:rPr>
          <w:rFonts w:ascii="Arial" w:hAnsi="Arial" w:cs="Arial"/>
          <w:sz w:val="24"/>
          <w:szCs w:val="24"/>
        </w:rPr>
        <w:t>í</w:t>
      </w:r>
      <w:r w:rsidRPr="00D1687F">
        <w:rPr>
          <w:rFonts w:ascii="Arial" w:hAnsi="Arial" w:cs="Arial"/>
          <w:sz w:val="24"/>
          <w:szCs w:val="24"/>
        </w:rPr>
        <w:t>a de redes</w:t>
      </w:r>
      <w:ins w:id="21" w:author="Felipe C." w:date="2015-03-02T16:32:00Z">
        <w:r w:rsidR="00D263A6">
          <w:rPr>
            <w:rFonts w:ascii="Arial" w:hAnsi="Arial" w:cs="Arial"/>
            <w:sz w:val="24"/>
            <w:szCs w:val="24"/>
          </w:rPr>
          <w:t>,</w:t>
        </w:r>
      </w:ins>
      <w:r w:rsidRPr="00D1687F">
        <w:rPr>
          <w:rFonts w:ascii="Arial" w:hAnsi="Arial" w:cs="Arial"/>
          <w:sz w:val="24"/>
          <w:szCs w:val="24"/>
        </w:rPr>
        <w:t xml:space="preserve"> </w:t>
      </w:r>
      <w:r w:rsidR="006136EE">
        <w:rPr>
          <w:rFonts w:ascii="Arial" w:hAnsi="Arial" w:cs="Arial"/>
          <w:sz w:val="24"/>
          <w:szCs w:val="24"/>
        </w:rPr>
        <w:t>ya que a través de las redes</w:t>
      </w:r>
      <w:r w:rsidRPr="00D1687F">
        <w:rPr>
          <w:rFonts w:ascii="Arial" w:hAnsi="Arial" w:cs="Arial"/>
          <w:sz w:val="24"/>
          <w:szCs w:val="24"/>
        </w:rPr>
        <w:t xml:space="preserve"> “conectamos” las vías de circulación</w:t>
      </w:r>
      <w:r w:rsidR="00CC29F1">
        <w:rPr>
          <w:rFonts w:ascii="Arial" w:hAnsi="Arial" w:cs="Arial"/>
          <w:sz w:val="24"/>
          <w:szCs w:val="24"/>
        </w:rPr>
        <w:t>. E</w:t>
      </w:r>
      <w:r w:rsidRPr="00D1687F">
        <w:rPr>
          <w:rFonts w:ascii="Arial" w:hAnsi="Arial" w:cs="Arial"/>
          <w:sz w:val="24"/>
          <w:szCs w:val="24"/>
        </w:rPr>
        <w:t>s</w:t>
      </w:r>
      <w:r w:rsidR="00CC29F1">
        <w:rPr>
          <w:rFonts w:ascii="Arial" w:hAnsi="Arial" w:cs="Arial"/>
          <w:sz w:val="24"/>
          <w:szCs w:val="24"/>
        </w:rPr>
        <w:t>tos elementos se utilizan en el software que desarrollamos en NetLogo</w:t>
      </w:r>
      <w:r w:rsidRPr="00D1687F">
        <w:rPr>
          <w:rFonts w:ascii="Arial" w:hAnsi="Arial" w:cs="Arial"/>
          <w:sz w:val="24"/>
          <w:szCs w:val="24"/>
        </w:rPr>
        <w:t>.</w:t>
      </w:r>
      <w:r w:rsidR="00CC29F1">
        <w:rPr>
          <w:rFonts w:ascii="Arial" w:hAnsi="Arial" w:cs="Arial"/>
          <w:sz w:val="24"/>
          <w:szCs w:val="24"/>
        </w:rPr>
        <w:t xml:space="preserve"> </w:t>
      </w:r>
      <w:r w:rsidRPr="00D1687F">
        <w:rPr>
          <w:rFonts w:ascii="Arial" w:hAnsi="Arial" w:cs="Arial"/>
          <w:sz w:val="24"/>
          <w:szCs w:val="24"/>
        </w:rPr>
        <w:t>Además lo contrastamos con otros prog</w:t>
      </w:r>
      <w:r w:rsidR="006136EE">
        <w:rPr>
          <w:rFonts w:ascii="Arial" w:hAnsi="Arial" w:cs="Arial"/>
          <w:sz w:val="24"/>
          <w:szCs w:val="24"/>
        </w:rPr>
        <w:t>ramas que existen en el mercado. C</w:t>
      </w:r>
      <w:r w:rsidRPr="00D1687F">
        <w:rPr>
          <w:rFonts w:ascii="Arial" w:hAnsi="Arial" w:cs="Arial"/>
          <w:sz w:val="24"/>
          <w:szCs w:val="24"/>
        </w:rPr>
        <w:t>erramos el capítulo dando otros elementos importantes</w:t>
      </w:r>
      <w:ins w:id="22" w:author="Felipe C." w:date="2015-03-02T16:32:00Z">
        <w:r w:rsidR="00D263A6">
          <w:rPr>
            <w:rFonts w:ascii="Arial" w:hAnsi="Arial" w:cs="Arial"/>
            <w:sz w:val="24"/>
            <w:szCs w:val="24"/>
          </w:rPr>
          <w:t>,</w:t>
        </w:r>
      </w:ins>
      <w:r w:rsidRPr="00D1687F">
        <w:rPr>
          <w:rFonts w:ascii="Arial" w:hAnsi="Arial" w:cs="Arial"/>
          <w:sz w:val="24"/>
          <w:szCs w:val="24"/>
        </w:rPr>
        <w:t xml:space="preserve"> tales como </w:t>
      </w:r>
      <w:r w:rsidR="00CC29F1">
        <w:rPr>
          <w:rFonts w:ascii="Arial" w:hAnsi="Arial" w:cs="Arial"/>
          <w:sz w:val="24"/>
          <w:szCs w:val="24"/>
        </w:rPr>
        <w:t xml:space="preserve">el </w:t>
      </w:r>
      <w:r w:rsidRPr="00D1687F">
        <w:rPr>
          <w:rFonts w:ascii="Arial" w:hAnsi="Arial" w:cs="Arial"/>
          <w:sz w:val="24"/>
          <w:szCs w:val="24"/>
        </w:rPr>
        <w:t xml:space="preserve">comportamiento de los vehículos en los diferentes escenarios </w:t>
      </w:r>
      <w:r w:rsidR="00CC29F1">
        <w:rPr>
          <w:rFonts w:ascii="Arial" w:hAnsi="Arial" w:cs="Arial"/>
          <w:sz w:val="24"/>
          <w:szCs w:val="24"/>
        </w:rPr>
        <w:t>estudiados:</w:t>
      </w:r>
      <w:r w:rsidRPr="00D1687F">
        <w:rPr>
          <w:rFonts w:ascii="Arial" w:hAnsi="Arial" w:cs="Arial"/>
          <w:sz w:val="24"/>
          <w:szCs w:val="24"/>
        </w:rPr>
        <w:t xml:space="preserve"> cruceros, glorietas, etc.</w:t>
      </w:r>
    </w:p>
    <w:p w14:paraId="5DB90E4A" w14:textId="77777777" w:rsidR="00613C61" w:rsidRDefault="00D1687F" w:rsidP="00D1687F">
      <w:pPr>
        <w:jc w:val="both"/>
        <w:rPr>
          <w:rFonts w:ascii="Arial" w:hAnsi="Arial" w:cs="Arial"/>
          <w:sz w:val="24"/>
          <w:szCs w:val="24"/>
        </w:rPr>
      </w:pPr>
      <w:r w:rsidRPr="00D1687F">
        <w:rPr>
          <w:rFonts w:ascii="Arial" w:hAnsi="Arial" w:cs="Arial"/>
          <w:sz w:val="24"/>
          <w:szCs w:val="24"/>
        </w:rPr>
        <w:t>En el Capítulo 3 daremos una explicación amplia de los elementos que contiene el programa, así como las funciones que realiza, propondremos diferentes ejemplos de las vías</w:t>
      </w:r>
      <w:r w:rsidR="00613C61">
        <w:rPr>
          <w:rFonts w:ascii="Arial" w:hAnsi="Arial" w:cs="Arial"/>
          <w:sz w:val="24"/>
          <w:szCs w:val="24"/>
        </w:rPr>
        <w:t>. Utilizadas como</w:t>
      </w:r>
      <w:r w:rsidRPr="00D1687F">
        <w:rPr>
          <w:rFonts w:ascii="Arial" w:hAnsi="Arial" w:cs="Arial"/>
          <w:sz w:val="24"/>
          <w:szCs w:val="24"/>
        </w:rPr>
        <w:t xml:space="preserve"> caso de estudio</w:t>
      </w:r>
      <w:r w:rsidR="00613C61">
        <w:rPr>
          <w:rFonts w:ascii="Arial" w:hAnsi="Arial" w:cs="Arial"/>
          <w:sz w:val="24"/>
          <w:szCs w:val="24"/>
        </w:rPr>
        <w:t>,</w:t>
      </w:r>
      <w:r w:rsidRPr="00D1687F">
        <w:rPr>
          <w:rFonts w:ascii="Arial" w:hAnsi="Arial" w:cs="Arial"/>
          <w:sz w:val="24"/>
          <w:szCs w:val="24"/>
        </w:rPr>
        <w:t xml:space="preserve"> así como una descripción y el análisis del fenómeno</w:t>
      </w:r>
      <w:r w:rsidR="00613C61">
        <w:rPr>
          <w:rFonts w:ascii="Arial" w:hAnsi="Arial" w:cs="Arial"/>
          <w:sz w:val="24"/>
          <w:szCs w:val="24"/>
        </w:rPr>
        <w:t xml:space="preserve"> en algunas </w:t>
      </w:r>
      <w:r w:rsidRPr="00D1687F">
        <w:rPr>
          <w:rFonts w:ascii="Arial" w:hAnsi="Arial" w:cs="Arial"/>
          <w:sz w:val="24"/>
          <w:szCs w:val="24"/>
        </w:rPr>
        <w:t>zonas conflictivas</w:t>
      </w:r>
      <w:r w:rsidR="00613C61">
        <w:rPr>
          <w:rFonts w:ascii="Arial" w:hAnsi="Arial" w:cs="Arial"/>
          <w:sz w:val="24"/>
          <w:szCs w:val="24"/>
        </w:rPr>
        <w:t xml:space="preserve"> consideradas.</w:t>
      </w:r>
    </w:p>
    <w:p w14:paraId="1F661FD3" w14:textId="77777777" w:rsidR="00D1687F" w:rsidRDefault="00D1687F" w:rsidP="00D1687F">
      <w:pPr>
        <w:jc w:val="both"/>
        <w:rPr>
          <w:rFonts w:ascii="Arial" w:hAnsi="Arial" w:cs="Arial"/>
          <w:sz w:val="24"/>
          <w:szCs w:val="24"/>
        </w:rPr>
      </w:pPr>
      <w:r w:rsidRPr="00D1687F">
        <w:rPr>
          <w:rFonts w:ascii="Arial" w:hAnsi="Arial" w:cs="Arial"/>
          <w:sz w:val="24"/>
          <w:szCs w:val="24"/>
        </w:rPr>
        <w:t>Finalmente daremos las co</w:t>
      </w:r>
      <w:r w:rsidR="00B13229">
        <w:rPr>
          <w:rFonts w:ascii="Arial" w:hAnsi="Arial" w:cs="Arial"/>
          <w:sz w:val="24"/>
          <w:szCs w:val="24"/>
        </w:rPr>
        <w:t>nclusiones a las que llegamos con</w:t>
      </w:r>
      <w:r w:rsidRPr="00D1687F">
        <w:rPr>
          <w:rFonts w:ascii="Arial" w:hAnsi="Arial" w:cs="Arial"/>
          <w:sz w:val="24"/>
          <w:szCs w:val="24"/>
        </w:rPr>
        <w:t xml:space="preserve"> este proyecto.</w:t>
      </w:r>
    </w:p>
    <w:p w14:paraId="2BDFAD8E" w14:textId="77777777" w:rsidR="00217CBF" w:rsidRPr="00411224" w:rsidRDefault="006136EE" w:rsidP="00217CBF">
      <w:pPr>
        <w:jc w:val="both"/>
        <w:rPr>
          <w:rFonts w:ascii="Arial" w:hAnsi="Arial" w:cs="Arial"/>
          <w:b/>
          <w:sz w:val="24"/>
          <w:szCs w:val="24"/>
        </w:rPr>
      </w:pPr>
      <w:r>
        <w:rPr>
          <w:rFonts w:ascii="Arial" w:hAnsi="Arial" w:cs="Arial"/>
          <w:b/>
          <w:sz w:val="24"/>
          <w:szCs w:val="24"/>
        </w:rPr>
        <w:t xml:space="preserve">Objetivos </w:t>
      </w:r>
      <w:r w:rsidR="00217CBF" w:rsidRPr="00411224">
        <w:rPr>
          <w:rFonts w:ascii="Arial" w:hAnsi="Arial" w:cs="Arial"/>
          <w:b/>
          <w:sz w:val="24"/>
          <w:szCs w:val="24"/>
        </w:rPr>
        <w:t>Particulares.</w:t>
      </w:r>
    </w:p>
    <w:p w14:paraId="3F11FA80" w14:textId="77777777" w:rsidR="00217CBF" w:rsidRPr="00217CBF" w:rsidRDefault="00217CBF" w:rsidP="007F619B">
      <w:pPr>
        <w:ind w:left="284" w:hanging="284"/>
        <w:jc w:val="both"/>
        <w:rPr>
          <w:rFonts w:ascii="Arial" w:hAnsi="Arial" w:cs="Arial"/>
          <w:sz w:val="24"/>
          <w:szCs w:val="24"/>
        </w:rPr>
      </w:pPr>
      <w:r w:rsidRPr="00217CBF">
        <w:rPr>
          <w:rFonts w:ascii="Arial" w:hAnsi="Arial" w:cs="Arial"/>
          <w:sz w:val="24"/>
          <w:szCs w:val="24"/>
        </w:rPr>
        <w:t>•</w:t>
      </w:r>
      <w:r w:rsidRPr="00217CBF">
        <w:rPr>
          <w:rFonts w:ascii="Arial" w:hAnsi="Arial" w:cs="Arial"/>
          <w:sz w:val="24"/>
          <w:szCs w:val="24"/>
        </w:rPr>
        <w:tab/>
        <w:t>Desarrollar un programa para modelar problemas de tráfico en la</w:t>
      </w:r>
      <w:r w:rsidR="001668A6" w:rsidRPr="001668A6">
        <w:t xml:space="preserve"> </w:t>
      </w:r>
      <w:r w:rsidR="001668A6" w:rsidRPr="001668A6">
        <w:rPr>
          <w:rFonts w:ascii="Arial" w:hAnsi="Arial" w:cs="Arial"/>
          <w:sz w:val="24"/>
          <w:szCs w:val="24"/>
        </w:rPr>
        <w:t>Zona Metropolitana de</w:t>
      </w:r>
      <w:r w:rsidR="001668A6">
        <w:rPr>
          <w:rFonts w:ascii="Arial" w:hAnsi="Arial" w:cs="Arial"/>
          <w:sz w:val="24"/>
          <w:szCs w:val="24"/>
        </w:rPr>
        <w:t xml:space="preserve"> la </w:t>
      </w:r>
      <w:r w:rsidRPr="00217CBF">
        <w:rPr>
          <w:rFonts w:ascii="Arial" w:hAnsi="Arial" w:cs="Arial"/>
          <w:sz w:val="24"/>
          <w:szCs w:val="24"/>
        </w:rPr>
        <w:t>Ciudad de México.</w:t>
      </w:r>
    </w:p>
    <w:p w14:paraId="2FC3D924" w14:textId="77777777" w:rsidR="00217CBF" w:rsidRPr="00217CBF" w:rsidRDefault="00217CBF" w:rsidP="007F619B">
      <w:pPr>
        <w:ind w:left="284" w:hanging="284"/>
        <w:jc w:val="both"/>
        <w:rPr>
          <w:rFonts w:ascii="Arial" w:hAnsi="Arial" w:cs="Arial"/>
          <w:sz w:val="24"/>
          <w:szCs w:val="24"/>
        </w:rPr>
      </w:pPr>
      <w:r w:rsidRPr="00217CBF">
        <w:rPr>
          <w:rFonts w:ascii="Arial" w:hAnsi="Arial" w:cs="Arial"/>
          <w:sz w:val="24"/>
          <w:szCs w:val="24"/>
        </w:rPr>
        <w:t>•</w:t>
      </w:r>
      <w:r w:rsidRPr="00217CBF">
        <w:rPr>
          <w:rFonts w:ascii="Arial" w:hAnsi="Arial" w:cs="Arial"/>
          <w:sz w:val="24"/>
          <w:szCs w:val="24"/>
        </w:rPr>
        <w:tab/>
        <w:t xml:space="preserve">Establecer </w:t>
      </w:r>
      <w:r w:rsidR="000C5ADB">
        <w:rPr>
          <w:rFonts w:ascii="Arial" w:hAnsi="Arial" w:cs="Arial"/>
          <w:sz w:val="24"/>
          <w:szCs w:val="24"/>
        </w:rPr>
        <w:t xml:space="preserve">las </w:t>
      </w:r>
      <w:r w:rsidRPr="00217CBF">
        <w:rPr>
          <w:rFonts w:ascii="Arial" w:hAnsi="Arial" w:cs="Arial"/>
          <w:sz w:val="24"/>
          <w:szCs w:val="24"/>
        </w:rPr>
        <w:t>bases teóricas para el desarrollo de la metodología.</w:t>
      </w:r>
    </w:p>
    <w:p w14:paraId="076E0F5A" w14:textId="77777777" w:rsidR="000C5ADB" w:rsidRDefault="00217CBF" w:rsidP="007F619B">
      <w:pPr>
        <w:ind w:left="284" w:hanging="284"/>
        <w:jc w:val="both"/>
        <w:rPr>
          <w:rFonts w:ascii="Arial" w:hAnsi="Arial" w:cs="Arial"/>
          <w:sz w:val="24"/>
          <w:szCs w:val="24"/>
        </w:rPr>
      </w:pPr>
      <w:r w:rsidRPr="00217CBF">
        <w:rPr>
          <w:rFonts w:ascii="Arial" w:hAnsi="Arial" w:cs="Arial"/>
          <w:sz w:val="24"/>
          <w:szCs w:val="24"/>
        </w:rPr>
        <w:t>•</w:t>
      </w:r>
      <w:r w:rsidRPr="00217CBF">
        <w:rPr>
          <w:rFonts w:ascii="Arial" w:hAnsi="Arial" w:cs="Arial"/>
          <w:sz w:val="24"/>
          <w:szCs w:val="24"/>
        </w:rPr>
        <w:tab/>
        <w:t>Utilizar la herramienta</w:t>
      </w:r>
      <w:r w:rsidR="000C5ADB">
        <w:rPr>
          <w:rFonts w:ascii="Arial" w:hAnsi="Arial" w:cs="Arial"/>
          <w:sz w:val="24"/>
          <w:szCs w:val="24"/>
        </w:rPr>
        <w:t xml:space="preserve"> computacional para el desarrollo de nuestro trabajo.</w:t>
      </w:r>
    </w:p>
    <w:p w14:paraId="244F97EF" w14:textId="77777777" w:rsidR="00217CBF" w:rsidRDefault="00217CBF" w:rsidP="007F619B">
      <w:pPr>
        <w:ind w:left="284" w:hanging="284"/>
        <w:jc w:val="both"/>
        <w:rPr>
          <w:rFonts w:ascii="Arial" w:hAnsi="Arial" w:cs="Arial"/>
          <w:sz w:val="24"/>
          <w:szCs w:val="24"/>
        </w:rPr>
      </w:pPr>
      <w:r w:rsidRPr="00217CBF">
        <w:rPr>
          <w:rFonts w:ascii="Arial" w:hAnsi="Arial" w:cs="Arial"/>
          <w:sz w:val="24"/>
          <w:szCs w:val="24"/>
        </w:rPr>
        <w:t>•</w:t>
      </w:r>
      <w:r w:rsidRPr="00217CBF">
        <w:rPr>
          <w:rFonts w:ascii="Arial" w:hAnsi="Arial" w:cs="Arial"/>
          <w:sz w:val="24"/>
          <w:szCs w:val="24"/>
        </w:rPr>
        <w:tab/>
        <w:t xml:space="preserve">Establecer una metodología para seleccionar los lugares </w:t>
      </w:r>
      <w:r w:rsidR="000C5ADB">
        <w:rPr>
          <w:rFonts w:ascii="Arial" w:hAnsi="Arial" w:cs="Arial"/>
          <w:sz w:val="24"/>
          <w:szCs w:val="24"/>
        </w:rPr>
        <w:t>a modelar.</w:t>
      </w:r>
    </w:p>
    <w:p w14:paraId="1C84740F" w14:textId="77777777" w:rsidR="00217CBF" w:rsidRPr="00411224" w:rsidRDefault="00217CBF" w:rsidP="00217CBF">
      <w:pPr>
        <w:jc w:val="both"/>
        <w:rPr>
          <w:rFonts w:ascii="Arial" w:hAnsi="Arial" w:cs="Arial"/>
          <w:b/>
          <w:sz w:val="24"/>
          <w:szCs w:val="24"/>
        </w:rPr>
      </w:pPr>
      <w:r w:rsidRPr="00411224">
        <w:rPr>
          <w:rFonts w:ascii="Arial" w:hAnsi="Arial" w:cs="Arial"/>
          <w:b/>
          <w:sz w:val="24"/>
          <w:szCs w:val="24"/>
        </w:rPr>
        <w:t>Justificación.</w:t>
      </w:r>
    </w:p>
    <w:p w14:paraId="20651AD3" w14:textId="77777777" w:rsidR="00783049" w:rsidRPr="00217CBF" w:rsidRDefault="006136EE" w:rsidP="00217CBF">
      <w:pPr>
        <w:jc w:val="both"/>
        <w:rPr>
          <w:rFonts w:ascii="Arial" w:hAnsi="Arial" w:cs="Arial"/>
          <w:sz w:val="24"/>
          <w:szCs w:val="24"/>
        </w:rPr>
      </w:pPr>
      <w:r w:rsidRPr="006136EE">
        <w:rPr>
          <w:rFonts w:ascii="Arial" w:hAnsi="Arial" w:cs="Arial"/>
          <w:sz w:val="24"/>
          <w:szCs w:val="24"/>
        </w:rPr>
        <w:t>En el presente trabajo estudiaremos el problema de tráfico vehicular como un sistema complejo. En particular nos enfocamos en modelarlo utilizando multiagentes, el cual es uno de los métodos mas utilizados en esta área. Preferiremos este método y no otros, debido a que queremos observar comportamientos de los vehículos individuales y cómo est</w:t>
      </w:r>
      <w:ins w:id="23" w:author="Felipe C." w:date="2015-03-02T16:33:00Z">
        <w:r w:rsidR="00D263A6">
          <w:rPr>
            <w:rFonts w:ascii="Arial" w:hAnsi="Arial" w:cs="Arial"/>
            <w:sz w:val="24"/>
            <w:szCs w:val="24"/>
          </w:rPr>
          <w:t>os</w:t>
        </w:r>
      </w:ins>
      <w:del w:id="24" w:author="Felipe C." w:date="2015-03-02T16:33:00Z">
        <w:r w:rsidRPr="006136EE" w:rsidDel="00D263A6">
          <w:rPr>
            <w:rFonts w:ascii="Arial" w:hAnsi="Arial" w:cs="Arial"/>
            <w:sz w:val="24"/>
            <w:szCs w:val="24"/>
          </w:rPr>
          <w:delText>e</w:delText>
        </w:r>
      </w:del>
      <w:r w:rsidRPr="006136EE">
        <w:rPr>
          <w:rFonts w:ascii="Arial" w:hAnsi="Arial" w:cs="Arial"/>
          <w:sz w:val="24"/>
          <w:szCs w:val="24"/>
        </w:rPr>
        <w:t xml:space="preserve"> afecta</w:t>
      </w:r>
      <w:ins w:id="25" w:author="Felipe C." w:date="2015-03-02T16:34:00Z">
        <w:r w:rsidR="00D263A6">
          <w:rPr>
            <w:rFonts w:ascii="Arial" w:hAnsi="Arial" w:cs="Arial"/>
            <w:sz w:val="24"/>
            <w:szCs w:val="24"/>
          </w:rPr>
          <w:t>n</w:t>
        </w:r>
      </w:ins>
      <w:r w:rsidRPr="006136EE">
        <w:rPr>
          <w:rFonts w:ascii="Arial" w:hAnsi="Arial" w:cs="Arial"/>
          <w:sz w:val="24"/>
          <w:szCs w:val="24"/>
        </w:rPr>
        <w:t xml:space="preserve"> al comportamiento global en diversas zonas de la ciudad. Esto es imposible con métodos que obtienen resultados promediales o globales directamente, como lo son los métodos de sistemas de ecuaciones diferenciales u otros métodos de teoría de sistemas.</w:t>
      </w:r>
    </w:p>
    <w:p w14:paraId="61C2CD0B" w14:textId="77777777" w:rsidR="00217CBF" w:rsidRPr="00783049" w:rsidRDefault="00783049" w:rsidP="00217CBF">
      <w:pPr>
        <w:jc w:val="both"/>
        <w:rPr>
          <w:rFonts w:ascii="Arial" w:hAnsi="Arial" w:cs="Arial"/>
          <w:b/>
          <w:sz w:val="24"/>
          <w:szCs w:val="24"/>
        </w:rPr>
      </w:pPr>
      <w:r w:rsidRPr="00783049">
        <w:rPr>
          <w:rFonts w:ascii="Arial" w:hAnsi="Arial" w:cs="Arial"/>
          <w:b/>
          <w:sz w:val="24"/>
          <w:szCs w:val="24"/>
        </w:rPr>
        <w:t>Estado del Arte.</w:t>
      </w:r>
    </w:p>
    <w:p w14:paraId="09410846" w14:textId="77777777" w:rsidR="00783049" w:rsidRDefault="00783049" w:rsidP="00783049">
      <w:pPr>
        <w:jc w:val="both"/>
        <w:rPr>
          <w:rFonts w:ascii="Arial" w:hAnsi="Arial" w:cs="Arial"/>
          <w:sz w:val="24"/>
          <w:szCs w:val="24"/>
        </w:rPr>
      </w:pPr>
      <w:r w:rsidRPr="00783049">
        <w:rPr>
          <w:rFonts w:ascii="Arial" w:hAnsi="Arial" w:cs="Arial"/>
          <w:sz w:val="24"/>
          <w:szCs w:val="24"/>
        </w:rPr>
        <w:t xml:space="preserve">El crecimiento de </w:t>
      </w:r>
      <w:r w:rsidR="00B13229">
        <w:rPr>
          <w:rFonts w:ascii="Arial" w:hAnsi="Arial" w:cs="Arial"/>
          <w:sz w:val="24"/>
          <w:szCs w:val="24"/>
        </w:rPr>
        <w:t xml:space="preserve">la cantidad de </w:t>
      </w:r>
      <w:r w:rsidRPr="00783049">
        <w:rPr>
          <w:rFonts w:ascii="Arial" w:hAnsi="Arial" w:cs="Arial"/>
          <w:sz w:val="24"/>
          <w:szCs w:val="24"/>
        </w:rPr>
        <w:t>vehículos en las gra</w:t>
      </w:r>
      <w:r w:rsidR="00B13229">
        <w:rPr>
          <w:rFonts w:ascii="Arial" w:hAnsi="Arial" w:cs="Arial"/>
          <w:sz w:val="24"/>
          <w:szCs w:val="24"/>
        </w:rPr>
        <w:t>ndes ciudades del mundo, genera</w:t>
      </w:r>
      <w:r w:rsidRPr="00783049">
        <w:rPr>
          <w:rFonts w:ascii="Arial" w:hAnsi="Arial" w:cs="Arial"/>
          <w:sz w:val="24"/>
          <w:szCs w:val="24"/>
        </w:rPr>
        <w:t xml:space="preserve"> un problema de congestión vial que afecta a los usuarios automovilistas</w:t>
      </w:r>
      <w:r w:rsidR="00B13229">
        <w:rPr>
          <w:rFonts w:ascii="Arial" w:hAnsi="Arial" w:cs="Arial"/>
          <w:sz w:val="24"/>
          <w:szCs w:val="24"/>
        </w:rPr>
        <w:t>.</w:t>
      </w:r>
      <w:r w:rsidRPr="00783049">
        <w:rPr>
          <w:rFonts w:ascii="Arial" w:hAnsi="Arial" w:cs="Arial"/>
          <w:sz w:val="24"/>
          <w:szCs w:val="24"/>
        </w:rPr>
        <w:t xml:space="preserve"> </w:t>
      </w:r>
      <w:r w:rsidR="00B13229">
        <w:rPr>
          <w:rFonts w:ascii="Arial" w:hAnsi="Arial" w:cs="Arial"/>
          <w:sz w:val="24"/>
          <w:szCs w:val="24"/>
        </w:rPr>
        <w:lastRenderedPageBreak/>
        <w:t>E</w:t>
      </w:r>
      <w:r w:rsidRPr="00783049">
        <w:rPr>
          <w:rFonts w:ascii="Arial" w:hAnsi="Arial" w:cs="Arial"/>
          <w:sz w:val="24"/>
          <w:szCs w:val="24"/>
        </w:rPr>
        <w:t>ste problema ha tratado de ser solucionado con sistemas para adquirir, analizar y presentar información para a</w:t>
      </w:r>
      <w:r w:rsidR="00481775">
        <w:rPr>
          <w:rFonts w:ascii="Arial" w:hAnsi="Arial" w:cs="Arial"/>
          <w:sz w:val="24"/>
          <w:szCs w:val="24"/>
        </w:rPr>
        <w:t>po</w:t>
      </w:r>
      <w:r w:rsidRPr="00783049">
        <w:rPr>
          <w:rFonts w:ascii="Arial" w:hAnsi="Arial" w:cs="Arial"/>
          <w:sz w:val="24"/>
          <w:szCs w:val="24"/>
        </w:rPr>
        <w:t xml:space="preserve">yar </w:t>
      </w:r>
      <w:r w:rsidR="00481775" w:rsidRPr="00481775">
        <w:rPr>
          <w:rFonts w:ascii="Arial" w:hAnsi="Arial" w:cs="Arial"/>
          <w:sz w:val="24"/>
          <w:szCs w:val="24"/>
        </w:rPr>
        <w:t>en la toma de decisiones tendientes a mejorar la vialidad</w:t>
      </w:r>
      <w:r w:rsidR="00481775">
        <w:rPr>
          <w:rFonts w:ascii="Arial" w:hAnsi="Arial" w:cs="Arial"/>
          <w:sz w:val="24"/>
          <w:szCs w:val="24"/>
        </w:rPr>
        <w:t xml:space="preserve"> en el sentido </w:t>
      </w:r>
      <w:del w:id="26" w:author="Felipe C." w:date="2015-03-02T16:34:00Z">
        <w:r w:rsidR="00B13229" w:rsidDel="00D263A6">
          <w:rPr>
            <w:rFonts w:ascii="Arial" w:hAnsi="Arial" w:cs="Arial"/>
            <w:sz w:val="24"/>
            <w:szCs w:val="24"/>
          </w:rPr>
          <w:delText>con respecto al</w:delText>
        </w:r>
      </w:del>
      <w:ins w:id="27" w:author="Felipe C." w:date="2015-03-02T16:34:00Z">
        <w:r w:rsidR="00D263A6">
          <w:rPr>
            <w:rFonts w:ascii="Arial" w:hAnsi="Arial" w:cs="Arial"/>
            <w:sz w:val="24"/>
            <w:szCs w:val="24"/>
          </w:rPr>
          <w:t>del</w:t>
        </w:r>
      </w:ins>
      <w:r w:rsidR="00481775">
        <w:rPr>
          <w:rFonts w:ascii="Arial" w:hAnsi="Arial" w:cs="Arial"/>
          <w:sz w:val="24"/>
          <w:szCs w:val="24"/>
        </w:rPr>
        <w:t xml:space="preserve"> tiempo de circulación</w:t>
      </w:r>
      <w:r w:rsidR="00481775" w:rsidRPr="00481775">
        <w:rPr>
          <w:rFonts w:ascii="Arial" w:hAnsi="Arial" w:cs="Arial"/>
          <w:sz w:val="24"/>
          <w:szCs w:val="24"/>
        </w:rPr>
        <w:t xml:space="preserve"> de alguna zona de la ciudad. </w:t>
      </w:r>
      <w:r w:rsidR="00B13229">
        <w:rPr>
          <w:rFonts w:ascii="Arial" w:hAnsi="Arial" w:cs="Arial"/>
          <w:sz w:val="24"/>
          <w:szCs w:val="24"/>
        </w:rPr>
        <w:t>Estos sistemas p</w:t>
      </w:r>
      <w:r w:rsidR="00481775" w:rsidRPr="00481775">
        <w:rPr>
          <w:rFonts w:ascii="Arial" w:hAnsi="Arial" w:cs="Arial"/>
          <w:sz w:val="24"/>
          <w:szCs w:val="24"/>
        </w:rPr>
        <w:t>uede</w:t>
      </w:r>
      <w:r w:rsidR="00B13229">
        <w:rPr>
          <w:rFonts w:ascii="Arial" w:hAnsi="Arial" w:cs="Arial"/>
          <w:sz w:val="24"/>
          <w:szCs w:val="24"/>
        </w:rPr>
        <w:t>n</w:t>
      </w:r>
      <w:r w:rsidR="00481775" w:rsidRPr="00481775">
        <w:rPr>
          <w:rFonts w:ascii="Arial" w:hAnsi="Arial" w:cs="Arial"/>
          <w:sz w:val="24"/>
          <w:szCs w:val="24"/>
        </w:rPr>
        <w:t xml:space="preserve"> ser utilizado</w:t>
      </w:r>
      <w:r w:rsidR="00B13229">
        <w:rPr>
          <w:rFonts w:ascii="Arial" w:hAnsi="Arial" w:cs="Arial"/>
          <w:sz w:val="24"/>
          <w:szCs w:val="24"/>
        </w:rPr>
        <w:t>s</w:t>
      </w:r>
      <w:r w:rsidR="00481775" w:rsidRPr="00481775">
        <w:rPr>
          <w:rFonts w:ascii="Arial" w:hAnsi="Arial" w:cs="Arial"/>
          <w:sz w:val="24"/>
          <w:szCs w:val="24"/>
        </w:rPr>
        <w:t xml:space="preserve"> tanto por automovilistas que atraviezan cierta zona conflictiva de la ciudad</w:t>
      </w:r>
      <w:r w:rsidR="00481775">
        <w:rPr>
          <w:rFonts w:ascii="Arial" w:hAnsi="Arial" w:cs="Arial"/>
          <w:sz w:val="24"/>
          <w:szCs w:val="24"/>
        </w:rPr>
        <w:t xml:space="preserve"> así como las diferentes vías</w:t>
      </w:r>
      <w:r w:rsidR="00481775" w:rsidRPr="00481775">
        <w:rPr>
          <w:rFonts w:ascii="Arial" w:hAnsi="Arial" w:cs="Arial"/>
          <w:sz w:val="24"/>
          <w:szCs w:val="24"/>
        </w:rPr>
        <w:t>, vecinos que desean mejorar el tráfico en su zona</w:t>
      </w:r>
      <w:r w:rsidR="00481775">
        <w:rPr>
          <w:rFonts w:ascii="Arial" w:hAnsi="Arial" w:cs="Arial"/>
          <w:sz w:val="24"/>
          <w:szCs w:val="24"/>
        </w:rPr>
        <w:t xml:space="preserve"> evitando las molestias que el ruido y el humo excesivo pueda ocacionar</w:t>
      </w:r>
      <w:r w:rsidR="00481775" w:rsidRPr="00481775">
        <w:rPr>
          <w:rFonts w:ascii="Arial" w:hAnsi="Arial" w:cs="Arial"/>
          <w:sz w:val="24"/>
          <w:szCs w:val="24"/>
        </w:rPr>
        <w:t>, transportistas que realizan maniobras para estacionarse</w:t>
      </w:r>
      <w:r w:rsidR="00481775">
        <w:rPr>
          <w:rFonts w:ascii="Arial" w:hAnsi="Arial" w:cs="Arial"/>
          <w:sz w:val="24"/>
          <w:szCs w:val="24"/>
        </w:rPr>
        <w:t xml:space="preserve"> o realizar alguna maniobra extra</w:t>
      </w:r>
      <w:r w:rsidR="00481775" w:rsidRPr="00481775">
        <w:rPr>
          <w:rFonts w:ascii="Arial" w:hAnsi="Arial" w:cs="Arial"/>
          <w:sz w:val="24"/>
          <w:szCs w:val="24"/>
        </w:rPr>
        <w:t xml:space="preserve"> y estudiosos de los sistemas de tráfico multiagentes.</w:t>
      </w:r>
    </w:p>
    <w:p w14:paraId="1EE720C6" w14:textId="77777777" w:rsidR="009437FA" w:rsidRDefault="00B13229" w:rsidP="00783049">
      <w:pPr>
        <w:jc w:val="both"/>
        <w:rPr>
          <w:rFonts w:ascii="Arial" w:hAnsi="Arial" w:cs="Arial"/>
          <w:sz w:val="24"/>
          <w:szCs w:val="24"/>
        </w:rPr>
      </w:pPr>
      <w:r>
        <w:rPr>
          <w:rFonts w:ascii="Arial" w:hAnsi="Arial" w:cs="Arial"/>
          <w:sz w:val="24"/>
          <w:szCs w:val="24"/>
        </w:rPr>
        <w:t>Con respecto</w:t>
      </w:r>
      <w:r w:rsidR="000211D1">
        <w:rPr>
          <w:rFonts w:ascii="Arial" w:hAnsi="Arial" w:cs="Arial"/>
          <w:sz w:val="24"/>
          <w:szCs w:val="24"/>
        </w:rPr>
        <w:t xml:space="preserve"> </w:t>
      </w:r>
      <w:r>
        <w:rPr>
          <w:rFonts w:ascii="Arial" w:hAnsi="Arial" w:cs="Arial"/>
          <w:sz w:val="24"/>
          <w:szCs w:val="24"/>
        </w:rPr>
        <w:t xml:space="preserve">a esto, </w:t>
      </w:r>
      <w:r w:rsidR="00783049">
        <w:rPr>
          <w:rFonts w:ascii="Arial" w:hAnsi="Arial" w:cs="Arial"/>
          <w:sz w:val="24"/>
          <w:szCs w:val="24"/>
        </w:rPr>
        <w:t>podemos mencionar tres tipos de mod</w:t>
      </w:r>
      <w:r>
        <w:rPr>
          <w:rFonts w:ascii="Arial" w:hAnsi="Arial" w:cs="Arial"/>
          <w:sz w:val="24"/>
          <w:szCs w:val="24"/>
        </w:rPr>
        <w:t>elación, el macroscópico el me</w:t>
      </w:r>
      <w:r w:rsidR="00783049">
        <w:rPr>
          <w:rFonts w:ascii="Arial" w:hAnsi="Arial" w:cs="Arial"/>
          <w:sz w:val="24"/>
          <w:szCs w:val="24"/>
        </w:rPr>
        <w:t>so</w:t>
      </w:r>
      <w:r>
        <w:rPr>
          <w:rFonts w:ascii="Arial" w:hAnsi="Arial" w:cs="Arial"/>
          <w:sz w:val="24"/>
          <w:szCs w:val="24"/>
        </w:rPr>
        <w:t>s</w:t>
      </w:r>
      <w:r w:rsidR="00783049">
        <w:rPr>
          <w:rFonts w:ascii="Arial" w:hAnsi="Arial" w:cs="Arial"/>
          <w:sz w:val="24"/>
          <w:szCs w:val="24"/>
        </w:rPr>
        <w:t>cópico y el m</w:t>
      </w:r>
      <w:r w:rsidR="007750C4">
        <w:rPr>
          <w:rFonts w:ascii="Arial" w:hAnsi="Arial" w:cs="Arial"/>
          <w:sz w:val="24"/>
          <w:szCs w:val="24"/>
        </w:rPr>
        <w:t>icroscópico</w:t>
      </w:r>
      <w:r>
        <w:rPr>
          <w:rFonts w:ascii="Arial" w:hAnsi="Arial" w:cs="Arial"/>
          <w:sz w:val="24"/>
          <w:szCs w:val="24"/>
        </w:rPr>
        <w:t>.</w:t>
      </w:r>
      <w:r w:rsidR="007750C4">
        <w:rPr>
          <w:rFonts w:ascii="Arial" w:hAnsi="Arial" w:cs="Arial"/>
          <w:sz w:val="24"/>
          <w:szCs w:val="24"/>
        </w:rPr>
        <w:t xml:space="preserve"> </w:t>
      </w:r>
      <w:r>
        <w:rPr>
          <w:rFonts w:ascii="Arial" w:hAnsi="Arial" w:cs="Arial"/>
          <w:sz w:val="24"/>
          <w:szCs w:val="24"/>
        </w:rPr>
        <w:t>L</w:t>
      </w:r>
      <w:r w:rsidR="007750C4">
        <w:rPr>
          <w:rFonts w:ascii="Arial" w:hAnsi="Arial" w:cs="Arial"/>
          <w:sz w:val="24"/>
          <w:szCs w:val="24"/>
        </w:rPr>
        <w:t>os modelos macroscó</w:t>
      </w:r>
      <w:r w:rsidR="00783049">
        <w:rPr>
          <w:rFonts w:ascii="Arial" w:hAnsi="Arial" w:cs="Arial"/>
          <w:sz w:val="24"/>
          <w:szCs w:val="24"/>
        </w:rPr>
        <w:t xml:space="preserve">picos se enfocan en captar </w:t>
      </w:r>
      <w:r w:rsidR="009437FA">
        <w:rPr>
          <w:rFonts w:ascii="Arial" w:hAnsi="Arial" w:cs="Arial"/>
          <w:sz w:val="24"/>
          <w:szCs w:val="24"/>
        </w:rPr>
        <w:t>características globales y métodos agregativos que involucran rel</w:t>
      </w:r>
      <w:r>
        <w:rPr>
          <w:rFonts w:ascii="Arial" w:hAnsi="Arial" w:cs="Arial"/>
          <w:sz w:val="24"/>
          <w:szCs w:val="24"/>
        </w:rPr>
        <w:t>a</w:t>
      </w:r>
      <w:r w:rsidR="009437FA">
        <w:rPr>
          <w:rFonts w:ascii="Arial" w:hAnsi="Arial" w:cs="Arial"/>
          <w:sz w:val="24"/>
          <w:szCs w:val="24"/>
        </w:rPr>
        <w:t xml:space="preserve">ciones entre </w:t>
      </w:r>
      <w:r w:rsidR="00025E7E">
        <w:rPr>
          <w:rFonts w:ascii="Arial" w:hAnsi="Arial" w:cs="Arial"/>
          <w:sz w:val="24"/>
          <w:szCs w:val="24"/>
        </w:rPr>
        <w:t>la</w:t>
      </w:r>
      <w:r w:rsidR="009437FA">
        <w:rPr>
          <w:rFonts w:ascii="Arial" w:hAnsi="Arial" w:cs="Arial"/>
          <w:sz w:val="24"/>
          <w:szCs w:val="24"/>
        </w:rPr>
        <w:t xml:space="preserve"> </w:t>
      </w:r>
      <w:r w:rsidR="00025E7E">
        <w:rPr>
          <w:rFonts w:ascii="Arial" w:hAnsi="Arial" w:cs="Arial"/>
          <w:sz w:val="24"/>
          <w:szCs w:val="24"/>
        </w:rPr>
        <w:t xml:space="preserve"> velocidad de los vehículos, flujo y densidad de tráfico. Los modelos mesoscópicos utilizan métodos estadísticos para expresar la probabilidad</w:t>
      </w:r>
      <w:r w:rsidR="009437FA">
        <w:rPr>
          <w:rFonts w:ascii="Arial" w:hAnsi="Arial" w:cs="Arial"/>
          <w:sz w:val="24"/>
          <w:szCs w:val="24"/>
        </w:rPr>
        <w:t>,</w:t>
      </w:r>
      <w:r w:rsidR="00025E7E">
        <w:rPr>
          <w:rFonts w:ascii="Arial" w:hAnsi="Arial" w:cs="Arial"/>
          <w:sz w:val="24"/>
          <w:szCs w:val="24"/>
        </w:rPr>
        <w:t xml:space="preserve"> de q</w:t>
      </w:r>
      <w:r w:rsidR="00E253B4">
        <w:rPr>
          <w:rFonts w:ascii="Arial" w:hAnsi="Arial" w:cs="Arial"/>
          <w:sz w:val="24"/>
          <w:szCs w:val="24"/>
        </w:rPr>
        <w:t xml:space="preserve">ue </w:t>
      </w:r>
      <w:r w:rsidR="009437FA">
        <w:rPr>
          <w:rFonts w:ascii="Arial" w:hAnsi="Arial" w:cs="Arial"/>
          <w:sz w:val="24"/>
          <w:szCs w:val="24"/>
        </w:rPr>
        <w:t>alg</w:t>
      </w:r>
      <w:r w:rsidR="00E253B4">
        <w:rPr>
          <w:rFonts w:ascii="Arial" w:hAnsi="Arial" w:cs="Arial"/>
          <w:sz w:val="24"/>
          <w:szCs w:val="24"/>
        </w:rPr>
        <w:t>un</w:t>
      </w:r>
      <w:r w:rsidR="009437FA">
        <w:rPr>
          <w:rFonts w:ascii="Arial" w:hAnsi="Arial" w:cs="Arial"/>
          <w:sz w:val="24"/>
          <w:szCs w:val="24"/>
        </w:rPr>
        <w:t>o de ellos</w:t>
      </w:r>
      <w:r w:rsidR="00E253B4">
        <w:rPr>
          <w:rFonts w:ascii="Arial" w:hAnsi="Arial" w:cs="Arial"/>
          <w:sz w:val="24"/>
          <w:szCs w:val="24"/>
        </w:rPr>
        <w:t xml:space="preserve"> se encuentre en c</w:t>
      </w:r>
      <w:r w:rsidR="00025E7E">
        <w:rPr>
          <w:rFonts w:ascii="Arial" w:hAnsi="Arial" w:cs="Arial"/>
          <w:sz w:val="24"/>
          <w:szCs w:val="24"/>
        </w:rPr>
        <w:t xml:space="preserve">ierto momento en una posición </w:t>
      </w:r>
      <w:r w:rsidR="00F025E3">
        <w:rPr>
          <w:rFonts w:ascii="Arial" w:hAnsi="Arial" w:cs="Arial"/>
          <w:sz w:val="24"/>
          <w:szCs w:val="24"/>
        </w:rPr>
        <w:t>determinada</w:t>
      </w:r>
      <w:r>
        <w:rPr>
          <w:rFonts w:ascii="Arial" w:hAnsi="Arial" w:cs="Arial"/>
          <w:sz w:val="24"/>
          <w:szCs w:val="24"/>
        </w:rPr>
        <w:t>.</w:t>
      </w:r>
      <w:r w:rsidR="00F025E3">
        <w:rPr>
          <w:rFonts w:ascii="Arial" w:hAnsi="Arial" w:cs="Arial"/>
          <w:sz w:val="24"/>
          <w:szCs w:val="24"/>
        </w:rPr>
        <w:t xml:space="preserve"> </w:t>
      </w:r>
      <w:r>
        <w:rPr>
          <w:rFonts w:ascii="Arial" w:hAnsi="Arial" w:cs="Arial"/>
          <w:sz w:val="24"/>
          <w:szCs w:val="24"/>
        </w:rPr>
        <w:t>F</w:t>
      </w:r>
      <w:r w:rsidR="00F025E3">
        <w:rPr>
          <w:rFonts w:ascii="Arial" w:hAnsi="Arial" w:cs="Arial"/>
          <w:sz w:val="24"/>
          <w:szCs w:val="24"/>
        </w:rPr>
        <w:t xml:space="preserve">inalmente los </w:t>
      </w:r>
      <w:r w:rsidR="00025E7E">
        <w:rPr>
          <w:rFonts w:ascii="Arial" w:hAnsi="Arial" w:cs="Arial"/>
          <w:sz w:val="24"/>
          <w:szCs w:val="24"/>
        </w:rPr>
        <w:t>modelos microscópicos</w:t>
      </w:r>
      <w:r w:rsidR="00F025E3">
        <w:rPr>
          <w:rFonts w:ascii="Arial" w:hAnsi="Arial" w:cs="Arial"/>
          <w:sz w:val="24"/>
          <w:szCs w:val="24"/>
        </w:rPr>
        <w:t xml:space="preserve"> tratan de modelar el tránsito describiendo el comportamiento individ</w:t>
      </w:r>
      <w:r w:rsidR="009437FA">
        <w:rPr>
          <w:rFonts w:ascii="Arial" w:hAnsi="Arial" w:cs="Arial"/>
          <w:sz w:val="24"/>
          <w:szCs w:val="24"/>
        </w:rPr>
        <w:t>ual de cada uno de los mismos</w:t>
      </w:r>
      <w:r w:rsidR="00F025E3">
        <w:rPr>
          <w:rFonts w:ascii="Arial" w:hAnsi="Arial" w:cs="Arial"/>
          <w:sz w:val="24"/>
          <w:szCs w:val="24"/>
        </w:rPr>
        <w:t>. Este comportamiento se ve afectado con el compo</w:t>
      </w:r>
      <w:r w:rsidR="009437FA">
        <w:rPr>
          <w:rFonts w:ascii="Arial" w:hAnsi="Arial" w:cs="Arial"/>
          <w:sz w:val="24"/>
          <w:szCs w:val="24"/>
        </w:rPr>
        <w:t>rtamiento de los que se encuen</w:t>
      </w:r>
      <w:r>
        <w:rPr>
          <w:rFonts w:ascii="Arial" w:hAnsi="Arial" w:cs="Arial"/>
          <w:sz w:val="24"/>
          <w:szCs w:val="24"/>
        </w:rPr>
        <w:t>t</w:t>
      </w:r>
      <w:r w:rsidR="009437FA">
        <w:rPr>
          <w:rFonts w:ascii="Arial" w:hAnsi="Arial" w:cs="Arial"/>
          <w:sz w:val="24"/>
          <w:szCs w:val="24"/>
        </w:rPr>
        <w:t>ran muy cerca de ellos mismos</w:t>
      </w:r>
      <w:r w:rsidR="00F025E3">
        <w:rPr>
          <w:rFonts w:ascii="Arial" w:hAnsi="Arial" w:cs="Arial"/>
          <w:sz w:val="24"/>
          <w:szCs w:val="24"/>
        </w:rPr>
        <w:t>, lo que provoca que exista una interaccion entre todos</w:t>
      </w:r>
      <w:r w:rsidR="009437FA">
        <w:rPr>
          <w:rFonts w:ascii="Arial" w:hAnsi="Arial" w:cs="Arial"/>
          <w:sz w:val="24"/>
          <w:szCs w:val="24"/>
        </w:rPr>
        <w:t xml:space="preserve"> al mismo tiempo,</w:t>
      </w:r>
      <w:r w:rsidR="00796CFA">
        <w:rPr>
          <w:rFonts w:ascii="Arial" w:hAnsi="Arial" w:cs="Arial"/>
          <w:sz w:val="24"/>
          <w:szCs w:val="24"/>
        </w:rPr>
        <w:t xml:space="preserve"> </w:t>
      </w:r>
      <w:del w:id="28" w:author="Felipe C." w:date="2015-03-02T16:35:00Z">
        <w:r w:rsidR="00796CFA" w:rsidDel="00D263A6">
          <w:rPr>
            <w:rFonts w:ascii="Arial" w:hAnsi="Arial" w:cs="Arial"/>
            <w:sz w:val="24"/>
            <w:szCs w:val="24"/>
          </w:rPr>
          <w:delText xml:space="preserve">que </w:delText>
        </w:r>
        <w:r w:rsidDel="00D263A6">
          <w:rPr>
            <w:rFonts w:ascii="Arial" w:hAnsi="Arial" w:cs="Arial"/>
            <w:sz w:val="24"/>
            <w:szCs w:val="24"/>
          </w:rPr>
          <w:delText>formen</w:delText>
        </w:r>
      </w:del>
      <w:ins w:id="29" w:author="Felipe C." w:date="2015-03-02T16:35:00Z">
        <w:r w:rsidR="00D263A6">
          <w:rPr>
            <w:rFonts w:ascii="Arial" w:hAnsi="Arial" w:cs="Arial"/>
            <w:sz w:val="24"/>
            <w:szCs w:val="24"/>
          </w:rPr>
          <w:t>formando</w:t>
        </w:r>
      </w:ins>
      <w:r w:rsidR="00796CFA">
        <w:rPr>
          <w:rFonts w:ascii="Arial" w:hAnsi="Arial" w:cs="Arial"/>
          <w:sz w:val="24"/>
          <w:szCs w:val="24"/>
        </w:rPr>
        <w:t xml:space="preserve"> parte del sistema. </w:t>
      </w:r>
    </w:p>
    <w:p w14:paraId="23E12060" w14:textId="77777777" w:rsidR="00796CFA" w:rsidRDefault="00796CFA" w:rsidP="00783049">
      <w:pPr>
        <w:jc w:val="both"/>
        <w:rPr>
          <w:rFonts w:ascii="Arial" w:hAnsi="Arial" w:cs="Arial"/>
          <w:sz w:val="24"/>
          <w:szCs w:val="24"/>
        </w:rPr>
      </w:pPr>
      <w:r>
        <w:rPr>
          <w:rFonts w:ascii="Arial" w:hAnsi="Arial" w:cs="Arial"/>
          <w:sz w:val="24"/>
          <w:szCs w:val="24"/>
        </w:rPr>
        <w:t>Dentro de los modelos micro</w:t>
      </w:r>
      <w:r w:rsidR="00B13229">
        <w:rPr>
          <w:rFonts w:ascii="Arial" w:hAnsi="Arial" w:cs="Arial"/>
          <w:sz w:val="24"/>
          <w:szCs w:val="24"/>
        </w:rPr>
        <w:t>s</w:t>
      </w:r>
      <w:r>
        <w:rPr>
          <w:rFonts w:ascii="Arial" w:hAnsi="Arial" w:cs="Arial"/>
          <w:sz w:val="24"/>
          <w:szCs w:val="24"/>
        </w:rPr>
        <w:t>cópico</w:t>
      </w:r>
      <w:r w:rsidR="009437FA">
        <w:rPr>
          <w:rFonts w:ascii="Arial" w:hAnsi="Arial" w:cs="Arial"/>
          <w:sz w:val="24"/>
          <w:szCs w:val="24"/>
        </w:rPr>
        <w:t>s</w:t>
      </w:r>
      <w:r>
        <w:rPr>
          <w:rFonts w:ascii="Arial" w:hAnsi="Arial" w:cs="Arial"/>
          <w:sz w:val="24"/>
          <w:szCs w:val="24"/>
        </w:rPr>
        <w:t xml:space="preserve">, se destacan los modelos </w:t>
      </w:r>
      <w:r>
        <w:rPr>
          <w:rFonts w:ascii="Arial" w:hAnsi="Arial" w:cs="Arial"/>
          <w:i/>
          <w:sz w:val="24"/>
          <w:szCs w:val="24"/>
        </w:rPr>
        <w:t>car-following</w:t>
      </w:r>
      <w:r>
        <w:rPr>
          <w:rFonts w:ascii="Arial" w:hAnsi="Arial" w:cs="Arial"/>
          <w:sz w:val="24"/>
          <w:szCs w:val="24"/>
        </w:rPr>
        <w:t xml:space="preserve"> (Papageorgiou, 1983) y los basados en a</w:t>
      </w:r>
      <w:r w:rsidR="00942854">
        <w:rPr>
          <w:rFonts w:ascii="Arial" w:hAnsi="Arial" w:cs="Arial"/>
          <w:sz w:val="24"/>
          <w:szCs w:val="24"/>
        </w:rPr>
        <w:t>gentes</w:t>
      </w:r>
      <w:r w:rsidR="00B13229">
        <w:rPr>
          <w:rFonts w:ascii="Arial" w:hAnsi="Arial" w:cs="Arial"/>
          <w:sz w:val="24"/>
          <w:szCs w:val="24"/>
        </w:rPr>
        <w:t>,</w:t>
      </w:r>
      <w:r w:rsidR="00942854">
        <w:rPr>
          <w:rFonts w:ascii="Arial" w:hAnsi="Arial" w:cs="Arial"/>
          <w:sz w:val="24"/>
          <w:szCs w:val="24"/>
        </w:rPr>
        <w:t xml:space="preserve"> en los cuales nos apoyaremos para desarrollar el presente estudio.</w:t>
      </w:r>
    </w:p>
    <w:p w14:paraId="0EA3D18E" w14:textId="77777777" w:rsidR="000A36EC" w:rsidRDefault="00CA3D33" w:rsidP="00783049">
      <w:pPr>
        <w:jc w:val="both"/>
        <w:rPr>
          <w:rFonts w:ascii="Arial" w:hAnsi="Arial" w:cs="Arial"/>
          <w:sz w:val="24"/>
          <w:szCs w:val="24"/>
        </w:rPr>
      </w:pPr>
      <w:r w:rsidRPr="00CA3D33">
        <w:rPr>
          <w:rFonts w:ascii="Arial" w:hAnsi="Arial" w:cs="Arial"/>
          <w:sz w:val="24"/>
          <w:szCs w:val="24"/>
        </w:rPr>
        <w:t>Este trabajo se basa en el paradigma de la Modelación Basada en Agentes</w:t>
      </w:r>
      <w:r>
        <w:rPr>
          <w:rFonts w:ascii="Arial" w:hAnsi="Arial" w:cs="Arial"/>
          <w:sz w:val="24"/>
          <w:szCs w:val="24"/>
        </w:rPr>
        <w:t>, que como</w:t>
      </w:r>
      <w:r w:rsidR="00B13229">
        <w:rPr>
          <w:rFonts w:ascii="Arial" w:hAnsi="Arial" w:cs="Arial"/>
          <w:sz w:val="24"/>
          <w:szCs w:val="24"/>
        </w:rPr>
        <w:t xml:space="preserve"> </w:t>
      </w:r>
      <w:r>
        <w:rPr>
          <w:rFonts w:ascii="Arial" w:hAnsi="Arial" w:cs="Arial"/>
          <w:sz w:val="24"/>
          <w:szCs w:val="24"/>
        </w:rPr>
        <w:t>ya se mencionó es una herramienta</w:t>
      </w:r>
      <w:r w:rsidR="00B13229">
        <w:rPr>
          <w:rFonts w:ascii="Arial" w:hAnsi="Arial" w:cs="Arial"/>
          <w:sz w:val="24"/>
          <w:szCs w:val="24"/>
        </w:rPr>
        <w:t xml:space="preserve"> que han adoptado los estudiosos</w:t>
      </w:r>
      <w:r>
        <w:rPr>
          <w:rFonts w:ascii="Arial" w:hAnsi="Arial" w:cs="Arial"/>
          <w:sz w:val="24"/>
          <w:szCs w:val="24"/>
        </w:rPr>
        <w:t xml:space="preserve"> de los Sistemas Complejos</w:t>
      </w:r>
      <w:r w:rsidRPr="00CA3D33">
        <w:rPr>
          <w:rFonts w:ascii="Arial" w:hAnsi="Arial" w:cs="Arial"/>
          <w:sz w:val="24"/>
          <w:szCs w:val="24"/>
        </w:rPr>
        <w:t>. Esto de manera práctica significa la implementación de un programa de cómputo</w:t>
      </w:r>
      <w:r>
        <w:rPr>
          <w:rFonts w:ascii="Arial" w:hAnsi="Arial" w:cs="Arial"/>
          <w:sz w:val="24"/>
          <w:szCs w:val="24"/>
        </w:rPr>
        <w:t xml:space="preserve"> diseñado</w:t>
      </w:r>
      <w:r w:rsidRPr="00CA3D33">
        <w:rPr>
          <w:rFonts w:ascii="Arial" w:hAnsi="Arial" w:cs="Arial"/>
          <w:sz w:val="24"/>
          <w:szCs w:val="24"/>
        </w:rPr>
        <w:t xml:space="preserve"> para modelar el comportamiento de vehículos alrededor de cruceros</w:t>
      </w:r>
      <w:r>
        <w:rPr>
          <w:rFonts w:ascii="Arial" w:hAnsi="Arial" w:cs="Arial"/>
          <w:sz w:val="24"/>
          <w:szCs w:val="24"/>
        </w:rPr>
        <w:t>, glorietas, contraflujos,</w:t>
      </w:r>
      <w:r w:rsidRPr="00CA3D33">
        <w:rPr>
          <w:rFonts w:ascii="Arial" w:hAnsi="Arial" w:cs="Arial"/>
          <w:sz w:val="24"/>
          <w:szCs w:val="24"/>
        </w:rPr>
        <w:t xml:space="preserve"> de una ciudad, mediante el cual se pueda observar la formación de congestionamiento vehicular</w:t>
      </w:r>
      <w:r>
        <w:rPr>
          <w:rFonts w:ascii="Arial" w:hAnsi="Arial" w:cs="Arial"/>
          <w:sz w:val="24"/>
          <w:szCs w:val="24"/>
        </w:rPr>
        <w:t xml:space="preserve"> e</w:t>
      </w:r>
      <w:r w:rsidR="000211D1">
        <w:rPr>
          <w:rFonts w:ascii="Arial" w:hAnsi="Arial" w:cs="Arial"/>
          <w:sz w:val="24"/>
          <w:szCs w:val="24"/>
        </w:rPr>
        <w:t>n</w:t>
      </w:r>
      <w:r>
        <w:rPr>
          <w:rFonts w:ascii="Arial" w:hAnsi="Arial" w:cs="Arial"/>
          <w:sz w:val="24"/>
          <w:szCs w:val="24"/>
        </w:rPr>
        <w:t xml:space="preserve"> dichos lugares</w:t>
      </w:r>
      <w:r w:rsidRPr="00CA3D33">
        <w:rPr>
          <w:rFonts w:ascii="Arial" w:hAnsi="Arial" w:cs="Arial"/>
          <w:sz w:val="24"/>
          <w:szCs w:val="24"/>
        </w:rPr>
        <w:t>. Por ello ponemos aquí una breve reseña del estado del arte de modeladores de este tipo en existencia en el mercado</w:t>
      </w:r>
      <w:r>
        <w:rPr>
          <w:rFonts w:ascii="Arial" w:hAnsi="Arial" w:cs="Arial"/>
          <w:sz w:val="24"/>
          <w:szCs w:val="24"/>
        </w:rPr>
        <w:t>.</w:t>
      </w:r>
    </w:p>
    <w:p w14:paraId="3DAADD6C" w14:textId="77777777" w:rsidR="000A36EC" w:rsidRDefault="000A36EC" w:rsidP="00783049">
      <w:pPr>
        <w:jc w:val="both"/>
        <w:rPr>
          <w:rFonts w:ascii="Arial" w:hAnsi="Arial" w:cs="Arial"/>
          <w:sz w:val="24"/>
          <w:szCs w:val="24"/>
        </w:rPr>
      </w:pPr>
      <w:r>
        <w:rPr>
          <w:rFonts w:ascii="Arial" w:hAnsi="Arial" w:cs="Arial"/>
          <w:sz w:val="24"/>
          <w:szCs w:val="24"/>
        </w:rPr>
        <w:t>1.-</w:t>
      </w:r>
      <w:r w:rsidR="005D3730">
        <w:rPr>
          <w:rFonts w:ascii="Arial" w:hAnsi="Arial" w:cs="Arial"/>
          <w:sz w:val="24"/>
          <w:szCs w:val="24"/>
        </w:rPr>
        <w:t xml:space="preserve"> </w:t>
      </w:r>
      <w:r w:rsidRPr="005D3730">
        <w:rPr>
          <w:rFonts w:ascii="Arial" w:hAnsi="Arial" w:cs="Arial"/>
          <w:i/>
          <w:sz w:val="24"/>
          <w:szCs w:val="24"/>
        </w:rPr>
        <w:t>TransCAD</w:t>
      </w:r>
      <w:r w:rsidRPr="000A36EC">
        <w:rPr>
          <w:rFonts w:ascii="Arial" w:hAnsi="Arial" w:cs="Arial"/>
          <w:sz w:val="24"/>
          <w:szCs w:val="24"/>
        </w:rPr>
        <w:t xml:space="preserve"> es un sistema de información geográfica (SIG) diseñado especialmente para profesionales de transporte con el objeto de almacenar, mostrar, y analizar datos de transporte</w:t>
      </w:r>
      <w:r>
        <w:rPr>
          <w:rStyle w:val="Refdenotaalpie"/>
          <w:rFonts w:ascii="Arial" w:hAnsi="Arial" w:cs="Arial"/>
          <w:sz w:val="24"/>
          <w:szCs w:val="24"/>
        </w:rPr>
        <w:footnoteReference w:id="1"/>
      </w:r>
      <w:r w:rsidRPr="000A36EC">
        <w:rPr>
          <w:rFonts w:ascii="Arial" w:hAnsi="Arial" w:cs="Arial"/>
          <w:sz w:val="24"/>
          <w:szCs w:val="24"/>
        </w:rPr>
        <w:t>.</w:t>
      </w:r>
    </w:p>
    <w:p w14:paraId="5EFD51D9" w14:textId="77777777" w:rsidR="000A36EC" w:rsidRDefault="000A36EC" w:rsidP="00783049">
      <w:pPr>
        <w:jc w:val="both"/>
        <w:rPr>
          <w:rFonts w:ascii="Arial" w:hAnsi="Arial" w:cs="Arial"/>
          <w:sz w:val="24"/>
          <w:szCs w:val="24"/>
        </w:rPr>
      </w:pPr>
      <w:r>
        <w:rPr>
          <w:rFonts w:ascii="Arial" w:hAnsi="Arial" w:cs="Arial"/>
          <w:sz w:val="24"/>
          <w:szCs w:val="24"/>
        </w:rPr>
        <w:lastRenderedPageBreak/>
        <w:t xml:space="preserve">2.- </w:t>
      </w:r>
      <w:r w:rsidRPr="005D3730">
        <w:rPr>
          <w:rFonts w:ascii="Arial" w:hAnsi="Arial" w:cs="Arial"/>
          <w:i/>
          <w:sz w:val="24"/>
          <w:szCs w:val="24"/>
        </w:rPr>
        <w:t>TransModeler</w:t>
      </w:r>
      <w:r w:rsidRPr="000A36EC">
        <w:rPr>
          <w:rFonts w:ascii="Arial" w:hAnsi="Arial" w:cs="Arial"/>
          <w:sz w:val="24"/>
          <w:szCs w:val="24"/>
        </w:rPr>
        <w:t xml:space="preserve"> pue</w:t>
      </w:r>
      <w:r w:rsidR="005D3730">
        <w:rPr>
          <w:rFonts w:ascii="Arial" w:hAnsi="Arial" w:cs="Arial"/>
          <w:sz w:val="24"/>
          <w:szCs w:val="24"/>
        </w:rPr>
        <w:t>de simular toda clase de redes</w:t>
      </w:r>
      <w:r w:rsidRPr="000A36EC">
        <w:rPr>
          <w:rFonts w:ascii="Arial" w:hAnsi="Arial" w:cs="Arial"/>
          <w:sz w:val="24"/>
          <w:szCs w:val="24"/>
        </w:rPr>
        <w:t xml:space="preserve"> viales, desde autopistas hasta calles de los centros de las ciudades, y puede analizar redes multimodales de áreas extensas con gran detalle y fidelidad</w:t>
      </w:r>
      <w:r>
        <w:rPr>
          <w:rStyle w:val="Refdenotaalpie"/>
          <w:rFonts w:ascii="Arial" w:hAnsi="Arial" w:cs="Arial"/>
          <w:sz w:val="24"/>
          <w:szCs w:val="24"/>
        </w:rPr>
        <w:footnoteReference w:id="2"/>
      </w:r>
      <w:r w:rsidRPr="000A36EC">
        <w:rPr>
          <w:rFonts w:ascii="Arial" w:hAnsi="Arial" w:cs="Arial"/>
          <w:sz w:val="24"/>
          <w:szCs w:val="24"/>
        </w:rPr>
        <w:t>.</w:t>
      </w:r>
    </w:p>
    <w:p w14:paraId="3739D4F7" w14:textId="77777777" w:rsidR="000A36EC" w:rsidRDefault="000A36EC" w:rsidP="00783049">
      <w:pPr>
        <w:jc w:val="both"/>
        <w:rPr>
          <w:rFonts w:ascii="Arial" w:hAnsi="Arial" w:cs="Arial"/>
          <w:sz w:val="24"/>
          <w:szCs w:val="24"/>
        </w:rPr>
      </w:pPr>
      <w:r>
        <w:rPr>
          <w:rFonts w:ascii="Arial" w:hAnsi="Arial" w:cs="Arial"/>
          <w:sz w:val="24"/>
          <w:szCs w:val="24"/>
        </w:rPr>
        <w:t xml:space="preserve">3.- </w:t>
      </w:r>
      <w:r w:rsidRPr="005D3730">
        <w:rPr>
          <w:rFonts w:ascii="Arial" w:hAnsi="Arial" w:cs="Arial"/>
          <w:i/>
          <w:sz w:val="24"/>
          <w:szCs w:val="24"/>
        </w:rPr>
        <w:t>Aimsun</w:t>
      </w:r>
      <w:r w:rsidRPr="000A36EC">
        <w:rPr>
          <w:rFonts w:ascii="Arial" w:hAnsi="Arial" w:cs="Arial"/>
          <w:sz w:val="24"/>
          <w:szCs w:val="24"/>
        </w:rPr>
        <w:t xml:space="preserve">, simulación microscópica, mesoscópica y macroscópica en una misma aplicación de software; una única representación de la red; una única base de datos de los objetos simulados y los datos de soporte; y un </w:t>
      </w:r>
      <w:del w:id="30" w:author="Felipe C." w:date="2015-03-02T16:36:00Z">
        <w:r w:rsidRPr="000A36EC" w:rsidDel="00D263A6">
          <w:rPr>
            <w:rFonts w:ascii="Arial" w:hAnsi="Arial" w:cs="Arial"/>
            <w:sz w:val="24"/>
            <w:szCs w:val="24"/>
          </w:rPr>
          <w:delText xml:space="preserve">fichero </w:delText>
        </w:r>
      </w:del>
      <w:ins w:id="31" w:author="Felipe C." w:date="2015-03-02T16:36:00Z">
        <w:r w:rsidR="00D263A6">
          <w:rPr>
            <w:rFonts w:ascii="Arial" w:hAnsi="Arial" w:cs="Arial"/>
            <w:sz w:val="24"/>
            <w:szCs w:val="24"/>
          </w:rPr>
          <w:t>archivo</w:t>
        </w:r>
        <w:r w:rsidR="00D263A6" w:rsidRPr="000A36EC">
          <w:rPr>
            <w:rFonts w:ascii="Arial" w:hAnsi="Arial" w:cs="Arial"/>
            <w:sz w:val="24"/>
            <w:szCs w:val="24"/>
          </w:rPr>
          <w:t xml:space="preserve"> </w:t>
        </w:r>
      </w:ins>
      <w:r w:rsidRPr="000A36EC">
        <w:rPr>
          <w:rFonts w:ascii="Arial" w:hAnsi="Arial" w:cs="Arial"/>
          <w:sz w:val="24"/>
          <w:szCs w:val="24"/>
        </w:rPr>
        <w:t>con el modelo</w:t>
      </w:r>
      <w:r>
        <w:rPr>
          <w:rStyle w:val="Refdenotaalpie"/>
          <w:rFonts w:ascii="Arial" w:hAnsi="Arial" w:cs="Arial"/>
          <w:sz w:val="24"/>
          <w:szCs w:val="24"/>
        </w:rPr>
        <w:footnoteReference w:id="3"/>
      </w:r>
      <w:r w:rsidRPr="000A36EC">
        <w:rPr>
          <w:rFonts w:ascii="Arial" w:hAnsi="Arial" w:cs="Arial"/>
          <w:sz w:val="24"/>
          <w:szCs w:val="24"/>
        </w:rPr>
        <w:t>.</w:t>
      </w:r>
    </w:p>
    <w:p w14:paraId="40ABC71F" w14:textId="77777777" w:rsidR="000A36EC" w:rsidRDefault="000A36EC" w:rsidP="00783049">
      <w:pPr>
        <w:jc w:val="both"/>
        <w:rPr>
          <w:rFonts w:ascii="Arial" w:hAnsi="Arial" w:cs="Arial"/>
          <w:sz w:val="24"/>
          <w:szCs w:val="24"/>
        </w:rPr>
      </w:pPr>
      <w:r>
        <w:rPr>
          <w:rFonts w:ascii="Arial" w:hAnsi="Arial" w:cs="Arial"/>
          <w:sz w:val="24"/>
          <w:szCs w:val="24"/>
        </w:rPr>
        <w:t xml:space="preserve">4.- </w:t>
      </w:r>
      <w:r w:rsidRPr="005D3730">
        <w:rPr>
          <w:rFonts w:ascii="Arial" w:hAnsi="Arial" w:cs="Arial"/>
          <w:i/>
          <w:sz w:val="24"/>
          <w:szCs w:val="24"/>
        </w:rPr>
        <w:t>Arena</w:t>
      </w:r>
      <w:r>
        <w:rPr>
          <w:rFonts w:ascii="Arial" w:hAnsi="Arial" w:cs="Arial"/>
          <w:sz w:val="24"/>
          <w:szCs w:val="24"/>
        </w:rPr>
        <w:t xml:space="preserve">, Software de simulación. </w:t>
      </w:r>
      <w:r w:rsidR="00860A50">
        <w:rPr>
          <w:rFonts w:ascii="Arial" w:hAnsi="Arial" w:cs="Arial"/>
          <w:sz w:val="24"/>
          <w:szCs w:val="24"/>
        </w:rPr>
        <w:t>L</w:t>
      </w:r>
      <w:r w:rsidRPr="000A36EC">
        <w:rPr>
          <w:rFonts w:ascii="Arial" w:hAnsi="Arial" w:cs="Arial"/>
          <w:sz w:val="24"/>
          <w:szCs w:val="24"/>
        </w:rPr>
        <w:t>as empresas puedan modelar y evaluar prácticamente todos los aspectos de su red logística</w:t>
      </w:r>
      <w:r w:rsidR="00860A50">
        <w:rPr>
          <w:rStyle w:val="Refdenotaalpie"/>
          <w:rFonts w:ascii="Arial" w:hAnsi="Arial" w:cs="Arial"/>
          <w:sz w:val="24"/>
          <w:szCs w:val="24"/>
        </w:rPr>
        <w:footnoteReference w:id="4"/>
      </w:r>
      <w:r w:rsidR="00860A50">
        <w:rPr>
          <w:rFonts w:ascii="Arial" w:hAnsi="Arial" w:cs="Arial"/>
          <w:sz w:val="24"/>
          <w:szCs w:val="24"/>
        </w:rPr>
        <w:t>.</w:t>
      </w:r>
    </w:p>
    <w:p w14:paraId="1902BD5E" w14:textId="77777777" w:rsidR="000A36EC" w:rsidRDefault="00860A50" w:rsidP="0021091E">
      <w:pPr>
        <w:jc w:val="both"/>
        <w:rPr>
          <w:rFonts w:ascii="Arial" w:hAnsi="Arial" w:cs="Arial"/>
          <w:sz w:val="24"/>
          <w:szCs w:val="24"/>
        </w:rPr>
      </w:pPr>
      <w:r>
        <w:rPr>
          <w:rFonts w:ascii="Arial" w:hAnsi="Arial" w:cs="Arial"/>
          <w:sz w:val="24"/>
          <w:szCs w:val="24"/>
        </w:rPr>
        <w:t xml:space="preserve">5.- </w:t>
      </w:r>
      <w:r w:rsidRPr="005D3730">
        <w:rPr>
          <w:rFonts w:ascii="Arial" w:hAnsi="Arial" w:cs="Arial"/>
          <w:i/>
          <w:sz w:val="24"/>
          <w:szCs w:val="24"/>
        </w:rPr>
        <w:t>ArcGIS</w:t>
      </w:r>
      <w:r>
        <w:rPr>
          <w:rFonts w:ascii="Arial" w:hAnsi="Arial" w:cs="Arial"/>
          <w:sz w:val="24"/>
          <w:szCs w:val="24"/>
        </w:rPr>
        <w:t xml:space="preserve">, </w:t>
      </w:r>
      <w:r w:rsidR="005D3730">
        <w:rPr>
          <w:rFonts w:ascii="Arial" w:hAnsi="Arial" w:cs="Arial"/>
          <w:sz w:val="24"/>
          <w:szCs w:val="24"/>
        </w:rPr>
        <w:t>Combina lo</w:t>
      </w:r>
      <w:r w:rsidRPr="00860A50">
        <w:rPr>
          <w:rFonts w:ascii="Arial" w:hAnsi="Arial" w:cs="Arial"/>
          <w:sz w:val="24"/>
          <w:szCs w:val="24"/>
        </w:rPr>
        <w:t>s datos con mapas acreditados de</w:t>
      </w:r>
      <w:r w:rsidR="005D3730">
        <w:rPr>
          <w:rFonts w:ascii="Arial" w:hAnsi="Arial" w:cs="Arial"/>
          <w:sz w:val="24"/>
          <w:szCs w:val="24"/>
        </w:rPr>
        <w:t>l sistema</w:t>
      </w:r>
      <w:r w:rsidRPr="00860A50">
        <w:rPr>
          <w:rFonts w:ascii="Arial" w:hAnsi="Arial" w:cs="Arial"/>
          <w:sz w:val="24"/>
          <w:szCs w:val="24"/>
        </w:rPr>
        <w:t xml:space="preserve"> Esri</w:t>
      </w:r>
      <w:r w:rsidR="000211D1">
        <w:rPr>
          <w:rFonts w:ascii="Arial" w:hAnsi="Arial" w:cs="Arial"/>
          <w:sz w:val="24"/>
          <w:szCs w:val="24"/>
        </w:rPr>
        <w:t xml:space="preserve"> </w:t>
      </w:r>
      <w:r w:rsidR="000211D1" w:rsidRPr="000211D1">
        <w:rPr>
          <w:rFonts w:ascii="Arial" w:hAnsi="Arial" w:cs="Arial"/>
          <w:sz w:val="24"/>
          <w:szCs w:val="24"/>
        </w:rPr>
        <w:t xml:space="preserve"> (Enviromental Systems Research Institute) </w:t>
      </w:r>
      <w:r w:rsidR="0021091E" w:rsidRPr="0021091E">
        <w:rPr>
          <w:rFonts w:ascii="Arial" w:hAnsi="Arial" w:cs="Arial"/>
          <w:sz w:val="24"/>
          <w:szCs w:val="24"/>
        </w:rPr>
        <w:t>es una empresa fundada por Jack Dangermond en 1969 que en sus inicios se dedicaba a trabajos de consultoría del territorio. Actualmente desarrolla y comercializa software para Sistemas de Información Geográfica</w:t>
      </w:r>
      <w:r w:rsidR="0021091E">
        <w:rPr>
          <w:rFonts w:ascii="Arial" w:hAnsi="Arial" w:cs="Arial"/>
          <w:sz w:val="24"/>
          <w:szCs w:val="24"/>
        </w:rPr>
        <w:t xml:space="preserve"> (GIS)</w:t>
      </w:r>
      <w:r w:rsidR="0021091E" w:rsidRPr="0021091E">
        <w:rPr>
          <w:rFonts w:ascii="Arial" w:hAnsi="Arial" w:cs="Arial"/>
          <w:sz w:val="24"/>
          <w:szCs w:val="24"/>
        </w:rPr>
        <w:t xml:space="preserve"> y es una de las compañías líderes en el sector a nivel mundial. Tiene</w:t>
      </w:r>
      <w:r w:rsidR="0021091E">
        <w:rPr>
          <w:rFonts w:ascii="Arial" w:hAnsi="Arial" w:cs="Arial"/>
          <w:sz w:val="24"/>
          <w:szCs w:val="24"/>
        </w:rPr>
        <w:t xml:space="preserve"> su sede en California, EE. UU. </w:t>
      </w:r>
      <w:r w:rsidR="0021091E" w:rsidRPr="0021091E">
        <w:rPr>
          <w:rFonts w:ascii="Arial" w:hAnsi="Arial" w:cs="Arial"/>
          <w:sz w:val="24"/>
          <w:szCs w:val="24"/>
        </w:rPr>
        <w:t xml:space="preserve">La popularidad de sus productos ha supuesto la generalización de sus formatos de almacenamiento de datos espaciales en el campo de los Sistemas de Información Geográfica vectoriales, entre los que destaca el </w:t>
      </w:r>
      <w:r w:rsidR="0021091E" w:rsidRPr="00D263A6">
        <w:rPr>
          <w:rFonts w:ascii="Arial" w:hAnsi="Arial" w:cs="Arial"/>
          <w:i/>
          <w:sz w:val="24"/>
          <w:szCs w:val="24"/>
          <w:rPrChange w:id="32" w:author="Felipe C." w:date="2015-03-02T16:37:00Z">
            <w:rPr>
              <w:rFonts w:ascii="Arial" w:hAnsi="Arial" w:cs="Arial"/>
              <w:sz w:val="24"/>
              <w:szCs w:val="24"/>
            </w:rPr>
          </w:rPrChange>
        </w:rPr>
        <w:t>shapefile</w:t>
      </w:r>
      <w:r w:rsidR="0021091E" w:rsidRPr="0021091E">
        <w:rPr>
          <w:rFonts w:ascii="Arial" w:hAnsi="Arial" w:cs="Arial"/>
          <w:sz w:val="24"/>
          <w:szCs w:val="24"/>
        </w:rPr>
        <w:t>. Su producto más conocido es ArcGIS.</w:t>
      </w:r>
      <w:r w:rsidRPr="00860A50">
        <w:rPr>
          <w:rFonts w:ascii="Arial" w:hAnsi="Arial" w:cs="Arial"/>
          <w:sz w:val="24"/>
          <w:szCs w:val="24"/>
        </w:rPr>
        <w:t xml:space="preserve"> </w:t>
      </w:r>
      <w:r w:rsidR="0021091E" w:rsidRPr="00860A50">
        <w:rPr>
          <w:rFonts w:ascii="Arial" w:hAnsi="Arial" w:cs="Arial"/>
          <w:sz w:val="24"/>
          <w:szCs w:val="24"/>
        </w:rPr>
        <w:t>Sobre</w:t>
      </w:r>
      <w:r w:rsidRPr="00860A50">
        <w:rPr>
          <w:rFonts w:ascii="Arial" w:hAnsi="Arial" w:cs="Arial"/>
          <w:sz w:val="24"/>
          <w:szCs w:val="24"/>
        </w:rPr>
        <w:t xml:space="preserve"> cientos de temas</w:t>
      </w:r>
      <w:r>
        <w:rPr>
          <w:rStyle w:val="Refdenotaalpie"/>
          <w:rFonts w:ascii="Arial" w:hAnsi="Arial" w:cs="Arial"/>
          <w:sz w:val="24"/>
          <w:szCs w:val="24"/>
        </w:rPr>
        <w:footnoteReference w:id="5"/>
      </w:r>
      <w:r>
        <w:rPr>
          <w:rFonts w:ascii="Arial" w:hAnsi="Arial" w:cs="Arial"/>
          <w:sz w:val="24"/>
          <w:szCs w:val="24"/>
        </w:rPr>
        <w:t>.</w:t>
      </w:r>
    </w:p>
    <w:p w14:paraId="19276F1B" w14:textId="77777777" w:rsidR="00084488" w:rsidRDefault="00084488" w:rsidP="00783049">
      <w:pPr>
        <w:jc w:val="both"/>
        <w:rPr>
          <w:rFonts w:ascii="Arial" w:hAnsi="Arial" w:cs="Arial"/>
          <w:sz w:val="24"/>
          <w:szCs w:val="24"/>
        </w:rPr>
      </w:pPr>
      <w:r>
        <w:rPr>
          <w:rFonts w:ascii="Arial" w:hAnsi="Arial" w:cs="Arial"/>
          <w:sz w:val="24"/>
          <w:szCs w:val="24"/>
        </w:rPr>
        <w:t xml:space="preserve">6.- </w:t>
      </w:r>
      <w:r w:rsidRPr="005D3730">
        <w:rPr>
          <w:rFonts w:ascii="Arial" w:hAnsi="Arial" w:cs="Arial"/>
          <w:i/>
          <w:sz w:val="24"/>
          <w:szCs w:val="24"/>
        </w:rPr>
        <w:t>PTV Traffic planning</w:t>
      </w:r>
      <w:r>
        <w:rPr>
          <w:rFonts w:ascii="Arial" w:hAnsi="Arial" w:cs="Arial"/>
          <w:sz w:val="24"/>
          <w:szCs w:val="24"/>
        </w:rPr>
        <w:t xml:space="preserve">. </w:t>
      </w:r>
      <w:r w:rsidR="005D3730">
        <w:rPr>
          <w:rFonts w:ascii="Arial" w:hAnsi="Arial" w:cs="Arial"/>
          <w:sz w:val="24"/>
          <w:szCs w:val="24"/>
        </w:rPr>
        <w:t>Este</w:t>
      </w:r>
      <w:r w:rsidRPr="00084488">
        <w:rPr>
          <w:rFonts w:ascii="Arial" w:hAnsi="Arial" w:cs="Arial"/>
          <w:sz w:val="24"/>
          <w:szCs w:val="24"/>
        </w:rPr>
        <w:t xml:space="preserve"> software cubre toda la gama de la planificación del tráfico - desde la planificación estratégica y la modelización del tráfico al transporte público, el vehículo y la simulación peatonal</w:t>
      </w:r>
      <w:r>
        <w:rPr>
          <w:rStyle w:val="Refdenotaalpie"/>
          <w:rFonts w:ascii="Arial" w:hAnsi="Arial" w:cs="Arial"/>
          <w:sz w:val="24"/>
          <w:szCs w:val="24"/>
        </w:rPr>
        <w:footnoteReference w:id="6"/>
      </w:r>
      <w:r>
        <w:rPr>
          <w:rFonts w:ascii="Arial" w:hAnsi="Arial" w:cs="Arial"/>
          <w:sz w:val="24"/>
          <w:szCs w:val="24"/>
        </w:rPr>
        <w:t>.</w:t>
      </w:r>
    </w:p>
    <w:p w14:paraId="18DE1BE1" w14:textId="77777777" w:rsidR="00A20853" w:rsidRDefault="00A0454F" w:rsidP="00217CBF">
      <w:pPr>
        <w:jc w:val="both"/>
        <w:rPr>
          <w:rFonts w:ascii="Arial" w:hAnsi="Arial" w:cs="Arial"/>
          <w:sz w:val="24"/>
          <w:szCs w:val="24"/>
        </w:rPr>
      </w:pPr>
      <w:r>
        <w:rPr>
          <w:rFonts w:ascii="Arial" w:hAnsi="Arial" w:cs="Arial"/>
          <w:sz w:val="24"/>
          <w:szCs w:val="24"/>
        </w:rPr>
        <w:t>Algunas In</w:t>
      </w:r>
      <w:ins w:id="33" w:author="Felipe C." w:date="2015-03-02T16:37:00Z">
        <w:r w:rsidR="00D263A6">
          <w:rPr>
            <w:rFonts w:ascii="Arial" w:hAnsi="Arial" w:cs="Arial"/>
            <w:sz w:val="24"/>
            <w:szCs w:val="24"/>
          </w:rPr>
          <w:t>s</w:t>
        </w:r>
      </w:ins>
      <w:del w:id="34" w:author="Felipe C." w:date="2015-03-02T16:37:00Z">
        <w:r w:rsidDel="00D263A6">
          <w:rPr>
            <w:rFonts w:ascii="Arial" w:hAnsi="Arial" w:cs="Arial"/>
            <w:sz w:val="24"/>
            <w:szCs w:val="24"/>
          </w:rPr>
          <w:delText>st</w:delText>
        </w:r>
      </w:del>
      <w:r>
        <w:rPr>
          <w:rFonts w:ascii="Arial" w:hAnsi="Arial" w:cs="Arial"/>
          <w:sz w:val="24"/>
          <w:szCs w:val="24"/>
        </w:rPr>
        <w:t>tituciones Edu</w:t>
      </w:r>
      <w:r w:rsidR="00084488">
        <w:rPr>
          <w:rFonts w:ascii="Arial" w:hAnsi="Arial" w:cs="Arial"/>
          <w:sz w:val="24"/>
          <w:szCs w:val="24"/>
        </w:rPr>
        <w:t>c</w:t>
      </w:r>
      <w:r>
        <w:rPr>
          <w:rFonts w:ascii="Arial" w:hAnsi="Arial" w:cs="Arial"/>
          <w:sz w:val="24"/>
          <w:szCs w:val="24"/>
        </w:rPr>
        <w:t>ativas desarrollan Software para la modelación de tráfico</w:t>
      </w:r>
      <w:r w:rsidR="006136EE">
        <w:rPr>
          <w:rFonts w:ascii="Arial" w:hAnsi="Arial" w:cs="Arial"/>
          <w:sz w:val="24"/>
          <w:szCs w:val="24"/>
        </w:rPr>
        <w:t xml:space="preserve"> los cuales son</w:t>
      </w:r>
      <w:r>
        <w:rPr>
          <w:rFonts w:ascii="Arial" w:hAnsi="Arial" w:cs="Arial"/>
          <w:sz w:val="24"/>
          <w:szCs w:val="24"/>
        </w:rPr>
        <w:t>:</w:t>
      </w:r>
    </w:p>
    <w:p w14:paraId="1BE03BA4" w14:textId="77777777" w:rsidR="00A0454F" w:rsidRDefault="00084488" w:rsidP="00A0454F">
      <w:pPr>
        <w:jc w:val="both"/>
        <w:rPr>
          <w:rFonts w:ascii="Arial" w:hAnsi="Arial" w:cs="Arial"/>
          <w:sz w:val="24"/>
          <w:szCs w:val="24"/>
        </w:rPr>
      </w:pPr>
      <w:r>
        <w:rPr>
          <w:rFonts w:ascii="Arial" w:hAnsi="Arial" w:cs="Arial"/>
          <w:sz w:val="24"/>
          <w:szCs w:val="24"/>
        </w:rPr>
        <w:t>7</w:t>
      </w:r>
      <w:r w:rsidR="00A0454F">
        <w:rPr>
          <w:rFonts w:ascii="Arial" w:hAnsi="Arial" w:cs="Arial"/>
          <w:sz w:val="24"/>
          <w:szCs w:val="24"/>
        </w:rPr>
        <w:t xml:space="preserve">.- </w:t>
      </w:r>
      <w:r w:rsidR="00A0454F" w:rsidRPr="005D3730">
        <w:rPr>
          <w:rFonts w:ascii="Arial" w:hAnsi="Arial" w:cs="Arial"/>
          <w:i/>
          <w:sz w:val="24"/>
          <w:szCs w:val="24"/>
        </w:rPr>
        <w:t>CATT Lab</w:t>
      </w:r>
      <w:r w:rsidR="00A0454F">
        <w:rPr>
          <w:rFonts w:ascii="Arial" w:hAnsi="Arial" w:cs="Arial"/>
          <w:sz w:val="24"/>
          <w:szCs w:val="24"/>
        </w:rPr>
        <w:t>.</w:t>
      </w:r>
      <w:r w:rsidR="0051515A">
        <w:rPr>
          <w:rFonts w:ascii="Arial" w:hAnsi="Arial" w:cs="Arial"/>
          <w:sz w:val="24"/>
          <w:szCs w:val="24"/>
        </w:rPr>
        <w:t xml:space="preserve"> De la universidad de Maryland. </w:t>
      </w:r>
      <w:r w:rsidR="0051515A" w:rsidRPr="0051515A">
        <w:rPr>
          <w:rFonts w:ascii="Arial" w:hAnsi="Arial" w:cs="Arial"/>
          <w:sz w:val="24"/>
          <w:szCs w:val="24"/>
        </w:rPr>
        <w:t xml:space="preserve">Analizando los datos de seguridad para determinar la causa de los accidentes e identificar lugares de alto </w:t>
      </w:r>
      <w:r w:rsidR="0051515A">
        <w:rPr>
          <w:rFonts w:ascii="Arial" w:hAnsi="Arial" w:cs="Arial"/>
          <w:sz w:val="24"/>
          <w:szCs w:val="24"/>
        </w:rPr>
        <w:t xml:space="preserve">índice </w:t>
      </w:r>
      <w:r w:rsidR="0051515A" w:rsidRPr="0051515A">
        <w:rPr>
          <w:rFonts w:ascii="Arial" w:hAnsi="Arial" w:cs="Arial"/>
          <w:sz w:val="24"/>
          <w:szCs w:val="24"/>
        </w:rPr>
        <w:t>de accidentes</w:t>
      </w:r>
      <w:r w:rsidR="0051515A">
        <w:rPr>
          <w:rFonts w:ascii="Arial" w:hAnsi="Arial" w:cs="Arial"/>
          <w:sz w:val="24"/>
          <w:szCs w:val="24"/>
        </w:rPr>
        <w:t>,</w:t>
      </w:r>
      <w:r w:rsidR="0051515A" w:rsidRPr="0051515A">
        <w:rPr>
          <w:rFonts w:ascii="Arial" w:hAnsi="Arial" w:cs="Arial"/>
          <w:sz w:val="24"/>
          <w:szCs w:val="24"/>
        </w:rPr>
        <w:t xml:space="preserve"> ayuda a mejorar la seguridad vial y reducir la gravedad de los </w:t>
      </w:r>
      <w:r w:rsidR="0051515A">
        <w:rPr>
          <w:rFonts w:ascii="Arial" w:hAnsi="Arial" w:cs="Arial"/>
          <w:sz w:val="24"/>
          <w:szCs w:val="24"/>
        </w:rPr>
        <w:t>mismos</w:t>
      </w:r>
      <w:r w:rsidR="0051515A">
        <w:rPr>
          <w:rStyle w:val="Refdenotaalpie"/>
          <w:rFonts w:ascii="Arial" w:hAnsi="Arial" w:cs="Arial"/>
          <w:sz w:val="24"/>
          <w:szCs w:val="24"/>
        </w:rPr>
        <w:footnoteReference w:id="7"/>
      </w:r>
      <w:r w:rsidR="0051515A">
        <w:rPr>
          <w:rFonts w:ascii="Arial" w:hAnsi="Arial" w:cs="Arial"/>
          <w:sz w:val="24"/>
          <w:szCs w:val="24"/>
        </w:rPr>
        <w:t>.</w:t>
      </w:r>
    </w:p>
    <w:p w14:paraId="045CBF33" w14:textId="77777777" w:rsidR="00A0454F" w:rsidRDefault="00084488" w:rsidP="00217CBF">
      <w:pPr>
        <w:jc w:val="both"/>
        <w:rPr>
          <w:rFonts w:ascii="Arial" w:hAnsi="Arial" w:cs="Arial"/>
          <w:sz w:val="24"/>
          <w:szCs w:val="24"/>
        </w:rPr>
      </w:pPr>
      <w:r>
        <w:rPr>
          <w:rFonts w:ascii="Arial" w:hAnsi="Arial" w:cs="Arial"/>
          <w:sz w:val="24"/>
          <w:szCs w:val="24"/>
        </w:rPr>
        <w:lastRenderedPageBreak/>
        <w:t>8</w:t>
      </w:r>
      <w:r w:rsidR="0051515A">
        <w:rPr>
          <w:rFonts w:ascii="Arial" w:hAnsi="Arial" w:cs="Arial"/>
          <w:sz w:val="24"/>
          <w:szCs w:val="24"/>
        </w:rPr>
        <w:t xml:space="preserve">.- </w:t>
      </w:r>
      <w:r w:rsidR="0051515A" w:rsidRPr="005D3730">
        <w:rPr>
          <w:rFonts w:ascii="Arial" w:hAnsi="Arial" w:cs="Arial"/>
          <w:i/>
          <w:sz w:val="24"/>
          <w:szCs w:val="24"/>
        </w:rPr>
        <w:t>TRL Software</w:t>
      </w:r>
      <w:r w:rsidR="0051515A">
        <w:rPr>
          <w:rFonts w:ascii="Arial" w:hAnsi="Arial" w:cs="Arial"/>
          <w:sz w:val="24"/>
          <w:szCs w:val="24"/>
        </w:rPr>
        <w:t xml:space="preserve">. </w:t>
      </w:r>
      <w:r w:rsidR="005D3730">
        <w:rPr>
          <w:rFonts w:ascii="Arial" w:hAnsi="Arial" w:cs="Arial"/>
          <w:sz w:val="24"/>
          <w:szCs w:val="24"/>
        </w:rPr>
        <w:t xml:space="preserve">Analiza </w:t>
      </w:r>
      <w:r w:rsidR="0051515A" w:rsidRPr="0051515A">
        <w:rPr>
          <w:rFonts w:ascii="Arial" w:hAnsi="Arial" w:cs="Arial"/>
          <w:sz w:val="24"/>
          <w:szCs w:val="24"/>
        </w:rPr>
        <w:t>datos grandes, los vehículos autónomos y energía eléctrica inductiva a los sistemas de transporte masivo, trenes ligeros, y la integración del transporte multimodal</w:t>
      </w:r>
      <w:r w:rsidR="0051515A">
        <w:rPr>
          <w:rStyle w:val="Refdenotaalpie"/>
          <w:rFonts w:ascii="Arial" w:hAnsi="Arial" w:cs="Arial"/>
          <w:sz w:val="24"/>
          <w:szCs w:val="24"/>
        </w:rPr>
        <w:footnoteReference w:id="8"/>
      </w:r>
      <w:r w:rsidR="00CB4D61">
        <w:rPr>
          <w:rFonts w:ascii="Arial" w:hAnsi="Arial" w:cs="Arial"/>
          <w:sz w:val="24"/>
          <w:szCs w:val="24"/>
        </w:rPr>
        <w:t>.</w:t>
      </w:r>
    </w:p>
    <w:p w14:paraId="751FB8FA" w14:textId="77777777" w:rsidR="00CB4D61" w:rsidRDefault="00CB4D61" w:rsidP="00217CBF">
      <w:pPr>
        <w:jc w:val="both"/>
        <w:rPr>
          <w:rFonts w:ascii="Arial" w:hAnsi="Arial" w:cs="Arial"/>
          <w:sz w:val="24"/>
          <w:szCs w:val="24"/>
        </w:rPr>
      </w:pPr>
      <w:r>
        <w:rPr>
          <w:rFonts w:ascii="Arial" w:hAnsi="Arial" w:cs="Arial"/>
          <w:sz w:val="24"/>
          <w:szCs w:val="24"/>
        </w:rPr>
        <w:t>To</w:t>
      </w:r>
      <w:r w:rsidR="006136EE">
        <w:rPr>
          <w:rFonts w:ascii="Arial" w:hAnsi="Arial" w:cs="Arial"/>
          <w:sz w:val="24"/>
          <w:szCs w:val="24"/>
        </w:rPr>
        <w:t>dos estos los compararemos con</w:t>
      </w:r>
      <w:r>
        <w:rPr>
          <w:rFonts w:ascii="Arial" w:hAnsi="Arial" w:cs="Arial"/>
          <w:sz w:val="24"/>
          <w:szCs w:val="24"/>
        </w:rPr>
        <w:t xml:space="preserve"> el software</w:t>
      </w:r>
      <w:r w:rsidR="00E9458A">
        <w:rPr>
          <w:rFonts w:ascii="Arial" w:hAnsi="Arial" w:cs="Arial"/>
          <w:sz w:val="24"/>
          <w:szCs w:val="24"/>
        </w:rPr>
        <w:t xml:space="preserve"> propuesto que además de ser</w:t>
      </w:r>
      <w:r>
        <w:rPr>
          <w:rFonts w:ascii="Arial" w:hAnsi="Arial" w:cs="Arial"/>
          <w:sz w:val="24"/>
          <w:szCs w:val="24"/>
        </w:rPr>
        <w:t xml:space="preserve"> libre</w:t>
      </w:r>
      <w:r w:rsidR="00E9458A">
        <w:rPr>
          <w:rFonts w:ascii="Arial" w:hAnsi="Arial" w:cs="Arial"/>
          <w:sz w:val="24"/>
          <w:szCs w:val="24"/>
        </w:rPr>
        <w:t>,</w:t>
      </w:r>
      <w:r>
        <w:rPr>
          <w:rFonts w:ascii="Arial" w:hAnsi="Arial" w:cs="Arial"/>
          <w:sz w:val="24"/>
          <w:szCs w:val="24"/>
        </w:rPr>
        <w:t xml:space="preserve"> </w:t>
      </w:r>
      <w:r w:rsidR="00E9458A">
        <w:rPr>
          <w:rFonts w:ascii="Arial" w:hAnsi="Arial" w:cs="Arial"/>
          <w:sz w:val="24"/>
          <w:szCs w:val="24"/>
        </w:rPr>
        <w:t>tiene muchas aplicaciones para otras áreas del conocimiento y es muy práctico de p</w:t>
      </w:r>
      <w:r>
        <w:rPr>
          <w:rFonts w:ascii="Arial" w:hAnsi="Arial" w:cs="Arial"/>
          <w:sz w:val="24"/>
          <w:szCs w:val="24"/>
        </w:rPr>
        <w:t>rograma</w:t>
      </w:r>
      <w:r w:rsidR="00E9458A">
        <w:rPr>
          <w:rFonts w:ascii="Arial" w:hAnsi="Arial" w:cs="Arial"/>
          <w:sz w:val="24"/>
          <w:szCs w:val="24"/>
        </w:rPr>
        <w:t>r.</w:t>
      </w:r>
    </w:p>
    <w:p w14:paraId="5D084A87" w14:textId="77777777" w:rsidR="0021091E" w:rsidRDefault="0021091E" w:rsidP="001A1C33">
      <w:pPr>
        <w:jc w:val="both"/>
        <w:rPr>
          <w:rFonts w:ascii="Arial" w:hAnsi="Arial" w:cs="Arial"/>
          <w:sz w:val="48"/>
          <w:szCs w:val="48"/>
        </w:rPr>
      </w:pPr>
    </w:p>
    <w:p w14:paraId="221FF2B0" w14:textId="77777777" w:rsidR="0021091E" w:rsidRDefault="0021091E" w:rsidP="001A1C33">
      <w:pPr>
        <w:jc w:val="both"/>
        <w:rPr>
          <w:rFonts w:ascii="Arial" w:hAnsi="Arial" w:cs="Arial"/>
          <w:sz w:val="48"/>
          <w:szCs w:val="48"/>
        </w:rPr>
      </w:pPr>
    </w:p>
    <w:p w14:paraId="3EAE1504" w14:textId="77777777" w:rsidR="0021091E" w:rsidRDefault="0021091E" w:rsidP="001A1C33">
      <w:pPr>
        <w:jc w:val="both"/>
        <w:rPr>
          <w:rFonts w:ascii="Arial" w:hAnsi="Arial" w:cs="Arial"/>
          <w:sz w:val="48"/>
          <w:szCs w:val="48"/>
        </w:rPr>
      </w:pPr>
    </w:p>
    <w:p w14:paraId="37691471" w14:textId="77777777" w:rsidR="0021091E" w:rsidRDefault="0021091E" w:rsidP="001A1C33">
      <w:pPr>
        <w:jc w:val="both"/>
        <w:rPr>
          <w:rFonts w:ascii="Arial" w:hAnsi="Arial" w:cs="Arial"/>
          <w:sz w:val="48"/>
          <w:szCs w:val="48"/>
        </w:rPr>
      </w:pPr>
    </w:p>
    <w:p w14:paraId="554212A9" w14:textId="77777777" w:rsidR="0021091E" w:rsidRDefault="0021091E" w:rsidP="001A1C33">
      <w:pPr>
        <w:jc w:val="both"/>
        <w:rPr>
          <w:rFonts w:ascii="Arial" w:hAnsi="Arial" w:cs="Arial"/>
          <w:sz w:val="48"/>
          <w:szCs w:val="48"/>
        </w:rPr>
      </w:pPr>
    </w:p>
    <w:p w14:paraId="62D2AE8A" w14:textId="77777777" w:rsidR="0021091E" w:rsidRDefault="0021091E" w:rsidP="001A1C33">
      <w:pPr>
        <w:jc w:val="both"/>
        <w:rPr>
          <w:rFonts w:ascii="Arial" w:hAnsi="Arial" w:cs="Arial"/>
          <w:sz w:val="48"/>
          <w:szCs w:val="48"/>
        </w:rPr>
      </w:pPr>
    </w:p>
    <w:p w14:paraId="477ED978" w14:textId="77777777" w:rsidR="0021091E" w:rsidRDefault="0021091E" w:rsidP="001A1C33">
      <w:pPr>
        <w:jc w:val="both"/>
        <w:rPr>
          <w:rFonts w:ascii="Arial" w:hAnsi="Arial" w:cs="Arial"/>
          <w:sz w:val="48"/>
          <w:szCs w:val="48"/>
        </w:rPr>
      </w:pPr>
    </w:p>
    <w:p w14:paraId="6869BBAA" w14:textId="77777777" w:rsidR="0021091E" w:rsidRDefault="0021091E" w:rsidP="001A1C33">
      <w:pPr>
        <w:jc w:val="both"/>
        <w:rPr>
          <w:rFonts w:ascii="Arial" w:hAnsi="Arial" w:cs="Arial"/>
          <w:sz w:val="48"/>
          <w:szCs w:val="48"/>
        </w:rPr>
      </w:pPr>
    </w:p>
    <w:p w14:paraId="3B515840" w14:textId="77777777" w:rsidR="0021091E" w:rsidRDefault="0021091E" w:rsidP="001A1C33">
      <w:pPr>
        <w:jc w:val="both"/>
        <w:rPr>
          <w:rFonts w:ascii="Arial" w:hAnsi="Arial" w:cs="Arial"/>
          <w:sz w:val="48"/>
          <w:szCs w:val="48"/>
        </w:rPr>
      </w:pPr>
    </w:p>
    <w:p w14:paraId="3AB373E1" w14:textId="77777777" w:rsidR="0021091E" w:rsidRDefault="0021091E" w:rsidP="001A1C33">
      <w:pPr>
        <w:jc w:val="both"/>
        <w:rPr>
          <w:rFonts w:ascii="Arial" w:hAnsi="Arial" w:cs="Arial"/>
          <w:sz w:val="48"/>
          <w:szCs w:val="48"/>
        </w:rPr>
      </w:pPr>
    </w:p>
    <w:p w14:paraId="11715668" w14:textId="77777777" w:rsidR="0021091E" w:rsidRDefault="0021091E" w:rsidP="001A1C33">
      <w:pPr>
        <w:jc w:val="both"/>
        <w:rPr>
          <w:rFonts w:ascii="Arial" w:hAnsi="Arial" w:cs="Arial"/>
          <w:sz w:val="48"/>
          <w:szCs w:val="48"/>
        </w:rPr>
      </w:pPr>
    </w:p>
    <w:p w14:paraId="440C9B30" w14:textId="77777777" w:rsidR="00CF18D1" w:rsidRDefault="001A1C33" w:rsidP="001A1C33">
      <w:pPr>
        <w:jc w:val="both"/>
        <w:rPr>
          <w:rFonts w:ascii="Arial" w:hAnsi="Arial" w:cs="Arial"/>
          <w:sz w:val="48"/>
          <w:szCs w:val="48"/>
        </w:rPr>
      </w:pPr>
      <w:r w:rsidRPr="00CF18D1">
        <w:rPr>
          <w:rFonts w:ascii="Arial" w:hAnsi="Arial" w:cs="Arial"/>
          <w:sz w:val="48"/>
          <w:szCs w:val="48"/>
        </w:rPr>
        <w:t xml:space="preserve">Capítulo 1. </w:t>
      </w:r>
    </w:p>
    <w:p w14:paraId="32AA5E40" w14:textId="77777777" w:rsidR="00550821" w:rsidRPr="00CF18D1" w:rsidRDefault="001A1C33" w:rsidP="001A1C33">
      <w:pPr>
        <w:jc w:val="both"/>
        <w:rPr>
          <w:rFonts w:ascii="Arial" w:hAnsi="Arial" w:cs="Arial"/>
          <w:sz w:val="48"/>
          <w:szCs w:val="48"/>
        </w:rPr>
      </w:pPr>
      <w:r w:rsidRPr="00CF18D1">
        <w:rPr>
          <w:rFonts w:ascii="Arial" w:hAnsi="Arial" w:cs="Arial"/>
          <w:sz w:val="48"/>
          <w:szCs w:val="48"/>
        </w:rPr>
        <w:lastRenderedPageBreak/>
        <w:t>Fundamentos teóricos de tráfico Vehicular</w:t>
      </w:r>
      <w:r w:rsidR="00CF18D1">
        <w:rPr>
          <w:rFonts w:ascii="Arial" w:hAnsi="Arial" w:cs="Arial"/>
          <w:sz w:val="48"/>
          <w:szCs w:val="48"/>
        </w:rPr>
        <w:t>.</w:t>
      </w:r>
    </w:p>
    <w:p w14:paraId="4CEE809C" w14:textId="77777777" w:rsidR="00921FC9" w:rsidRPr="001A1C33" w:rsidRDefault="00921FC9" w:rsidP="001A1C33">
      <w:pPr>
        <w:jc w:val="both"/>
        <w:rPr>
          <w:rFonts w:ascii="Arial" w:hAnsi="Arial" w:cs="Arial"/>
          <w:sz w:val="24"/>
          <w:szCs w:val="24"/>
        </w:rPr>
      </w:pPr>
      <w:r w:rsidRPr="00921FC9">
        <w:rPr>
          <w:rFonts w:ascii="Arial" w:hAnsi="Arial" w:cs="Arial"/>
          <w:sz w:val="24"/>
          <w:szCs w:val="24"/>
        </w:rPr>
        <w:t>En este apartado, consideraremos de manera general el desarrollo así como las características de las vialidade</w:t>
      </w:r>
      <w:r w:rsidR="00E1614A">
        <w:rPr>
          <w:rFonts w:ascii="Arial" w:hAnsi="Arial" w:cs="Arial"/>
          <w:sz w:val="24"/>
          <w:szCs w:val="24"/>
        </w:rPr>
        <w:t>s con las que cuenta la ciudad</w:t>
      </w:r>
      <w:ins w:id="35" w:author="Felipe C." w:date="2015-03-02T16:38:00Z">
        <w:r w:rsidR="00D263A6">
          <w:rPr>
            <w:rFonts w:ascii="Arial" w:hAnsi="Arial" w:cs="Arial"/>
            <w:sz w:val="24"/>
            <w:szCs w:val="24"/>
          </w:rPr>
          <w:t>,</w:t>
        </w:r>
      </w:ins>
      <w:r w:rsidR="00E1614A">
        <w:rPr>
          <w:rFonts w:ascii="Arial" w:hAnsi="Arial" w:cs="Arial"/>
          <w:sz w:val="24"/>
          <w:szCs w:val="24"/>
        </w:rPr>
        <w:t xml:space="preserve"> y</w:t>
      </w:r>
      <w:r w:rsidRPr="00921FC9">
        <w:rPr>
          <w:rFonts w:ascii="Arial" w:hAnsi="Arial" w:cs="Arial"/>
          <w:sz w:val="24"/>
          <w:szCs w:val="24"/>
        </w:rPr>
        <w:t xml:space="preserve"> veremos la manera en la cual las instituciones de gobierno y otras consider</w:t>
      </w:r>
      <w:r w:rsidR="00132A5E">
        <w:rPr>
          <w:rFonts w:ascii="Arial" w:hAnsi="Arial" w:cs="Arial"/>
          <w:sz w:val="24"/>
          <w:szCs w:val="24"/>
        </w:rPr>
        <w:t>an a las mismas.</w:t>
      </w:r>
    </w:p>
    <w:p w14:paraId="74C8C5D2" w14:textId="77777777" w:rsidR="001A1C33" w:rsidRPr="001A1C33" w:rsidRDefault="001A1C33" w:rsidP="001A1C33">
      <w:pPr>
        <w:jc w:val="both"/>
        <w:rPr>
          <w:rFonts w:ascii="Arial" w:hAnsi="Arial" w:cs="Arial"/>
          <w:sz w:val="24"/>
          <w:szCs w:val="24"/>
        </w:rPr>
      </w:pPr>
      <w:r w:rsidRPr="001A1C33">
        <w:rPr>
          <w:rFonts w:ascii="Arial" w:hAnsi="Arial" w:cs="Arial"/>
          <w:sz w:val="24"/>
          <w:szCs w:val="24"/>
        </w:rPr>
        <w:t xml:space="preserve">Se entiende por </w:t>
      </w:r>
      <w:r w:rsidRPr="00D263A6">
        <w:rPr>
          <w:rFonts w:ascii="Arial" w:hAnsi="Arial" w:cs="Arial"/>
          <w:i/>
          <w:sz w:val="24"/>
          <w:szCs w:val="24"/>
          <w:rPrChange w:id="36" w:author="Felipe C." w:date="2015-03-02T16:39:00Z">
            <w:rPr>
              <w:rFonts w:ascii="Arial" w:hAnsi="Arial" w:cs="Arial"/>
              <w:sz w:val="24"/>
              <w:szCs w:val="24"/>
            </w:rPr>
          </w:rPrChange>
        </w:rPr>
        <w:t>camino</w:t>
      </w:r>
      <w:r w:rsidRPr="001A1C33">
        <w:rPr>
          <w:rFonts w:ascii="Arial" w:hAnsi="Arial" w:cs="Arial"/>
          <w:sz w:val="24"/>
          <w:szCs w:val="24"/>
        </w:rPr>
        <w:t>, aquella franja de terreno acondicionada para el tránsito de vehículos. La denominación de camino incluye a nivel rural las llamadas carreteras, y a nivel urbano las calles de la ciudad. Ciertamente uno de los patrimonios más valiosos con los que cuenta cualquier país, es la infraestructura de su red vial, por lo que su magnitud y calidad representan uno de los indicadores del grado de desarrollo del mismo. Se encontrará siempre que un país de un alto nivel de vida tendrá un excelente sistema vial, un país atrasado tendrá una red deficiente.</w:t>
      </w:r>
    </w:p>
    <w:p w14:paraId="555A11BC" w14:textId="77777777" w:rsidR="001A1C33" w:rsidRPr="001A1C33" w:rsidRDefault="004913E0" w:rsidP="001A1C33">
      <w:pPr>
        <w:jc w:val="both"/>
        <w:rPr>
          <w:rFonts w:ascii="Arial" w:hAnsi="Arial" w:cs="Arial"/>
          <w:sz w:val="24"/>
          <w:szCs w:val="24"/>
        </w:rPr>
      </w:pPr>
      <w:r>
        <w:rPr>
          <w:rFonts w:ascii="Arial" w:hAnsi="Arial" w:cs="Arial"/>
          <w:sz w:val="24"/>
          <w:szCs w:val="24"/>
        </w:rPr>
        <w:t>“</w:t>
      </w:r>
      <w:r w:rsidR="001A1C33" w:rsidRPr="004913E0">
        <w:rPr>
          <w:rFonts w:ascii="Arial" w:hAnsi="Arial" w:cs="Arial"/>
          <w:i/>
          <w:sz w:val="24"/>
          <w:szCs w:val="24"/>
        </w:rPr>
        <w:t>El diseño geométrico de las carreteras y calles, incluye todos aquellos elementos relacionados con el alineamiento horizontal, el alineamiento vertical y los diversos componentes de la sección transversal</w:t>
      </w:r>
      <w:r>
        <w:rPr>
          <w:rFonts w:ascii="Arial" w:hAnsi="Arial" w:cs="Arial"/>
          <w:sz w:val="24"/>
          <w:szCs w:val="24"/>
        </w:rPr>
        <w:t>”</w:t>
      </w:r>
      <w:r w:rsidR="001A1C33" w:rsidRPr="001A1C33">
        <w:rPr>
          <w:rFonts w:ascii="Arial" w:hAnsi="Arial" w:cs="Arial"/>
          <w:sz w:val="24"/>
          <w:szCs w:val="24"/>
        </w:rPr>
        <w:t xml:space="preserve"> (Cal y Mayor, 2004;</w:t>
      </w:r>
      <w:r w:rsidR="00DB0580">
        <w:rPr>
          <w:rFonts w:ascii="Arial" w:hAnsi="Arial" w:cs="Arial"/>
          <w:sz w:val="24"/>
          <w:szCs w:val="24"/>
        </w:rPr>
        <w:t xml:space="preserve"> </w:t>
      </w:r>
      <w:r w:rsidR="001A1C33" w:rsidRPr="001A1C33">
        <w:rPr>
          <w:rFonts w:ascii="Arial" w:hAnsi="Arial" w:cs="Arial"/>
          <w:sz w:val="24"/>
          <w:szCs w:val="24"/>
        </w:rPr>
        <w:t>98</w:t>
      </w:r>
      <w:r w:rsidR="0098383B">
        <w:rPr>
          <w:rFonts w:ascii="Arial" w:hAnsi="Arial" w:cs="Arial"/>
          <w:sz w:val="24"/>
          <w:szCs w:val="24"/>
        </w:rPr>
        <w:t xml:space="preserve">), de ahí que sea importante </w:t>
      </w:r>
      <w:r w:rsidR="001A1C33" w:rsidRPr="001A1C33">
        <w:rPr>
          <w:rFonts w:ascii="Arial" w:hAnsi="Arial" w:cs="Arial"/>
          <w:sz w:val="24"/>
          <w:szCs w:val="24"/>
        </w:rPr>
        <w:t>conocer cada una de las vialidades en la</w:t>
      </w:r>
      <w:r w:rsidR="0098383B">
        <w:rPr>
          <w:rFonts w:ascii="Arial" w:hAnsi="Arial" w:cs="Arial"/>
          <w:sz w:val="24"/>
          <w:szCs w:val="24"/>
        </w:rPr>
        <w:t>s cuales vamos a estar desarrollando nuestro trabajo.</w:t>
      </w:r>
    </w:p>
    <w:p w14:paraId="7B672A4B" w14:textId="77777777" w:rsidR="001A1C33" w:rsidRDefault="001A1C33" w:rsidP="001A1C33">
      <w:pPr>
        <w:jc w:val="both"/>
        <w:rPr>
          <w:rFonts w:ascii="Arial" w:hAnsi="Arial" w:cs="Arial"/>
          <w:sz w:val="24"/>
          <w:szCs w:val="24"/>
        </w:rPr>
      </w:pPr>
      <w:r w:rsidRPr="00E1614A">
        <w:rPr>
          <w:rFonts w:ascii="Arial" w:hAnsi="Arial" w:cs="Arial"/>
          <w:b/>
          <w:sz w:val="24"/>
          <w:szCs w:val="24"/>
        </w:rPr>
        <w:t>Generalidades</w:t>
      </w:r>
      <w:r w:rsidRPr="001A1C33">
        <w:rPr>
          <w:rFonts w:ascii="Arial" w:hAnsi="Arial" w:cs="Arial"/>
          <w:sz w:val="24"/>
          <w:szCs w:val="24"/>
        </w:rPr>
        <w:t>.</w:t>
      </w:r>
    </w:p>
    <w:p w14:paraId="3FCE66A6" w14:textId="77777777" w:rsidR="00866269" w:rsidRPr="00866269" w:rsidRDefault="00866269" w:rsidP="00866269">
      <w:pPr>
        <w:jc w:val="both"/>
        <w:rPr>
          <w:rFonts w:ascii="Arial" w:hAnsi="Arial" w:cs="Arial"/>
          <w:sz w:val="24"/>
          <w:szCs w:val="24"/>
        </w:rPr>
      </w:pPr>
      <w:r w:rsidRPr="00866269">
        <w:rPr>
          <w:rFonts w:ascii="Arial" w:hAnsi="Arial" w:cs="Arial"/>
          <w:sz w:val="24"/>
          <w:szCs w:val="24"/>
        </w:rPr>
        <w:t>El Distrito Federal tiene una extensión territorial de 1</w:t>
      </w:r>
      <w:r w:rsidR="00E1614A">
        <w:rPr>
          <w:rFonts w:ascii="Arial" w:hAnsi="Arial" w:cs="Arial"/>
          <w:sz w:val="24"/>
          <w:szCs w:val="24"/>
        </w:rPr>
        <w:t>,</w:t>
      </w:r>
      <w:r w:rsidRPr="00866269">
        <w:rPr>
          <w:rFonts w:ascii="Arial" w:hAnsi="Arial" w:cs="Arial"/>
          <w:sz w:val="24"/>
          <w:szCs w:val="24"/>
        </w:rPr>
        <w:t>495 Km</w:t>
      </w:r>
      <w:r w:rsidRPr="00E1614A">
        <w:rPr>
          <w:rFonts w:ascii="Arial" w:hAnsi="Arial" w:cs="Arial"/>
          <w:sz w:val="24"/>
          <w:szCs w:val="24"/>
          <w:vertAlign w:val="superscript"/>
        </w:rPr>
        <w:t>2</w:t>
      </w:r>
      <w:r w:rsidRPr="00866269">
        <w:rPr>
          <w:rFonts w:ascii="Arial" w:hAnsi="Arial" w:cs="Arial"/>
          <w:sz w:val="24"/>
          <w:szCs w:val="24"/>
        </w:rPr>
        <w:t xml:space="preserve">, por ello es la entidad federativa más pequeña a nivel nacional, </w:t>
      </w:r>
      <w:r w:rsidR="0098383B">
        <w:rPr>
          <w:rFonts w:ascii="Arial" w:hAnsi="Arial" w:cs="Arial"/>
          <w:sz w:val="24"/>
          <w:szCs w:val="24"/>
        </w:rPr>
        <w:t>“</w:t>
      </w:r>
      <w:r w:rsidRPr="0098383B">
        <w:rPr>
          <w:rFonts w:ascii="Arial" w:hAnsi="Arial" w:cs="Arial"/>
          <w:i/>
          <w:sz w:val="24"/>
          <w:szCs w:val="24"/>
        </w:rPr>
        <w:t>La superficie de Distrito Federal, forma parte de la provincia: Eje Neovolcánico. El relieve lo definen principalmente una sierra y un valle, la primera se localiza al oeste, extendiéndose del noroeste al sureste y la conforman rocas de origen ígneo extrusivo o volcánico (se forman cuando el magma o roca derretida sale de las profundidades hacia la superficie de la Tierra) producto de la formación de volcanes como: Tláloc, Cuautzin, Pelado, Teuhtli, Chichinautzin y el de mayor altitud</w:t>
      </w:r>
      <w:ins w:id="37" w:author="Felipe C." w:date="2015-03-02T16:40:00Z">
        <w:r w:rsidR="00D263A6">
          <w:rPr>
            <w:rFonts w:ascii="Arial" w:hAnsi="Arial" w:cs="Arial"/>
            <w:i/>
            <w:sz w:val="24"/>
            <w:szCs w:val="24"/>
          </w:rPr>
          <w:t>:</w:t>
        </w:r>
      </w:ins>
      <w:r w:rsidRPr="0098383B">
        <w:rPr>
          <w:rFonts w:ascii="Arial" w:hAnsi="Arial" w:cs="Arial"/>
          <w:i/>
          <w:sz w:val="24"/>
          <w:szCs w:val="24"/>
        </w:rPr>
        <w:t xml:space="preserve"> cerro la Cruz de Márquez o Ajusco con 3 930 metros sobre el nivel del mar</w:t>
      </w:r>
      <w:del w:id="38" w:author="Felipe C." w:date="2015-03-02T16:40:00Z">
        <w:r w:rsidRPr="0098383B" w:rsidDel="00D263A6">
          <w:rPr>
            <w:rFonts w:ascii="Arial" w:hAnsi="Arial" w:cs="Arial"/>
            <w:i/>
            <w:sz w:val="24"/>
            <w:szCs w:val="24"/>
          </w:rPr>
          <w:delText xml:space="preserve"> (msnm)</w:delText>
        </w:r>
      </w:del>
      <w:r w:rsidRPr="0098383B">
        <w:rPr>
          <w:rFonts w:ascii="Arial" w:hAnsi="Arial" w:cs="Arial"/>
          <w:i/>
          <w:sz w:val="24"/>
          <w:szCs w:val="24"/>
        </w:rPr>
        <w:t xml:space="preserve">. En el centro-oeste, hay un lomerío que separa al valle que se extiende desde el centro hasta el este, en este punto se localiza la altura mínima con 2 300 metros. La planicie del valle es interrumpida por el cerro de Chapultepec, cerro de la Estrella, volcán Guadalupe y Cerro del Chiquihuite. En </w:t>
      </w:r>
      <w:r w:rsidRPr="0098383B">
        <w:rPr>
          <w:rFonts w:ascii="Arial" w:hAnsi="Arial" w:cs="Arial"/>
          <w:i/>
          <w:sz w:val="24"/>
          <w:szCs w:val="24"/>
        </w:rPr>
        <w:lastRenderedPageBreak/>
        <w:t>las cercanías de la localidad San Andrés Mixquic, hay un lomerío que se extiende de noroeste a sureste</w:t>
      </w:r>
      <w:r w:rsidR="0098383B">
        <w:rPr>
          <w:rFonts w:ascii="Arial" w:hAnsi="Arial" w:cs="Arial"/>
          <w:i/>
          <w:sz w:val="24"/>
          <w:szCs w:val="24"/>
        </w:rPr>
        <w:t>”</w:t>
      </w:r>
      <w:r w:rsidR="0098383B">
        <w:rPr>
          <w:rStyle w:val="Refdenotaalpie"/>
          <w:rFonts w:ascii="Arial" w:hAnsi="Arial" w:cs="Arial"/>
          <w:i/>
          <w:sz w:val="24"/>
          <w:szCs w:val="24"/>
        </w:rPr>
        <w:footnoteReference w:id="9"/>
      </w:r>
      <w:r w:rsidRPr="0098383B">
        <w:rPr>
          <w:rFonts w:ascii="Arial" w:hAnsi="Arial" w:cs="Arial"/>
          <w:i/>
          <w:sz w:val="24"/>
          <w:szCs w:val="24"/>
        </w:rPr>
        <w:t>.</w:t>
      </w:r>
    </w:p>
    <w:p w14:paraId="6C44BB41" w14:textId="77777777" w:rsidR="00866269" w:rsidRPr="00866269" w:rsidRDefault="00866269" w:rsidP="00866269">
      <w:pPr>
        <w:jc w:val="both"/>
        <w:rPr>
          <w:rFonts w:ascii="Arial" w:hAnsi="Arial" w:cs="Arial"/>
          <w:sz w:val="24"/>
          <w:szCs w:val="24"/>
        </w:rPr>
      </w:pPr>
      <w:r w:rsidRPr="00866269">
        <w:rPr>
          <w:rFonts w:ascii="Arial" w:hAnsi="Arial" w:cs="Arial"/>
          <w:sz w:val="24"/>
          <w:szCs w:val="24"/>
        </w:rPr>
        <w:t>Con estas características la Ciudad de México tiene grandes cantidades de desplazamientos generados en ella misma, se debe, fundamentalmente, a la enorme concentración de población en la Zona Metropolitana de la Ciudad de México, “29 millones de habitantes” (inegi, 2011b), “con una flota vehicular en el 2008 de 4.5 millones de vehículos” (sma-df, 2010b), con un índice de motorización de 157 vehículos por cada mil habitantes, la Zona Metropolitana del Valle de México se caracteriza por su desaceleración industrial y la consolidación de un sector para la prestación de servicios regionales y nacionales, es el centro financiero del país y sede de las principales empresas nacionales y extranjeras que operan en México.</w:t>
      </w:r>
    </w:p>
    <w:p w14:paraId="23D09B5C" w14:textId="77777777" w:rsidR="00866269" w:rsidRPr="00866269" w:rsidRDefault="00395CA2" w:rsidP="00866269">
      <w:pPr>
        <w:jc w:val="both"/>
        <w:rPr>
          <w:rFonts w:ascii="Arial" w:hAnsi="Arial" w:cs="Arial"/>
          <w:sz w:val="24"/>
          <w:szCs w:val="24"/>
        </w:rPr>
      </w:pPr>
      <w:r w:rsidRPr="00395CA2">
        <w:rPr>
          <w:rFonts w:ascii="Arial" w:hAnsi="Arial" w:cs="Arial"/>
          <w:i/>
          <w:sz w:val="24"/>
          <w:szCs w:val="24"/>
        </w:rPr>
        <w:t>“</w:t>
      </w:r>
      <w:r w:rsidR="00866269" w:rsidRPr="00395CA2">
        <w:rPr>
          <w:rFonts w:ascii="Arial" w:hAnsi="Arial" w:cs="Arial"/>
          <w:i/>
          <w:sz w:val="24"/>
          <w:szCs w:val="24"/>
        </w:rPr>
        <w:t xml:space="preserve">Esta concentración de habitantes, de automóviles, </w:t>
      </w:r>
      <w:r w:rsidR="00E1614A">
        <w:rPr>
          <w:rFonts w:ascii="Arial" w:hAnsi="Arial" w:cs="Arial"/>
          <w:i/>
          <w:sz w:val="24"/>
          <w:szCs w:val="24"/>
        </w:rPr>
        <w:t xml:space="preserve">de </w:t>
      </w:r>
      <w:r w:rsidR="00866269" w:rsidRPr="00395CA2">
        <w:rPr>
          <w:rFonts w:ascii="Arial" w:hAnsi="Arial" w:cs="Arial"/>
          <w:i/>
          <w:sz w:val="24"/>
          <w:szCs w:val="24"/>
        </w:rPr>
        <w:t xml:space="preserve">vialidades, etc., al mismo tiempo, causa y efecto de la oferta y demanda de bienes, servicios y empleos. Baste señalar que la tercera parte del producto interno bruto del país está concentrado en la </w:t>
      </w:r>
      <w:ins w:id="39" w:author="Felipe C." w:date="2015-03-02T16:41:00Z">
        <w:r w:rsidR="008315C8" w:rsidRPr="00866269">
          <w:rPr>
            <w:rFonts w:ascii="Arial" w:hAnsi="Arial" w:cs="Arial"/>
            <w:sz w:val="24"/>
            <w:szCs w:val="24"/>
          </w:rPr>
          <w:t>Zona Metropolitana de la Ciudad de México</w:t>
        </w:r>
      </w:ins>
      <w:del w:id="40" w:author="Felipe C." w:date="2015-03-02T16:41:00Z">
        <w:r w:rsidR="00866269" w:rsidRPr="00395CA2" w:rsidDel="008315C8">
          <w:rPr>
            <w:rFonts w:ascii="Arial" w:hAnsi="Arial" w:cs="Arial"/>
            <w:i/>
            <w:sz w:val="24"/>
            <w:szCs w:val="24"/>
          </w:rPr>
          <w:delText>ZMCM</w:delText>
        </w:r>
      </w:del>
      <w:r w:rsidRPr="00395CA2">
        <w:rPr>
          <w:rFonts w:ascii="Arial" w:hAnsi="Arial" w:cs="Arial"/>
          <w:i/>
          <w:sz w:val="24"/>
          <w:szCs w:val="24"/>
        </w:rPr>
        <w:t>”</w:t>
      </w:r>
      <w:r w:rsidR="00866269" w:rsidRPr="00866269">
        <w:rPr>
          <w:rFonts w:ascii="Arial" w:hAnsi="Arial" w:cs="Arial"/>
          <w:sz w:val="24"/>
          <w:szCs w:val="24"/>
        </w:rPr>
        <w:t xml:space="preserve"> (Islas, 2000).</w:t>
      </w:r>
    </w:p>
    <w:p w14:paraId="14E4DDE2" w14:textId="77777777" w:rsidR="00B52CCB" w:rsidRPr="00B52CCB" w:rsidRDefault="00B52CCB" w:rsidP="00B52CCB">
      <w:pPr>
        <w:jc w:val="both"/>
        <w:rPr>
          <w:rFonts w:ascii="Arial" w:eastAsia="Calibri" w:hAnsi="Arial" w:cs="Arial"/>
          <w:sz w:val="24"/>
          <w:szCs w:val="24"/>
        </w:rPr>
      </w:pPr>
      <w:r w:rsidRPr="00B52CCB">
        <w:rPr>
          <w:rFonts w:ascii="Arial" w:eastAsia="Calibri" w:hAnsi="Arial" w:cs="Arial"/>
          <w:sz w:val="24"/>
          <w:szCs w:val="24"/>
        </w:rPr>
        <w:t>Históricamente las ciudades algomeran una población que busca bienes y servicios accesibles de manera cada vez mas fácil, por lo que una ciudad es mas útil para sus habitantes en la medida de que se dé esta facilidad de acceder a estos bienes y servicios. Las vías de transporte facilitan esto, por lo que su trazado cobra mucha relevancia.</w:t>
      </w:r>
    </w:p>
    <w:p w14:paraId="2B20E931" w14:textId="77777777" w:rsidR="00B52CCB" w:rsidRPr="00B52CCB" w:rsidRDefault="00B52CCB" w:rsidP="00B52CCB">
      <w:pPr>
        <w:jc w:val="both"/>
        <w:rPr>
          <w:rFonts w:ascii="Arial" w:eastAsia="Calibri" w:hAnsi="Arial" w:cs="Arial"/>
          <w:sz w:val="24"/>
          <w:szCs w:val="24"/>
        </w:rPr>
      </w:pPr>
      <w:r w:rsidRPr="00B52CCB">
        <w:rPr>
          <w:rFonts w:ascii="Arial" w:eastAsia="Calibri" w:hAnsi="Arial" w:cs="Arial"/>
          <w:sz w:val="24"/>
          <w:szCs w:val="24"/>
        </w:rPr>
        <w:t xml:space="preserve">En la Grecia antigua, a </w:t>
      </w:r>
      <w:r w:rsidRPr="008315C8">
        <w:rPr>
          <w:rFonts w:ascii="Arial" w:eastAsia="Calibri" w:hAnsi="Arial" w:cs="Arial"/>
          <w:i/>
          <w:sz w:val="24"/>
          <w:szCs w:val="24"/>
          <w:rPrChange w:id="41" w:author="Felipe C." w:date="2015-03-02T16:41:00Z">
            <w:rPr>
              <w:rFonts w:ascii="Arial" w:eastAsia="Calibri" w:hAnsi="Arial" w:cs="Arial"/>
              <w:sz w:val="24"/>
              <w:szCs w:val="24"/>
            </w:rPr>
          </w:rPrChange>
        </w:rPr>
        <w:t>Hipodamo de Mileto</w:t>
      </w:r>
      <w:r w:rsidRPr="00B52CCB">
        <w:rPr>
          <w:rFonts w:ascii="Arial" w:eastAsia="Calibri" w:hAnsi="Arial" w:cs="Arial"/>
          <w:sz w:val="24"/>
          <w:szCs w:val="24"/>
        </w:rPr>
        <w:t xml:space="preserve"> se le reconoció como uno de los primeros urbanistas y planeadores de ciudades en documentar su trabajo, considerándosele como el padre del esquema en forma de “rejilla” cuadriculada en las vialidades para ciudades (ver https://es.wikipedia.org/wiki/Plan_</w:t>
      </w:r>
      <w:r w:rsidR="00CC5B13" w:rsidRPr="00B52CCB">
        <w:rPr>
          <w:rFonts w:ascii="Arial" w:eastAsia="Calibri" w:hAnsi="Arial" w:cs="Arial"/>
          <w:sz w:val="24"/>
          <w:szCs w:val="24"/>
        </w:rPr>
        <w:t>hipodámico)</w:t>
      </w:r>
      <w:r w:rsidRPr="00B52CCB">
        <w:rPr>
          <w:rFonts w:ascii="Arial" w:eastAsia="Calibri" w:hAnsi="Arial" w:cs="Arial"/>
          <w:sz w:val="24"/>
          <w:szCs w:val="24"/>
        </w:rPr>
        <w:t xml:space="preserve">. Por siglos este esquema se ha utilizado con muy pocas variaciones, hasta llegar a nuestros dias. Fue preferido por su simplicidad y porque comunicaba de manera fácil muchos puntos de una ciudad. Desafortunadamente este esquema de trazado de calles no es el ideal cuando se tiene una cantidad grande de vehículos, ya que favorece los problemas de congestión. </w:t>
      </w:r>
    </w:p>
    <w:p w14:paraId="289EB838" w14:textId="77777777" w:rsidR="00B52CCB" w:rsidRPr="00B52CCB" w:rsidRDefault="00B52CCB" w:rsidP="00B52CCB">
      <w:pPr>
        <w:jc w:val="both"/>
        <w:rPr>
          <w:rFonts w:ascii="Arial" w:eastAsia="Calibri" w:hAnsi="Arial" w:cs="Arial"/>
          <w:sz w:val="24"/>
          <w:szCs w:val="24"/>
        </w:rPr>
      </w:pPr>
      <w:r w:rsidRPr="00B52CCB">
        <w:rPr>
          <w:rFonts w:ascii="Arial" w:eastAsia="Calibri" w:hAnsi="Arial" w:cs="Arial"/>
          <w:sz w:val="24"/>
          <w:szCs w:val="24"/>
        </w:rPr>
        <w:t xml:space="preserve">Pero ciudades como la de México, en su trazado de vias de transporte, incorporan no solo retículas hipodámicas, donde fue posible su trazado por los conquistadores y planeadores urbanos que les siguieron, también tienen el problema de la incorporación de pueblos originarios, contando estos con sus propios trazados y que no necesariamente coincidían con los de la zona central </w:t>
      </w:r>
      <w:r w:rsidRPr="00B52CCB">
        <w:rPr>
          <w:rFonts w:ascii="Arial" w:eastAsia="Calibri" w:hAnsi="Arial" w:cs="Arial"/>
          <w:sz w:val="24"/>
          <w:szCs w:val="24"/>
        </w:rPr>
        <w:lastRenderedPageBreak/>
        <w:t>que los incorporaría. Tienen también el problema de los “accidentes geográficos”, como cauce de rios, colinas y laderas, zonas lacustres, etc., que hacen que el trazado, en ocasiones hipodámico, se modifique para ajustarse alrededor de estos accidentes. Todavía peor, trazados como el de la Ciudad de México también incluyen zonas incorporadas a la ciudad sin ningún tipo de planeación</w:t>
      </w:r>
      <w:ins w:id="42" w:author="Felipe C." w:date="2015-03-02T16:43:00Z">
        <w:r w:rsidR="008315C8">
          <w:rPr>
            <w:rFonts w:ascii="Arial" w:eastAsia="Calibri" w:hAnsi="Arial" w:cs="Arial"/>
            <w:sz w:val="24"/>
            <w:szCs w:val="24"/>
          </w:rPr>
          <w:t>,</w:t>
        </w:r>
      </w:ins>
      <w:r w:rsidRPr="00B52CCB">
        <w:rPr>
          <w:rFonts w:ascii="Arial" w:eastAsia="Calibri" w:hAnsi="Arial" w:cs="Arial"/>
          <w:sz w:val="24"/>
          <w:szCs w:val="24"/>
        </w:rPr>
        <w:t xml:space="preserve"> tomando en cuenta los aspectos globales, sino solamente la necesidad inmediata y caprichos de sus habitantes (o dirigentes) de aquel entonces. Todo esto da como resultado, sólo considerando el trazado de las vialidades, una multitud de problemas del tipo “cuellos de botella” para la circulación actual.</w:t>
      </w:r>
    </w:p>
    <w:p w14:paraId="6C0E17C1" w14:textId="77777777" w:rsidR="00B52CCB" w:rsidRPr="00B52CCB" w:rsidRDefault="00B52CCB" w:rsidP="00B52CCB">
      <w:pPr>
        <w:jc w:val="both"/>
        <w:rPr>
          <w:rFonts w:ascii="Arial" w:eastAsia="Calibri" w:hAnsi="Arial" w:cs="Arial"/>
          <w:sz w:val="24"/>
          <w:szCs w:val="24"/>
        </w:rPr>
      </w:pPr>
      <w:r w:rsidRPr="00B52CCB">
        <w:rPr>
          <w:rFonts w:ascii="Arial" w:eastAsia="Calibri" w:hAnsi="Arial" w:cs="Arial"/>
          <w:sz w:val="24"/>
          <w:szCs w:val="24"/>
        </w:rPr>
        <w:t xml:space="preserve">Las “grandes decisiones” como el trazado de “ejes viales”, circuitos periféricos, etc. Aliviaron parcialmente estos problemas, aunque debido a que el problema principal no es el mal trazo de una ciudad sino su sobrepoblación y la mala distribución de esta, nos atrevemos a pensar que ninguna solución vial, por muy grande que fuera, puede aliviar </w:t>
      </w:r>
      <w:del w:id="43" w:author="Felipe C." w:date="2015-03-02T16:43:00Z">
        <w:r w:rsidRPr="00B52CCB" w:rsidDel="008315C8">
          <w:rPr>
            <w:rFonts w:ascii="Arial" w:eastAsia="Calibri" w:hAnsi="Arial" w:cs="Arial"/>
            <w:sz w:val="24"/>
            <w:szCs w:val="24"/>
          </w:rPr>
          <w:delText xml:space="preserve">cualquier </w:delText>
        </w:r>
      </w:del>
      <w:ins w:id="44" w:author="Felipe C." w:date="2015-03-02T16:43:00Z">
        <w:r w:rsidR="008315C8">
          <w:rPr>
            <w:rFonts w:ascii="Arial" w:eastAsia="Calibri" w:hAnsi="Arial" w:cs="Arial"/>
            <w:sz w:val="24"/>
            <w:szCs w:val="24"/>
          </w:rPr>
          <w:t>todos</w:t>
        </w:r>
        <w:r w:rsidR="008315C8" w:rsidRPr="00B52CCB">
          <w:rPr>
            <w:rFonts w:ascii="Arial" w:eastAsia="Calibri" w:hAnsi="Arial" w:cs="Arial"/>
            <w:sz w:val="24"/>
            <w:szCs w:val="24"/>
          </w:rPr>
          <w:t xml:space="preserve"> </w:t>
        </w:r>
        <w:r w:rsidR="008315C8">
          <w:rPr>
            <w:rFonts w:ascii="Arial" w:eastAsia="Calibri" w:hAnsi="Arial" w:cs="Arial"/>
            <w:sz w:val="24"/>
            <w:szCs w:val="24"/>
          </w:rPr>
          <w:t xml:space="preserve">los </w:t>
        </w:r>
      </w:ins>
      <w:r w:rsidRPr="00B52CCB">
        <w:rPr>
          <w:rFonts w:ascii="Arial" w:eastAsia="Calibri" w:hAnsi="Arial" w:cs="Arial"/>
          <w:sz w:val="24"/>
          <w:szCs w:val="24"/>
        </w:rPr>
        <w:t>tipo</w:t>
      </w:r>
      <w:ins w:id="45" w:author="Felipe C." w:date="2015-03-02T16:43:00Z">
        <w:r w:rsidR="008315C8">
          <w:rPr>
            <w:rFonts w:ascii="Arial" w:eastAsia="Calibri" w:hAnsi="Arial" w:cs="Arial"/>
            <w:sz w:val="24"/>
            <w:szCs w:val="24"/>
          </w:rPr>
          <w:t>s</w:t>
        </w:r>
      </w:ins>
      <w:r w:rsidRPr="00B52CCB">
        <w:rPr>
          <w:rFonts w:ascii="Arial" w:eastAsia="Calibri" w:hAnsi="Arial" w:cs="Arial"/>
          <w:sz w:val="24"/>
          <w:szCs w:val="24"/>
        </w:rPr>
        <w:t xml:space="preserve"> de problema</w:t>
      </w:r>
      <w:ins w:id="46" w:author="Felipe C." w:date="2015-03-02T16:43:00Z">
        <w:r w:rsidR="008315C8">
          <w:rPr>
            <w:rFonts w:ascii="Arial" w:eastAsia="Calibri" w:hAnsi="Arial" w:cs="Arial"/>
            <w:sz w:val="24"/>
            <w:szCs w:val="24"/>
          </w:rPr>
          <w:t>s</w:t>
        </w:r>
      </w:ins>
      <w:r w:rsidRPr="00B52CCB">
        <w:rPr>
          <w:rFonts w:ascii="Arial" w:eastAsia="Calibri" w:hAnsi="Arial" w:cs="Arial"/>
          <w:sz w:val="24"/>
          <w:szCs w:val="24"/>
        </w:rPr>
        <w:t xml:space="preserve"> de tráfico.</w:t>
      </w:r>
    </w:p>
    <w:p w14:paraId="73B23807" w14:textId="77777777" w:rsidR="00B52CCB" w:rsidRPr="00B52CCB" w:rsidRDefault="00B52CCB" w:rsidP="00B52CCB">
      <w:pPr>
        <w:jc w:val="both"/>
        <w:rPr>
          <w:rFonts w:ascii="Arial" w:eastAsia="Calibri" w:hAnsi="Arial" w:cs="Arial"/>
          <w:sz w:val="24"/>
          <w:szCs w:val="24"/>
        </w:rPr>
      </w:pPr>
      <w:r w:rsidRPr="00B52CCB">
        <w:rPr>
          <w:rFonts w:ascii="Arial" w:eastAsia="Calibri" w:hAnsi="Arial" w:cs="Arial"/>
          <w:sz w:val="24"/>
          <w:szCs w:val="24"/>
        </w:rPr>
        <w:t>El conocimiento de las redes complejas, sin embargo, nos dá cierta esperanza en cuanto a posibles mejoras para estos problemas. ¿Por qué si naturalmente una ciudad tiende a crecer por zonas que se van añadiendo como “ramificaciones”, los urbanistas insisten en realizar trazos con geometrías clásicas como la hipodámica?</w:t>
      </w:r>
    </w:p>
    <w:p w14:paraId="171C5A8F" w14:textId="77777777" w:rsidR="00B52CCB" w:rsidRDefault="00B52CCB" w:rsidP="00B52CCB">
      <w:pPr>
        <w:jc w:val="both"/>
        <w:rPr>
          <w:rFonts w:ascii="Arial" w:eastAsia="Calibri" w:hAnsi="Arial" w:cs="Arial"/>
          <w:sz w:val="24"/>
          <w:szCs w:val="24"/>
        </w:rPr>
      </w:pPr>
      <w:r w:rsidRPr="00B52CCB">
        <w:rPr>
          <w:rFonts w:ascii="Arial" w:eastAsia="Calibri" w:hAnsi="Arial" w:cs="Arial"/>
          <w:sz w:val="24"/>
          <w:szCs w:val="24"/>
        </w:rPr>
        <w:t>Esto incluso puede ser tema para otro trabajo de tésis, pero aquí buscaremos analizar las cosas no a nivel global</w:t>
      </w:r>
      <w:ins w:id="47" w:author="Felipe C." w:date="2015-03-02T16:43:00Z">
        <w:r w:rsidR="008315C8">
          <w:rPr>
            <w:rFonts w:ascii="Arial" w:eastAsia="Calibri" w:hAnsi="Arial" w:cs="Arial"/>
            <w:sz w:val="24"/>
            <w:szCs w:val="24"/>
          </w:rPr>
          <w:t>,</w:t>
        </w:r>
      </w:ins>
      <w:r w:rsidRPr="00B52CCB">
        <w:rPr>
          <w:rFonts w:ascii="Arial" w:eastAsia="Calibri" w:hAnsi="Arial" w:cs="Arial"/>
          <w:sz w:val="24"/>
          <w:szCs w:val="24"/>
        </w:rPr>
        <w:t xml:space="preserve"> como bosquejamo</w:t>
      </w:r>
      <w:r w:rsidR="00CC5B13">
        <w:rPr>
          <w:rFonts w:ascii="Arial" w:eastAsia="Calibri" w:hAnsi="Arial" w:cs="Arial"/>
          <w:sz w:val="24"/>
          <w:szCs w:val="24"/>
        </w:rPr>
        <w:t>s</w:t>
      </w:r>
      <w:r w:rsidRPr="00B52CCB">
        <w:rPr>
          <w:rFonts w:ascii="Arial" w:eastAsia="Calibri" w:hAnsi="Arial" w:cs="Arial"/>
          <w:sz w:val="24"/>
          <w:szCs w:val="24"/>
        </w:rPr>
        <w:t>, sino m</w:t>
      </w:r>
      <w:ins w:id="48" w:author="Felipe C." w:date="2015-03-02T16:44:00Z">
        <w:r w:rsidR="008315C8">
          <w:rPr>
            <w:rFonts w:ascii="Arial" w:eastAsia="Calibri" w:hAnsi="Arial" w:cs="Arial"/>
            <w:sz w:val="24"/>
            <w:szCs w:val="24"/>
          </w:rPr>
          <w:t>á</w:t>
        </w:r>
      </w:ins>
      <w:del w:id="49" w:author="Felipe C." w:date="2015-03-02T16:44:00Z">
        <w:r w:rsidRPr="00B52CCB" w:rsidDel="008315C8">
          <w:rPr>
            <w:rFonts w:ascii="Arial" w:eastAsia="Calibri" w:hAnsi="Arial" w:cs="Arial"/>
            <w:sz w:val="24"/>
            <w:szCs w:val="24"/>
          </w:rPr>
          <w:delText>a</w:delText>
        </w:r>
      </w:del>
      <w:r w:rsidRPr="00B52CCB">
        <w:rPr>
          <w:rFonts w:ascii="Arial" w:eastAsia="Calibri" w:hAnsi="Arial" w:cs="Arial"/>
          <w:sz w:val="24"/>
          <w:szCs w:val="24"/>
        </w:rPr>
        <w:t>s a nivel microscópico, a lo que cada quien puede ver a su alrededor. Y por supuesto, el trazado de las vialidades no es el único problema en el tráfico vehicular.</w:t>
      </w:r>
    </w:p>
    <w:p w14:paraId="35CAD6B9" w14:textId="77777777" w:rsidR="00395CA2" w:rsidRDefault="00395CA2" w:rsidP="00B52CCB">
      <w:pPr>
        <w:jc w:val="both"/>
        <w:rPr>
          <w:rFonts w:ascii="Arial" w:hAnsi="Arial" w:cs="Arial"/>
          <w:sz w:val="24"/>
          <w:szCs w:val="24"/>
        </w:rPr>
      </w:pPr>
      <w:r>
        <w:rPr>
          <w:rFonts w:ascii="Arial" w:hAnsi="Arial" w:cs="Arial"/>
          <w:sz w:val="24"/>
          <w:szCs w:val="24"/>
        </w:rPr>
        <w:t>Hemos coniderado algunos de los elementos que componen las vías, su desarrollo histórico y su adecuación a los espacios de circulación en la época actual, la problemática que enfrentan es sin lugar a dudas una cuestión espacial y de dimensiones, las cuales debier</w:t>
      </w:r>
      <w:ins w:id="50" w:author="Felipe C." w:date="2015-03-02T16:44:00Z">
        <w:r w:rsidR="008315C8">
          <w:rPr>
            <w:rFonts w:ascii="Arial" w:hAnsi="Arial" w:cs="Arial"/>
            <w:sz w:val="24"/>
            <w:szCs w:val="24"/>
          </w:rPr>
          <w:t>o</w:t>
        </w:r>
      </w:ins>
      <w:del w:id="51" w:author="Felipe C." w:date="2015-03-02T16:44:00Z">
        <w:r w:rsidDel="008315C8">
          <w:rPr>
            <w:rFonts w:ascii="Arial" w:hAnsi="Arial" w:cs="Arial"/>
            <w:sz w:val="24"/>
            <w:szCs w:val="24"/>
          </w:rPr>
          <w:delText>ó</w:delText>
        </w:r>
      </w:del>
      <w:r>
        <w:rPr>
          <w:rFonts w:ascii="Arial" w:hAnsi="Arial" w:cs="Arial"/>
          <w:sz w:val="24"/>
          <w:szCs w:val="24"/>
        </w:rPr>
        <w:t>n ser adaptadas para el uso de los vehículos automotores, esto nos lleva a con</w:t>
      </w:r>
      <w:r w:rsidR="001953B6">
        <w:rPr>
          <w:rFonts w:ascii="Arial" w:hAnsi="Arial" w:cs="Arial"/>
          <w:sz w:val="24"/>
          <w:szCs w:val="24"/>
        </w:rPr>
        <w:t>s</w:t>
      </w:r>
      <w:r>
        <w:rPr>
          <w:rFonts w:ascii="Arial" w:hAnsi="Arial" w:cs="Arial"/>
          <w:sz w:val="24"/>
          <w:szCs w:val="24"/>
        </w:rPr>
        <w:t>iderar la manera en la cual enfrentar esta problemática</w:t>
      </w:r>
      <w:ins w:id="52" w:author="Felipe C." w:date="2015-03-02T16:44:00Z">
        <w:r w:rsidR="008315C8">
          <w:rPr>
            <w:rFonts w:ascii="Arial" w:hAnsi="Arial" w:cs="Arial"/>
            <w:sz w:val="24"/>
            <w:szCs w:val="24"/>
          </w:rPr>
          <w:t>. A</w:t>
        </w:r>
      </w:ins>
      <w:del w:id="53" w:author="Felipe C." w:date="2015-03-02T16:44:00Z">
        <w:r w:rsidDel="008315C8">
          <w:rPr>
            <w:rFonts w:ascii="Arial" w:hAnsi="Arial" w:cs="Arial"/>
            <w:sz w:val="24"/>
            <w:szCs w:val="24"/>
          </w:rPr>
          <w:delText>, a</w:delText>
        </w:r>
      </w:del>
      <w:r>
        <w:rPr>
          <w:rFonts w:ascii="Arial" w:hAnsi="Arial" w:cs="Arial"/>
          <w:sz w:val="24"/>
          <w:szCs w:val="24"/>
        </w:rPr>
        <w:t>bordarlo es todo un reto</w:t>
      </w:r>
      <w:ins w:id="54" w:author="Felipe C." w:date="2015-03-02T16:44:00Z">
        <w:r w:rsidR="008315C8">
          <w:rPr>
            <w:rFonts w:ascii="Arial" w:hAnsi="Arial" w:cs="Arial"/>
            <w:sz w:val="24"/>
            <w:szCs w:val="24"/>
          </w:rPr>
          <w:t>,</w:t>
        </w:r>
      </w:ins>
      <w:r>
        <w:rPr>
          <w:rFonts w:ascii="Arial" w:hAnsi="Arial" w:cs="Arial"/>
          <w:sz w:val="24"/>
          <w:szCs w:val="24"/>
        </w:rPr>
        <w:t xml:space="preserve"> ya que las condiciones tanto  geográficas como sociales tienen mucha importancia, para ello hechamos mano a uno de los modelos que nos pueden aportar</w:t>
      </w:r>
      <w:r w:rsidR="001953B6">
        <w:rPr>
          <w:rFonts w:ascii="Arial" w:hAnsi="Arial" w:cs="Arial"/>
          <w:sz w:val="24"/>
          <w:szCs w:val="24"/>
        </w:rPr>
        <w:t xml:space="preserve"> </w:t>
      </w:r>
      <w:r>
        <w:rPr>
          <w:rFonts w:ascii="Arial" w:hAnsi="Arial" w:cs="Arial"/>
          <w:sz w:val="24"/>
          <w:szCs w:val="24"/>
        </w:rPr>
        <w:t>mucho conocimiento del comportamiento de los vehículos en las mencionadas vías</w:t>
      </w:r>
      <w:r w:rsidR="00A13C77">
        <w:rPr>
          <w:rFonts w:ascii="Arial" w:hAnsi="Arial" w:cs="Arial"/>
          <w:sz w:val="24"/>
          <w:szCs w:val="24"/>
        </w:rPr>
        <w:t>. Estos son:</w:t>
      </w:r>
      <w:r>
        <w:rPr>
          <w:rFonts w:ascii="Arial" w:hAnsi="Arial" w:cs="Arial"/>
          <w:sz w:val="24"/>
          <w:szCs w:val="24"/>
        </w:rPr>
        <w:t xml:space="preserve">  </w:t>
      </w:r>
    </w:p>
    <w:p w14:paraId="419C4894" w14:textId="77777777" w:rsidR="00132481" w:rsidRDefault="00132481" w:rsidP="00921FC9">
      <w:pPr>
        <w:jc w:val="both"/>
        <w:rPr>
          <w:rFonts w:ascii="Arial" w:hAnsi="Arial" w:cs="Arial"/>
          <w:sz w:val="24"/>
          <w:szCs w:val="24"/>
        </w:rPr>
      </w:pPr>
      <w:r w:rsidRPr="00A13C77">
        <w:rPr>
          <w:rFonts w:ascii="Arial" w:hAnsi="Arial" w:cs="Arial"/>
          <w:b/>
          <w:sz w:val="24"/>
          <w:szCs w:val="24"/>
        </w:rPr>
        <w:t>Mo</w:t>
      </w:r>
      <w:r w:rsidR="00B74654">
        <w:rPr>
          <w:rFonts w:ascii="Arial" w:hAnsi="Arial" w:cs="Arial"/>
          <w:b/>
          <w:sz w:val="24"/>
          <w:szCs w:val="24"/>
        </w:rPr>
        <w:t>delos de simulación de tráfico m</w:t>
      </w:r>
      <w:r w:rsidRPr="00A13C77">
        <w:rPr>
          <w:rFonts w:ascii="Arial" w:hAnsi="Arial" w:cs="Arial"/>
          <w:b/>
          <w:sz w:val="24"/>
          <w:szCs w:val="24"/>
        </w:rPr>
        <w:t>icroscópicos</w:t>
      </w:r>
      <w:r w:rsidRPr="00132481">
        <w:rPr>
          <w:rFonts w:ascii="Arial" w:hAnsi="Arial" w:cs="Arial"/>
          <w:sz w:val="24"/>
          <w:szCs w:val="24"/>
        </w:rPr>
        <w:t>.</w:t>
      </w:r>
    </w:p>
    <w:p w14:paraId="239939A6" w14:textId="77777777" w:rsidR="00297DF8" w:rsidRDefault="00B74654" w:rsidP="00297DF8">
      <w:pPr>
        <w:jc w:val="both"/>
        <w:rPr>
          <w:rFonts w:ascii="Arial" w:hAnsi="Arial" w:cs="Arial"/>
          <w:sz w:val="24"/>
          <w:szCs w:val="24"/>
        </w:rPr>
      </w:pPr>
      <w:r>
        <w:rPr>
          <w:rFonts w:ascii="Arial" w:hAnsi="Arial" w:cs="Arial"/>
          <w:sz w:val="24"/>
          <w:szCs w:val="24"/>
        </w:rPr>
        <w:t>“</w:t>
      </w:r>
      <w:r w:rsidR="00297DF8" w:rsidRPr="00B74654">
        <w:rPr>
          <w:rFonts w:ascii="Arial" w:hAnsi="Arial" w:cs="Arial"/>
          <w:i/>
          <w:sz w:val="24"/>
          <w:szCs w:val="24"/>
        </w:rPr>
        <w:t xml:space="preserve">Modelos de microsimulación: Este modelo permite observar el </w:t>
      </w:r>
      <w:r w:rsidR="006076B1" w:rsidRPr="00B74654">
        <w:rPr>
          <w:rFonts w:ascii="Arial" w:hAnsi="Arial" w:cs="Arial"/>
          <w:i/>
          <w:sz w:val="24"/>
          <w:szCs w:val="24"/>
        </w:rPr>
        <w:t xml:space="preserve">movimiento de cada vehículo. </w:t>
      </w:r>
      <w:ins w:id="55" w:author="Felipe C." w:date="2015-03-02T16:44:00Z">
        <w:r w:rsidR="008315C8">
          <w:rPr>
            <w:rFonts w:ascii="Arial" w:hAnsi="Arial" w:cs="Arial"/>
            <w:i/>
            <w:sz w:val="24"/>
            <w:szCs w:val="24"/>
          </w:rPr>
          <w:t>Los v</w:t>
        </w:r>
      </w:ins>
      <w:del w:id="56" w:author="Felipe C." w:date="2015-03-02T16:44:00Z">
        <w:r w:rsidR="006076B1" w:rsidRPr="00B74654" w:rsidDel="008315C8">
          <w:rPr>
            <w:rFonts w:ascii="Arial" w:hAnsi="Arial" w:cs="Arial"/>
            <w:i/>
            <w:sz w:val="24"/>
            <w:szCs w:val="24"/>
          </w:rPr>
          <w:delText>V</w:delText>
        </w:r>
      </w:del>
      <w:r w:rsidR="006076B1" w:rsidRPr="00B74654">
        <w:rPr>
          <w:rFonts w:ascii="Arial" w:hAnsi="Arial" w:cs="Arial"/>
          <w:i/>
          <w:sz w:val="24"/>
          <w:szCs w:val="24"/>
        </w:rPr>
        <w:t>ehículos pueden ser rastreados a través de la red y sus trayectorias tiempo-espaciales</w:t>
      </w:r>
      <w:r w:rsidR="001953B6">
        <w:rPr>
          <w:rFonts w:ascii="Arial" w:hAnsi="Arial" w:cs="Arial"/>
          <w:i/>
          <w:sz w:val="24"/>
          <w:szCs w:val="24"/>
        </w:rPr>
        <w:t>,</w:t>
      </w:r>
      <w:r w:rsidR="006076B1" w:rsidRPr="00B74654">
        <w:rPr>
          <w:rFonts w:ascii="Arial" w:hAnsi="Arial" w:cs="Arial"/>
          <w:i/>
          <w:sz w:val="24"/>
          <w:szCs w:val="24"/>
        </w:rPr>
        <w:t xml:space="preserve"> pueden ser trazadas. El </w:t>
      </w:r>
      <w:r w:rsidR="00297DF8" w:rsidRPr="00B74654">
        <w:rPr>
          <w:rFonts w:ascii="Arial" w:hAnsi="Arial" w:cs="Arial"/>
          <w:i/>
          <w:sz w:val="24"/>
          <w:szCs w:val="24"/>
        </w:rPr>
        <w:t>comportamiento</w:t>
      </w:r>
      <w:r w:rsidR="00BE41FE" w:rsidRPr="00B74654">
        <w:rPr>
          <w:rFonts w:ascii="Arial" w:hAnsi="Arial" w:cs="Arial"/>
          <w:i/>
          <w:sz w:val="24"/>
          <w:szCs w:val="24"/>
        </w:rPr>
        <w:t xml:space="preserve"> incluye la aceleración, desaceleración, cambios de carril, maniobras de rebase, movimientos </w:t>
      </w:r>
      <w:bookmarkStart w:id="57" w:name="_GoBack"/>
      <w:r w:rsidR="00BE41FE" w:rsidRPr="00B74654">
        <w:rPr>
          <w:rFonts w:ascii="Arial" w:hAnsi="Arial" w:cs="Arial"/>
          <w:i/>
          <w:sz w:val="24"/>
          <w:szCs w:val="24"/>
        </w:rPr>
        <w:lastRenderedPageBreak/>
        <w:t>de vuelta y la aceptación de espaciamiento</w:t>
      </w:r>
      <w:del w:id="58" w:author="Felipe C." w:date="2015-03-02T16:44:00Z">
        <w:r w:rsidR="00BE41FE" w:rsidRPr="00B74654" w:rsidDel="008315C8">
          <w:rPr>
            <w:rFonts w:ascii="Arial" w:hAnsi="Arial" w:cs="Arial"/>
            <w:i/>
            <w:sz w:val="24"/>
            <w:szCs w:val="24"/>
          </w:rPr>
          <w:delText>,</w:delText>
        </w:r>
      </w:del>
      <w:r w:rsidR="00297DF8" w:rsidRPr="00B74654">
        <w:rPr>
          <w:rFonts w:ascii="Arial" w:hAnsi="Arial" w:cs="Arial"/>
          <w:i/>
          <w:sz w:val="24"/>
          <w:szCs w:val="24"/>
        </w:rPr>
        <w:t xml:space="preserve"> individual de un elemento y cómo </w:t>
      </w:r>
      <w:r w:rsidR="006076B1" w:rsidRPr="00B74654">
        <w:rPr>
          <w:rFonts w:ascii="Arial" w:hAnsi="Arial" w:cs="Arial"/>
          <w:i/>
          <w:sz w:val="24"/>
          <w:szCs w:val="24"/>
        </w:rPr>
        <w:t>e</w:t>
      </w:r>
      <w:r w:rsidR="00297DF8" w:rsidRPr="00B74654">
        <w:rPr>
          <w:rFonts w:ascii="Arial" w:hAnsi="Arial" w:cs="Arial"/>
          <w:i/>
          <w:sz w:val="24"/>
          <w:szCs w:val="24"/>
        </w:rPr>
        <w:t>s</w:t>
      </w:r>
      <w:r w:rsidR="006076B1" w:rsidRPr="00B74654">
        <w:rPr>
          <w:rFonts w:ascii="Arial" w:hAnsi="Arial" w:cs="Arial"/>
          <w:i/>
          <w:sz w:val="24"/>
          <w:szCs w:val="24"/>
        </w:rPr>
        <w:t>te</w:t>
      </w:r>
      <w:r w:rsidR="00297DF8" w:rsidRPr="00B74654">
        <w:rPr>
          <w:rFonts w:ascii="Arial" w:hAnsi="Arial" w:cs="Arial"/>
          <w:i/>
          <w:sz w:val="24"/>
          <w:szCs w:val="24"/>
        </w:rPr>
        <w:t xml:space="preserve"> </w:t>
      </w:r>
      <w:bookmarkEnd w:id="57"/>
      <w:r w:rsidR="00297DF8" w:rsidRPr="00B74654">
        <w:rPr>
          <w:rFonts w:ascii="Arial" w:hAnsi="Arial" w:cs="Arial"/>
          <w:i/>
          <w:sz w:val="24"/>
          <w:szCs w:val="24"/>
        </w:rPr>
        <w:t>comportamiento afecta todo el sistema</w:t>
      </w:r>
      <w:r w:rsidR="006076B1" w:rsidRPr="00B74654">
        <w:rPr>
          <w:rFonts w:ascii="Arial" w:hAnsi="Arial" w:cs="Arial"/>
          <w:i/>
          <w:sz w:val="24"/>
          <w:szCs w:val="24"/>
        </w:rPr>
        <w:t xml:space="preserve"> debido a las interacciones con el sistema en su totalidad</w:t>
      </w:r>
      <w:r w:rsidR="00297DF8" w:rsidRPr="00B74654">
        <w:rPr>
          <w:rFonts w:ascii="Arial" w:hAnsi="Arial" w:cs="Arial"/>
          <w:i/>
          <w:sz w:val="24"/>
          <w:szCs w:val="24"/>
        </w:rPr>
        <w:t>. Son de gran utilidad por lo complejo de los sistemas urbanos</w:t>
      </w:r>
      <w:r>
        <w:rPr>
          <w:rFonts w:ascii="Arial" w:hAnsi="Arial" w:cs="Arial"/>
          <w:i/>
          <w:sz w:val="24"/>
          <w:szCs w:val="24"/>
        </w:rPr>
        <w:t>”</w:t>
      </w:r>
      <w:r w:rsidR="00297DF8" w:rsidRPr="00B74654">
        <w:rPr>
          <w:rFonts w:ascii="Arial" w:hAnsi="Arial" w:cs="Arial"/>
          <w:i/>
          <w:sz w:val="24"/>
          <w:szCs w:val="24"/>
        </w:rPr>
        <w:t xml:space="preserve"> </w:t>
      </w:r>
      <w:r w:rsidR="00297DF8">
        <w:rPr>
          <w:rFonts w:ascii="Arial" w:hAnsi="Arial" w:cs="Arial"/>
          <w:sz w:val="24"/>
          <w:szCs w:val="24"/>
        </w:rPr>
        <w:t>(Vergara-</w:t>
      </w:r>
      <w:r w:rsidR="00186E49">
        <w:rPr>
          <w:rFonts w:ascii="Arial" w:hAnsi="Arial" w:cs="Arial"/>
          <w:sz w:val="24"/>
          <w:szCs w:val="24"/>
        </w:rPr>
        <w:t>Zuker. Et. al.</w:t>
      </w:r>
      <w:r w:rsidR="00B664B4">
        <w:rPr>
          <w:rFonts w:ascii="Arial" w:hAnsi="Arial" w:cs="Arial"/>
          <w:sz w:val="24"/>
          <w:szCs w:val="24"/>
        </w:rPr>
        <w:t>; 2013</w:t>
      </w:r>
      <w:r w:rsidR="00297DF8">
        <w:rPr>
          <w:rFonts w:ascii="Arial" w:hAnsi="Arial" w:cs="Arial"/>
          <w:sz w:val="24"/>
          <w:szCs w:val="24"/>
        </w:rPr>
        <w:t>)</w:t>
      </w:r>
      <w:r w:rsidR="00C84E7B">
        <w:rPr>
          <w:rFonts w:ascii="Arial" w:hAnsi="Arial" w:cs="Arial"/>
          <w:sz w:val="24"/>
          <w:szCs w:val="24"/>
        </w:rPr>
        <w:t xml:space="preserve">. </w:t>
      </w:r>
    </w:p>
    <w:p w14:paraId="48454DA7" w14:textId="77777777" w:rsidR="00867E8A" w:rsidRDefault="00132481" w:rsidP="00921FC9">
      <w:pPr>
        <w:jc w:val="both"/>
        <w:rPr>
          <w:rFonts w:ascii="Arial" w:hAnsi="Arial" w:cs="Arial"/>
          <w:sz w:val="24"/>
          <w:szCs w:val="24"/>
        </w:rPr>
      </w:pPr>
      <w:r>
        <w:rPr>
          <w:rFonts w:ascii="Arial" w:hAnsi="Arial" w:cs="Arial"/>
          <w:sz w:val="24"/>
          <w:szCs w:val="24"/>
        </w:rPr>
        <w:t xml:space="preserve">La simulación Microscópica es usada para estudiar </w:t>
      </w:r>
      <w:r w:rsidR="00B664B4">
        <w:rPr>
          <w:rFonts w:ascii="Arial" w:hAnsi="Arial" w:cs="Arial"/>
          <w:sz w:val="24"/>
          <w:szCs w:val="24"/>
        </w:rPr>
        <w:t>l</w:t>
      </w:r>
      <w:r>
        <w:rPr>
          <w:rFonts w:ascii="Arial" w:hAnsi="Arial" w:cs="Arial"/>
          <w:sz w:val="24"/>
          <w:szCs w:val="24"/>
        </w:rPr>
        <w:t xml:space="preserve">a relación entre el comportamiento </w:t>
      </w:r>
      <w:r w:rsidR="00B664B4">
        <w:rPr>
          <w:rFonts w:ascii="Arial" w:hAnsi="Arial" w:cs="Arial"/>
          <w:sz w:val="24"/>
          <w:szCs w:val="24"/>
        </w:rPr>
        <w:t>de los individuos y un fenómeno global. E</w:t>
      </w:r>
      <w:r>
        <w:rPr>
          <w:rFonts w:ascii="Arial" w:hAnsi="Arial" w:cs="Arial"/>
          <w:sz w:val="24"/>
          <w:szCs w:val="24"/>
        </w:rPr>
        <w:t xml:space="preserve">ste modelo aplica para diferentes objetos </w:t>
      </w:r>
      <w:r w:rsidR="00B664B4">
        <w:rPr>
          <w:rFonts w:ascii="Arial" w:hAnsi="Arial" w:cs="Arial"/>
          <w:sz w:val="24"/>
          <w:szCs w:val="24"/>
        </w:rPr>
        <w:t>individuales</w:t>
      </w:r>
      <w:r>
        <w:rPr>
          <w:rFonts w:ascii="Arial" w:hAnsi="Arial" w:cs="Arial"/>
          <w:sz w:val="24"/>
          <w:szCs w:val="24"/>
        </w:rPr>
        <w:t xml:space="preserve"> (vehículos, animales, humanos), que determinan el comportamiento d</w:t>
      </w:r>
      <w:r w:rsidR="00B664B4">
        <w:rPr>
          <w:rFonts w:ascii="Arial" w:hAnsi="Arial" w:cs="Arial"/>
          <w:sz w:val="24"/>
          <w:szCs w:val="24"/>
        </w:rPr>
        <w:t>e ciertos fenómenos globale</w:t>
      </w:r>
      <w:r>
        <w:rPr>
          <w:rFonts w:ascii="Arial" w:hAnsi="Arial" w:cs="Arial"/>
          <w:sz w:val="24"/>
          <w:szCs w:val="24"/>
        </w:rPr>
        <w:t>s, como por ejemplo el comportamiento del tráfico vehicular</w:t>
      </w:r>
      <w:r w:rsidR="00B664B4">
        <w:rPr>
          <w:rFonts w:ascii="Arial" w:hAnsi="Arial" w:cs="Arial"/>
          <w:sz w:val="24"/>
          <w:szCs w:val="24"/>
        </w:rPr>
        <w:t>.</w:t>
      </w:r>
      <w:r w:rsidR="008A6F7E">
        <w:rPr>
          <w:rFonts w:ascii="Arial" w:hAnsi="Arial" w:cs="Arial"/>
          <w:sz w:val="24"/>
          <w:szCs w:val="24"/>
        </w:rPr>
        <w:t xml:space="preserve"> </w:t>
      </w:r>
    </w:p>
    <w:p w14:paraId="25C0C9ED" w14:textId="77777777" w:rsidR="008A6F7E" w:rsidRDefault="00CD6735" w:rsidP="00921FC9">
      <w:pPr>
        <w:jc w:val="both"/>
        <w:rPr>
          <w:rFonts w:ascii="Arial" w:hAnsi="Arial" w:cs="Arial"/>
          <w:sz w:val="24"/>
          <w:szCs w:val="24"/>
        </w:rPr>
      </w:pPr>
      <w:r>
        <w:rPr>
          <w:rFonts w:ascii="Arial" w:hAnsi="Arial" w:cs="Arial"/>
          <w:sz w:val="24"/>
          <w:szCs w:val="24"/>
        </w:rPr>
        <w:t>Los modelos de tráfico han sido construidos usando analogías con flujo de fluidos. Esto asume que cada camino en una red puede ser representado por un enlace que tie</w:t>
      </w:r>
      <w:r w:rsidR="00B664B4">
        <w:rPr>
          <w:rFonts w:ascii="Arial" w:hAnsi="Arial" w:cs="Arial"/>
          <w:sz w:val="24"/>
          <w:szCs w:val="24"/>
        </w:rPr>
        <w:t>ne una cierta capacidad de circ</w:t>
      </w:r>
      <w:r w:rsidR="00B74654">
        <w:rPr>
          <w:rFonts w:ascii="Arial" w:hAnsi="Arial" w:cs="Arial"/>
          <w:sz w:val="24"/>
          <w:szCs w:val="24"/>
        </w:rPr>
        <w:t>u</w:t>
      </w:r>
      <w:r w:rsidR="00B664B4">
        <w:rPr>
          <w:rFonts w:ascii="Arial" w:hAnsi="Arial" w:cs="Arial"/>
          <w:sz w:val="24"/>
          <w:szCs w:val="24"/>
        </w:rPr>
        <w:t>l</w:t>
      </w:r>
      <w:r w:rsidR="00B74654">
        <w:rPr>
          <w:rFonts w:ascii="Arial" w:hAnsi="Arial" w:cs="Arial"/>
          <w:sz w:val="24"/>
          <w:szCs w:val="24"/>
        </w:rPr>
        <w:t>a</w:t>
      </w:r>
      <w:r w:rsidR="00B664B4">
        <w:rPr>
          <w:rFonts w:ascii="Arial" w:hAnsi="Arial" w:cs="Arial"/>
          <w:sz w:val="24"/>
          <w:szCs w:val="24"/>
        </w:rPr>
        <w:t>ción</w:t>
      </w:r>
      <w:r>
        <w:rPr>
          <w:rFonts w:ascii="Arial" w:hAnsi="Arial" w:cs="Arial"/>
          <w:sz w:val="24"/>
          <w:szCs w:val="24"/>
        </w:rPr>
        <w:t>. Este modelo es útil para los sistemas donde el flujo es libre, pero no son muy eficientes cuando el flujo tiene interrupciones</w:t>
      </w:r>
      <w:ins w:id="59" w:author="Felipe C." w:date="2015-03-02T16:45:00Z">
        <w:r w:rsidR="008315C8">
          <w:rPr>
            <w:rFonts w:ascii="Arial" w:hAnsi="Arial" w:cs="Arial"/>
            <w:sz w:val="24"/>
            <w:szCs w:val="24"/>
          </w:rPr>
          <w:t>,</w:t>
        </w:r>
      </w:ins>
      <w:r>
        <w:rPr>
          <w:rFonts w:ascii="Arial" w:hAnsi="Arial" w:cs="Arial"/>
          <w:sz w:val="24"/>
          <w:szCs w:val="24"/>
        </w:rPr>
        <w:t xml:space="preserve"> tal como es el caso del problema del tráfico.</w:t>
      </w:r>
    </w:p>
    <w:p w14:paraId="700F3CCC" w14:textId="77777777" w:rsidR="00CD6735" w:rsidRDefault="00CD6735" w:rsidP="00921FC9">
      <w:pPr>
        <w:jc w:val="both"/>
        <w:rPr>
          <w:rFonts w:ascii="Arial" w:hAnsi="Arial" w:cs="Arial"/>
          <w:sz w:val="24"/>
          <w:szCs w:val="24"/>
        </w:rPr>
      </w:pPr>
      <w:r>
        <w:rPr>
          <w:rFonts w:ascii="Arial" w:hAnsi="Arial" w:cs="Arial"/>
          <w:sz w:val="24"/>
          <w:szCs w:val="24"/>
        </w:rPr>
        <w:t>Los modelos tradicionales, también asumen que la demanda de tráfico entre un origen y un destino mantiene un valor constante, lo cual no se cumple en la mayoría de los casos, la demanda de la red es dinámica y no existe un estado de equilibrio.</w:t>
      </w:r>
    </w:p>
    <w:p w14:paraId="139C44B0" w14:textId="77777777" w:rsidR="00CD6735" w:rsidRDefault="00CD6735" w:rsidP="00921FC9">
      <w:pPr>
        <w:jc w:val="both"/>
        <w:rPr>
          <w:rFonts w:ascii="Arial" w:hAnsi="Arial" w:cs="Arial"/>
          <w:sz w:val="24"/>
          <w:szCs w:val="24"/>
        </w:rPr>
      </w:pPr>
      <w:r>
        <w:rPr>
          <w:rFonts w:ascii="Arial" w:hAnsi="Arial" w:cs="Arial"/>
          <w:sz w:val="24"/>
          <w:szCs w:val="24"/>
        </w:rPr>
        <w:t>La simulación microscópica de tráfico resuelve estos problemas</w:t>
      </w:r>
      <w:ins w:id="60" w:author="Felipe C." w:date="2015-03-02T16:45:00Z">
        <w:r w:rsidR="008315C8">
          <w:rPr>
            <w:rFonts w:ascii="Arial" w:hAnsi="Arial" w:cs="Arial"/>
            <w:sz w:val="24"/>
            <w:szCs w:val="24"/>
          </w:rPr>
          <w:t>,</w:t>
        </w:r>
      </w:ins>
      <w:r>
        <w:rPr>
          <w:rFonts w:ascii="Arial" w:hAnsi="Arial" w:cs="Arial"/>
          <w:sz w:val="24"/>
          <w:szCs w:val="24"/>
        </w:rPr>
        <w:t xml:space="preserve"> dado que el movimiento de cada vehículo a través de la red es simulado de manera independiente</w:t>
      </w:r>
      <w:ins w:id="61" w:author="Felipe C." w:date="2015-03-02T16:46:00Z">
        <w:r w:rsidR="008315C8">
          <w:rPr>
            <w:rFonts w:ascii="Arial" w:hAnsi="Arial" w:cs="Arial"/>
            <w:sz w:val="24"/>
            <w:szCs w:val="24"/>
          </w:rPr>
          <w:t>. D</w:t>
        </w:r>
      </w:ins>
      <w:del w:id="62" w:author="Felipe C." w:date="2015-03-02T16:45:00Z">
        <w:r w:rsidDel="008315C8">
          <w:rPr>
            <w:rFonts w:ascii="Arial" w:hAnsi="Arial" w:cs="Arial"/>
            <w:sz w:val="24"/>
            <w:szCs w:val="24"/>
          </w:rPr>
          <w:delText>, d</w:delText>
        </w:r>
      </w:del>
      <w:r>
        <w:rPr>
          <w:rFonts w:ascii="Arial" w:hAnsi="Arial" w:cs="Arial"/>
          <w:sz w:val="24"/>
          <w:szCs w:val="24"/>
        </w:rPr>
        <w:t>onde cada vehículo (agente) es modelado de acuerdo a sus características y tiene un comportamiento individual indeterminado tal como ocurre en el mundo real.</w:t>
      </w:r>
    </w:p>
    <w:p w14:paraId="6D03E109" w14:textId="77777777" w:rsidR="00CD6735" w:rsidRDefault="00B664B4" w:rsidP="00921FC9">
      <w:pPr>
        <w:jc w:val="both"/>
        <w:rPr>
          <w:rFonts w:ascii="Arial" w:hAnsi="Arial" w:cs="Arial"/>
          <w:sz w:val="24"/>
          <w:szCs w:val="24"/>
        </w:rPr>
      </w:pPr>
      <w:r>
        <w:rPr>
          <w:rFonts w:ascii="Arial" w:hAnsi="Arial" w:cs="Arial"/>
          <w:sz w:val="24"/>
          <w:szCs w:val="24"/>
        </w:rPr>
        <w:t>“</w:t>
      </w:r>
      <w:r w:rsidR="00CD6735" w:rsidRPr="005E34AC">
        <w:rPr>
          <w:rFonts w:ascii="Arial" w:hAnsi="Arial" w:cs="Arial"/>
          <w:i/>
          <w:sz w:val="24"/>
          <w:szCs w:val="24"/>
        </w:rPr>
        <w:t>El modelo microscópico de simulación de tráfico permite a los ingenieros del tráfico obtener una visión continua del estado del tráfico bajo ciertas condiciones determinadas. Como podemos observar la simulación microscópica de tráfico es usada para la evaluación en paralelo de la operación de una calle cubriendo objetivos como el estudio</w:t>
      </w:r>
      <w:r w:rsidR="007017FD" w:rsidRPr="005E34AC">
        <w:rPr>
          <w:rFonts w:ascii="Arial" w:hAnsi="Arial" w:cs="Arial"/>
          <w:i/>
          <w:sz w:val="24"/>
          <w:szCs w:val="24"/>
        </w:rPr>
        <w:t xml:space="preserve"> del control dinámico del tráfico, la administración de incidentes, la construcción de estrategias de mejor ruta en tiempo real, y el control dinámico de las señales en las intersecciones</w:t>
      </w:r>
      <w:r>
        <w:rPr>
          <w:rFonts w:ascii="Arial" w:hAnsi="Arial" w:cs="Arial"/>
          <w:sz w:val="24"/>
          <w:szCs w:val="24"/>
        </w:rPr>
        <w:t>”</w:t>
      </w:r>
      <w:r w:rsidR="00D07DF8">
        <w:rPr>
          <w:rFonts w:ascii="Arial" w:hAnsi="Arial" w:cs="Arial"/>
          <w:sz w:val="24"/>
          <w:szCs w:val="24"/>
        </w:rPr>
        <w:t xml:space="preserve"> (</w:t>
      </w:r>
      <w:r w:rsidR="00867E8A">
        <w:rPr>
          <w:rFonts w:ascii="Arial" w:hAnsi="Arial" w:cs="Arial"/>
          <w:sz w:val="24"/>
          <w:szCs w:val="24"/>
        </w:rPr>
        <w:t>Rodríguez-Ardila: 2002</w:t>
      </w:r>
      <w:r w:rsidR="00D07DF8">
        <w:rPr>
          <w:rFonts w:ascii="Arial" w:hAnsi="Arial" w:cs="Arial"/>
          <w:sz w:val="24"/>
          <w:szCs w:val="24"/>
        </w:rPr>
        <w:t>)</w:t>
      </w:r>
      <w:r w:rsidR="007017FD">
        <w:rPr>
          <w:rFonts w:ascii="Arial" w:hAnsi="Arial" w:cs="Arial"/>
          <w:sz w:val="24"/>
          <w:szCs w:val="24"/>
        </w:rPr>
        <w:t>.</w:t>
      </w:r>
    </w:p>
    <w:p w14:paraId="48DD12F3" w14:textId="77777777" w:rsidR="00921FC9" w:rsidRPr="00B74654" w:rsidRDefault="00984358" w:rsidP="00921FC9">
      <w:pPr>
        <w:jc w:val="both"/>
        <w:rPr>
          <w:rFonts w:ascii="Arial" w:hAnsi="Arial" w:cs="Arial"/>
          <w:b/>
          <w:sz w:val="24"/>
          <w:szCs w:val="24"/>
        </w:rPr>
      </w:pPr>
      <w:r w:rsidRPr="00B74654">
        <w:rPr>
          <w:rFonts w:ascii="Arial" w:hAnsi="Arial" w:cs="Arial"/>
          <w:b/>
          <w:sz w:val="24"/>
          <w:szCs w:val="24"/>
        </w:rPr>
        <w:t xml:space="preserve">Fundamentos de </w:t>
      </w:r>
      <w:r w:rsidR="00921FC9" w:rsidRPr="00B74654">
        <w:rPr>
          <w:rFonts w:ascii="Arial" w:hAnsi="Arial" w:cs="Arial"/>
          <w:b/>
          <w:sz w:val="24"/>
          <w:szCs w:val="24"/>
        </w:rPr>
        <w:t>Vías</w:t>
      </w:r>
      <w:r w:rsidRPr="00B74654">
        <w:rPr>
          <w:rFonts w:ascii="Arial" w:hAnsi="Arial" w:cs="Arial"/>
          <w:b/>
          <w:sz w:val="24"/>
          <w:szCs w:val="24"/>
        </w:rPr>
        <w:t>.</w:t>
      </w:r>
    </w:p>
    <w:p w14:paraId="642CD7B5" w14:textId="77777777" w:rsidR="00EB4AA5" w:rsidRDefault="00EB4AA5" w:rsidP="00C4427C">
      <w:pPr>
        <w:jc w:val="both"/>
        <w:rPr>
          <w:rFonts w:ascii="Arial" w:hAnsi="Arial" w:cs="Arial"/>
          <w:sz w:val="24"/>
          <w:szCs w:val="24"/>
        </w:rPr>
      </w:pPr>
      <w:r>
        <w:rPr>
          <w:rFonts w:ascii="Arial" w:hAnsi="Arial" w:cs="Arial"/>
          <w:sz w:val="24"/>
          <w:szCs w:val="24"/>
        </w:rPr>
        <w:t>Los caminos cumplen la función de ser vías de comunicación por las que se transportan personas y bienes entre dos puntos geográficos. Es conocido el hecho de que</w:t>
      </w:r>
      <w:r w:rsidR="00B74654">
        <w:rPr>
          <w:rFonts w:ascii="Arial" w:hAnsi="Arial" w:cs="Arial"/>
          <w:sz w:val="24"/>
          <w:szCs w:val="24"/>
        </w:rPr>
        <w:t xml:space="preserve"> la eficiencia en los caminos, es</w:t>
      </w:r>
      <w:r>
        <w:rPr>
          <w:rFonts w:ascii="Arial" w:hAnsi="Arial" w:cs="Arial"/>
          <w:sz w:val="24"/>
          <w:szCs w:val="24"/>
        </w:rPr>
        <w:t xml:space="preserve"> un factor de suma importancia pa</w:t>
      </w:r>
      <w:r w:rsidR="00B664B4">
        <w:rPr>
          <w:rFonts w:ascii="Arial" w:hAnsi="Arial" w:cs="Arial"/>
          <w:sz w:val="24"/>
          <w:szCs w:val="24"/>
        </w:rPr>
        <w:t xml:space="preserve">ra la prosperidad de una región en el sentido de estar comunicado con el entorno y un poco más allá de sus </w:t>
      </w:r>
      <w:r w:rsidR="001953B6">
        <w:rPr>
          <w:rFonts w:ascii="Arial" w:hAnsi="Arial" w:cs="Arial"/>
          <w:sz w:val="24"/>
          <w:szCs w:val="24"/>
        </w:rPr>
        <w:t>límites</w:t>
      </w:r>
      <w:r w:rsidR="00B664B4">
        <w:rPr>
          <w:rFonts w:ascii="Arial" w:hAnsi="Arial" w:cs="Arial"/>
          <w:sz w:val="24"/>
          <w:szCs w:val="24"/>
        </w:rPr>
        <w:t xml:space="preserve"> geográficos.</w:t>
      </w:r>
    </w:p>
    <w:p w14:paraId="275C1605" w14:textId="77777777" w:rsidR="00AB63E0" w:rsidRDefault="0049774B" w:rsidP="00C4427C">
      <w:pPr>
        <w:jc w:val="both"/>
        <w:rPr>
          <w:rFonts w:ascii="Arial" w:hAnsi="Arial" w:cs="Arial"/>
          <w:sz w:val="24"/>
          <w:szCs w:val="24"/>
        </w:rPr>
      </w:pPr>
      <w:r>
        <w:rPr>
          <w:rFonts w:ascii="Arial" w:hAnsi="Arial" w:cs="Arial"/>
          <w:sz w:val="24"/>
          <w:szCs w:val="24"/>
        </w:rPr>
        <w:lastRenderedPageBreak/>
        <w:t>En las últimas décadas se ha comprobado a nivel mundial, una tendencia migratoria de grandes masas de población hacia los centros urbanos, esta migración ha producido un rápido crecimiento de las ciudades y</w:t>
      </w:r>
      <w:ins w:id="63" w:author="Felipe C." w:date="2015-03-02T16:46:00Z">
        <w:r w:rsidR="008315C8">
          <w:rPr>
            <w:rFonts w:ascii="Arial" w:hAnsi="Arial" w:cs="Arial"/>
            <w:sz w:val="24"/>
            <w:szCs w:val="24"/>
          </w:rPr>
          <w:t>,</w:t>
        </w:r>
      </w:ins>
      <w:r>
        <w:rPr>
          <w:rFonts w:ascii="Arial" w:hAnsi="Arial" w:cs="Arial"/>
          <w:sz w:val="24"/>
          <w:szCs w:val="24"/>
        </w:rPr>
        <w:t xml:space="preserve"> conjuntamente con este comportamiento, el número de vehículos ha crecido en una progresión geométrica</w:t>
      </w:r>
      <w:r w:rsidR="00B664B4">
        <w:rPr>
          <w:rFonts w:ascii="Arial" w:hAnsi="Arial" w:cs="Arial"/>
          <w:sz w:val="24"/>
          <w:szCs w:val="24"/>
        </w:rPr>
        <w:t>, lo que ocasiona como en su momento mencionaremos</w:t>
      </w:r>
      <w:r w:rsidR="00B74654">
        <w:rPr>
          <w:rFonts w:ascii="Arial" w:hAnsi="Arial" w:cs="Arial"/>
          <w:sz w:val="24"/>
          <w:szCs w:val="24"/>
        </w:rPr>
        <w:t>,</w:t>
      </w:r>
      <w:r w:rsidR="00B664B4">
        <w:rPr>
          <w:rFonts w:ascii="Arial" w:hAnsi="Arial" w:cs="Arial"/>
          <w:sz w:val="24"/>
          <w:szCs w:val="24"/>
        </w:rPr>
        <w:t xml:space="preserve"> la saturación de las vías</w:t>
      </w:r>
      <w:r>
        <w:rPr>
          <w:rFonts w:ascii="Arial" w:hAnsi="Arial" w:cs="Arial"/>
          <w:sz w:val="24"/>
          <w:szCs w:val="24"/>
        </w:rPr>
        <w:t>.</w:t>
      </w:r>
    </w:p>
    <w:p w14:paraId="12C57A70" w14:textId="77777777" w:rsidR="0049774B" w:rsidRDefault="0049774B" w:rsidP="00C4427C">
      <w:pPr>
        <w:jc w:val="both"/>
        <w:rPr>
          <w:rFonts w:ascii="Arial" w:hAnsi="Arial" w:cs="Arial"/>
          <w:sz w:val="24"/>
          <w:szCs w:val="24"/>
        </w:rPr>
      </w:pPr>
      <w:r>
        <w:rPr>
          <w:rFonts w:ascii="Arial" w:hAnsi="Arial" w:cs="Arial"/>
          <w:sz w:val="24"/>
          <w:szCs w:val="24"/>
        </w:rPr>
        <w:t>En estas circunstancias, muchas áreas de las ciudades sufren concentración y cambios en el uso de suelo y la demanda de tránsito ha crecido sin que exista la posibilidad de que aumente proporcionalmente la infraestructura vial, debido a las altas inversiones requeridas</w:t>
      </w:r>
      <w:r w:rsidR="00B664B4">
        <w:rPr>
          <w:rFonts w:ascii="Arial" w:hAnsi="Arial" w:cs="Arial"/>
          <w:sz w:val="24"/>
          <w:szCs w:val="24"/>
        </w:rPr>
        <w:t xml:space="preserve"> y a la limitación de los espacios</w:t>
      </w:r>
      <w:r>
        <w:rPr>
          <w:rFonts w:ascii="Arial" w:hAnsi="Arial" w:cs="Arial"/>
          <w:sz w:val="24"/>
          <w:szCs w:val="24"/>
        </w:rPr>
        <w:t>.</w:t>
      </w:r>
    </w:p>
    <w:p w14:paraId="3CF6CC24" w14:textId="77777777" w:rsidR="0049774B" w:rsidRDefault="0049774B" w:rsidP="00C4427C">
      <w:pPr>
        <w:jc w:val="both"/>
        <w:rPr>
          <w:rFonts w:ascii="Arial" w:hAnsi="Arial" w:cs="Arial"/>
          <w:sz w:val="24"/>
          <w:szCs w:val="24"/>
        </w:rPr>
      </w:pPr>
      <w:r>
        <w:rPr>
          <w:rFonts w:ascii="Arial" w:hAnsi="Arial" w:cs="Arial"/>
          <w:sz w:val="24"/>
          <w:szCs w:val="24"/>
        </w:rPr>
        <w:t>El sistema vial es el principal soporte</w:t>
      </w:r>
      <w:r w:rsidR="005A287B">
        <w:rPr>
          <w:rFonts w:ascii="Arial" w:hAnsi="Arial" w:cs="Arial"/>
          <w:sz w:val="24"/>
          <w:szCs w:val="24"/>
        </w:rPr>
        <w:t xml:space="preserve"> de los flujos generados por las actividades urbanas y es también el principal estructurador de las ciudades, determinando la localización de las actividades urbanas y sus limitaciones de expansión.</w:t>
      </w:r>
    </w:p>
    <w:p w14:paraId="6302566B" w14:textId="77777777" w:rsidR="005A287B" w:rsidRPr="00A13C77" w:rsidRDefault="00B664B4" w:rsidP="00C4427C">
      <w:pPr>
        <w:jc w:val="both"/>
        <w:rPr>
          <w:rFonts w:ascii="Arial" w:hAnsi="Arial" w:cs="Arial"/>
          <w:i/>
          <w:sz w:val="24"/>
          <w:szCs w:val="24"/>
        </w:rPr>
      </w:pPr>
      <w:r>
        <w:rPr>
          <w:rFonts w:ascii="Arial" w:hAnsi="Arial" w:cs="Arial"/>
          <w:sz w:val="24"/>
          <w:szCs w:val="24"/>
        </w:rPr>
        <w:t>“</w:t>
      </w:r>
      <w:r w:rsidR="005A287B" w:rsidRPr="00A13C77">
        <w:rPr>
          <w:rFonts w:ascii="Arial" w:hAnsi="Arial" w:cs="Arial"/>
          <w:i/>
          <w:sz w:val="24"/>
          <w:szCs w:val="24"/>
        </w:rPr>
        <w:t>Un sistema vial urbano desempeña dos funciones principales</w:t>
      </w:r>
      <w:r w:rsidR="00A13C77" w:rsidRPr="00A13C77">
        <w:rPr>
          <w:rFonts w:ascii="Arial" w:hAnsi="Arial" w:cs="Arial"/>
          <w:i/>
          <w:sz w:val="24"/>
          <w:szCs w:val="24"/>
        </w:rPr>
        <w:t>”</w:t>
      </w:r>
      <w:r w:rsidR="005A287B" w:rsidRPr="00A13C77">
        <w:rPr>
          <w:rFonts w:ascii="Arial" w:hAnsi="Arial" w:cs="Arial"/>
          <w:i/>
          <w:sz w:val="24"/>
          <w:szCs w:val="24"/>
        </w:rPr>
        <w:t>:</w:t>
      </w:r>
    </w:p>
    <w:p w14:paraId="6BBA42CD" w14:textId="77777777" w:rsidR="005A287B" w:rsidRPr="00A13C77" w:rsidRDefault="005A287B" w:rsidP="005A287B">
      <w:pPr>
        <w:pStyle w:val="Prrafodelista"/>
        <w:numPr>
          <w:ilvl w:val="0"/>
          <w:numId w:val="15"/>
        </w:numPr>
        <w:jc w:val="both"/>
        <w:rPr>
          <w:rFonts w:ascii="Arial" w:hAnsi="Arial" w:cs="Arial"/>
          <w:i/>
          <w:sz w:val="24"/>
          <w:szCs w:val="24"/>
        </w:rPr>
      </w:pPr>
      <w:r w:rsidRPr="00A13C77">
        <w:rPr>
          <w:rFonts w:ascii="Arial" w:hAnsi="Arial" w:cs="Arial"/>
          <w:i/>
          <w:sz w:val="24"/>
          <w:szCs w:val="24"/>
        </w:rPr>
        <w:t>Da acceso a las propiedades colindantes.</w:t>
      </w:r>
    </w:p>
    <w:p w14:paraId="63A19CF2" w14:textId="77777777" w:rsidR="005A287B" w:rsidRPr="00A13C77" w:rsidRDefault="005A287B" w:rsidP="005A287B">
      <w:pPr>
        <w:pStyle w:val="Prrafodelista"/>
        <w:numPr>
          <w:ilvl w:val="0"/>
          <w:numId w:val="15"/>
        </w:numPr>
        <w:jc w:val="both"/>
        <w:rPr>
          <w:rFonts w:ascii="Arial" w:hAnsi="Arial" w:cs="Arial"/>
          <w:i/>
          <w:sz w:val="24"/>
          <w:szCs w:val="24"/>
        </w:rPr>
      </w:pPr>
      <w:r w:rsidRPr="00A13C77">
        <w:rPr>
          <w:rFonts w:ascii="Arial" w:hAnsi="Arial" w:cs="Arial"/>
          <w:i/>
          <w:sz w:val="24"/>
          <w:szCs w:val="24"/>
        </w:rPr>
        <w:t>Permite la circulación, creando los intercambios entre las diversas funciones que se desarrollan en una ciudad y facilita la movilización de sus habitantes.</w:t>
      </w:r>
    </w:p>
    <w:p w14:paraId="4A0ECE19" w14:textId="77777777" w:rsidR="005A287B" w:rsidRPr="00A13C77" w:rsidRDefault="005A287B" w:rsidP="005A287B">
      <w:pPr>
        <w:jc w:val="both"/>
        <w:rPr>
          <w:rFonts w:ascii="Arial" w:hAnsi="Arial" w:cs="Arial"/>
          <w:i/>
          <w:sz w:val="24"/>
          <w:szCs w:val="24"/>
        </w:rPr>
      </w:pPr>
      <w:r w:rsidRPr="00A13C77">
        <w:rPr>
          <w:rFonts w:ascii="Arial" w:hAnsi="Arial" w:cs="Arial"/>
          <w:i/>
          <w:sz w:val="24"/>
          <w:szCs w:val="24"/>
        </w:rPr>
        <w:t>La mayoría de los problemas relacionados con el incremento de los accidentes y el deterioro ambiental, provienen de conflictos entre las funciones de acceso y circulación.</w:t>
      </w:r>
    </w:p>
    <w:p w14:paraId="35057B49" w14:textId="77777777" w:rsidR="005A287B" w:rsidRPr="00A13C77" w:rsidRDefault="005A287B" w:rsidP="005A287B">
      <w:pPr>
        <w:jc w:val="both"/>
        <w:rPr>
          <w:rFonts w:ascii="Arial" w:hAnsi="Arial" w:cs="Arial"/>
          <w:i/>
          <w:sz w:val="24"/>
          <w:szCs w:val="24"/>
        </w:rPr>
      </w:pPr>
      <w:r w:rsidRPr="00A13C77">
        <w:rPr>
          <w:rFonts w:ascii="Arial" w:hAnsi="Arial" w:cs="Arial"/>
          <w:i/>
          <w:sz w:val="24"/>
          <w:szCs w:val="24"/>
        </w:rPr>
        <w:t>Para una mejor atención a las necesidades de desplazamiento de la población, es recomendable que la red vial sea estructurada en sistemas, donde las funciones de acceso y circulación asuman proporciones variables.</w:t>
      </w:r>
    </w:p>
    <w:p w14:paraId="2E577012" w14:textId="77777777" w:rsidR="005A287B" w:rsidRPr="00A13C77" w:rsidRDefault="005A287B" w:rsidP="005A287B">
      <w:pPr>
        <w:jc w:val="both"/>
        <w:rPr>
          <w:rFonts w:ascii="Arial" w:hAnsi="Arial" w:cs="Arial"/>
          <w:i/>
          <w:sz w:val="24"/>
          <w:szCs w:val="24"/>
        </w:rPr>
      </w:pPr>
      <w:r w:rsidRPr="00A13C77">
        <w:rPr>
          <w:rFonts w:ascii="Arial" w:hAnsi="Arial" w:cs="Arial"/>
          <w:i/>
          <w:sz w:val="24"/>
          <w:szCs w:val="24"/>
        </w:rPr>
        <w:t>Como un principio básico en la planeación del desarrollo de las ciudades, la noción de jerarquización vial debe utilizarse, con el objeto de dar organización a la estructura vial.</w:t>
      </w:r>
    </w:p>
    <w:p w14:paraId="6B732021" w14:textId="77777777" w:rsidR="005A287B" w:rsidRPr="00A13C77" w:rsidRDefault="005A287B" w:rsidP="00C4427C">
      <w:pPr>
        <w:jc w:val="both"/>
        <w:rPr>
          <w:rFonts w:ascii="Arial" w:hAnsi="Arial" w:cs="Arial"/>
          <w:i/>
          <w:sz w:val="24"/>
          <w:szCs w:val="24"/>
        </w:rPr>
      </w:pPr>
      <w:r w:rsidRPr="00A13C77">
        <w:rPr>
          <w:rFonts w:ascii="Arial" w:hAnsi="Arial" w:cs="Arial"/>
          <w:i/>
          <w:sz w:val="24"/>
          <w:szCs w:val="24"/>
        </w:rPr>
        <w:t>Los principales aspectos funcionales que definen la clasificación de una via urbana son:</w:t>
      </w:r>
    </w:p>
    <w:p w14:paraId="3AA477AB" w14:textId="77777777" w:rsidR="005A287B" w:rsidRPr="00A13C77" w:rsidRDefault="005A287B" w:rsidP="005A287B">
      <w:pPr>
        <w:pStyle w:val="Prrafodelista"/>
        <w:numPr>
          <w:ilvl w:val="0"/>
          <w:numId w:val="16"/>
        </w:numPr>
        <w:jc w:val="both"/>
        <w:rPr>
          <w:rFonts w:ascii="Arial" w:hAnsi="Arial" w:cs="Arial"/>
          <w:i/>
          <w:sz w:val="24"/>
          <w:szCs w:val="24"/>
        </w:rPr>
      </w:pPr>
      <w:r w:rsidRPr="00A13C77">
        <w:rPr>
          <w:rFonts w:ascii="Arial" w:hAnsi="Arial" w:cs="Arial"/>
          <w:i/>
          <w:sz w:val="24"/>
          <w:szCs w:val="24"/>
        </w:rPr>
        <w:t>El tipo de tránsito que permite.</w:t>
      </w:r>
    </w:p>
    <w:p w14:paraId="528FA154" w14:textId="77777777" w:rsidR="005A287B" w:rsidRPr="00A13C77" w:rsidRDefault="005A287B" w:rsidP="005A287B">
      <w:pPr>
        <w:pStyle w:val="Prrafodelista"/>
        <w:numPr>
          <w:ilvl w:val="0"/>
          <w:numId w:val="16"/>
        </w:numPr>
        <w:jc w:val="both"/>
        <w:rPr>
          <w:rFonts w:ascii="Arial" w:hAnsi="Arial" w:cs="Arial"/>
          <w:i/>
          <w:sz w:val="24"/>
          <w:szCs w:val="24"/>
        </w:rPr>
      </w:pPr>
      <w:r w:rsidRPr="00A13C77">
        <w:rPr>
          <w:rFonts w:ascii="Arial" w:hAnsi="Arial" w:cs="Arial"/>
          <w:i/>
          <w:sz w:val="24"/>
          <w:szCs w:val="24"/>
        </w:rPr>
        <w:t>El uso de suelo colindante (acceso a los lotes urbanizados y desarrollo de establecimientos comerciales.</w:t>
      </w:r>
    </w:p>
    <w:p w14:paraId="6B2CF4EC" w14:textId="77777777" w:rsidR="005A287B" w:rsidRPr="00A13C77" w:rsidRDefault="005A287B" w:rsidP="005A287B">
      <w:pPr>
        <w:pStyle w:val="Prrafodelista"/>
        <w:numPr>
          <w:ilvl w:val="0"/>
          <w:numId w:val="16"/>
        </w:numPr>
        <w:jc w:val="both"/>
        <w:rPr>
          <w:rFonts w:ascii="Arial" w:hAnsi="Arial" w:cs="Arial"/>
          <w:i/>
          <w:sz w:val="24"/>
          <w:szCs w:val="24"/>
        </w:rPr>
      </w:pPr>
      <w:r w:rsidRPr="00A13C77">
        <w:rPr>
          <w:rFonts w:ascii="Arial" w:hAnsi="Arial" w:cs="Arial"/>
          <w:i/>
          <w:sz w:val="24"/>
          <w:szCs w:val="24"/>
        </w:rPr>
        <w:t>El esparcimiento (considerando a la red vial en su conjunto).</w:t>
      </w:r>
    </w:p>
    <w:p w14:paraId="36BCE0AB" w14:textId="77777777" w:rsidR="005A287B" w:rsidRPr="00A13C77" w:rsidRDefault="005A287B" w:rsidP="005A287B">
      <w:pPr>
        <w:jc w:val="both"/>
        <w:rPr>
          <w:rFonts w:ascii="Arial" w:hAnsi="Arial" w:cs="Arial"/>
          <w:i/>
          <w:sz w:val="24"/>
          <w:szCs w:val="24"/>
        </w:rPr>
      </w:pPr>
      <w:r w:rsidRPr="00A13C77">
        <w:rPr>
          <w:rFonts w:ascii="Arial" w:hAnsi="Arial" w:cs="Arial"/>
          <w:i/>
          <w:sz w:val="24"/>
          <w:szCs w:val="24"/>
        </w:rPr>
        <w:lastRenderedPageBreak/>
        <w:t>De acuerdo a las diversas etapas de un proceso de clasificación, los criterios a ser establecidos se relacionan con:</w:t>
      </w:r>
    </w:p>
    <w:p w14:paraId="0703DF5C" w14:textId="77777777" w:rsidR="005A287B" w:rsidRPr="00A13C77" w:rsidRDefault="00CC2634" w:rsidP="00CC2634">
      <w:pPr>
        <w:pStyle w:val="Prrafodelista"/>
        <w:numPr>
          <w:ilvl w:val="0"/>
          <w:numId w:val="17"/>
        </w:numPr>
        <w:jc w:val="both"/>
        <w:rPr>
          <w:rFonts w:ascii="Arial" w:hAnsi="Arial" w:cs="Arial"/>
          <w:i/>
          <w:sz w:val="24"/>
          <w:szCs w:val="24"/>
        </w:rPr>
      </w:pPr>
      <w:r w:rsidRPr="00A13C77">
        <w:rPr>
          <w:rFonts w:ascii="Arial" w:hAnsi="Arial" w:cs="Arial"/>
          <w:i/>
          <w:sz w:val="24"/>
          <w:szCs w:val="24"/>
        </w:rPr>
        <w:t>Funcionamiento de la red vial;</w:t>
      </w:r>
    </w:p>
    <w:p w14:paraId="3A9C7ABA" w14:textId="77777777" w:rsidR="00CC2634" w:rsidRPr="00A13C77" w:rsidRDefault="00CC2634" w:rsidP="00CC2634">
      <w:pPr>
        <w:pStyle w:val="Prrafodelista"/>
        <w:numPr>
          <w:ilvl w:val="0"/>
          <w:numId w:val="17"/>
        </w:numPr>
        <w:jc w:val="both"/>
        <w:rPr>
          <w:rFonts w:ascii="Arial" w:hAnsi="Arial" w:cs="Arial"/>
          <w:i/>
          <w:sz w:val="24"/>
          <w:szCs w:val="24"/>
        </w:rPr>
      </w:pPr>
      <w:r w:rsidRPr="00A13C77">
        <w:rPr>
          <w:rFonts w:ascii="Arial" w:hAnsi="Arial" w:cs="Arial"/>
          <w:i/>
          <w:sz w:val="24"/>
          <w:szCs w:val="24"/>
        </w:rPr>
        <w:t>Nivel de servicio y operación vial;</w:t>
      </w:r>
    </w:p>
    <w:p w14:paraId="201D1527" w14:textId="77777777" w:rsidR="00CC2634" w:rsidRPr="00A13C77" w:rsidRDefault="00CC2634" w:rsidP="00CC2634">
      <w:pPr>
        <w:pStyle w:val="Prrafodelista"/>
        <w:numPr>
          <w:ilvl w:val="0"/>
          <w:numId w:val="17"/>
        </w:numPr>
        <w:jc w:val="both"/>
        <w:rPr>
          <w:rFonts w:ascii="Arial" w:hAnsi="Arial" w:cs="Arial"/>
          <w:i/>
          <w:sz w:val="24"/>
          <w:szCs w:val="24"/>
        </w:rPr>
      </w:pPr>
      <w:r w:rsidRPr="00A13C77">
        <w:rPr>
          <w:rFonts w:ascii="Arial" w:hAnsi="Arial" w:cs="Arial"/>
          <w:i/>
          <w:sz w:val="24"/>
          <w:szCs w:val="24"/>
        </w:rPr>
        <w:t>Características físicas.</w:t>
      </w:r>
    </w:p>
    <w:p w14:paraId="16C13C02" w14:textId="77777777" w:rsidR="00CC2634" w:rsidRPr="00A13C77" w:rsidRDefault="00CC2634" w:rsidP="00CC2634">
      <w:pPr>
        <w:jc w:val="both"/>
        <w:rPr>
          <w:rFonts w:ascii="Arial" w:hAnsi="Arial" w:cs="Arial"/>
          <w:i/>
          <w:sz w:val="24"/>
          <w:szCs w:val="24"/>
        </w:rPr>
      </w:pPr>
      <w:r w:rsidRPr="00A13C77">
        <w:rPr>
          <w:rFonts w:ascii="Arial" w:hAnsi="Arial" w:cs="Arial"/>
          <w:i/>
          <w:sz w:val="24"/>
          <w:szCs w:val="24"/>
        </w:rPr>
        <w:t>El subsistema vial primario debe constituir una estructura celular, que aloje en su interior y conecte entre sí al conjunto de núcleos que forman la ciudad. Las vías que componen esta red están destinadas a desplazamientos de más longitud y de mayor volumen de tránsito, de la manera más expedita que sea posible; uniendo los distintos sectores de la ciudad y asegurando la conexión entre la ciudad y la red nacional de carreteras. Tienen como fin secundario el acceso a las propiedades colindantes.</w:t>
      </w:r>
    </w:p>
    <w:p w14:paraId="0E27CD1B" w14:textId="77777777" w:rsidR="00CC2634" w:rsidRPr="00A13C77" w:rsidRDefault="00EC3F2F" w:rsidP="00CC2634">
      <w:pPr>
        <w:jc w:val="both"/>
        <w:rPr>
          <w:rFonts w:ascii="Arial" w:hAnsi="Arial" w:cs="Arial"/>
          <w:i/>
          <w:sz w:val="24"/>
          <w:szCs w:val="24"/>
        </w:rPr>
      </w:pPr>
      <w:r w:rsidRPr="00A13C77">
        <w:rPr>
          <w:rFonts w:ascii="Arial" w:hAnsi="Arial" w:cs="Arial"/>
          <w:i/>
          <w:sz w:val="24"/>
          <w:szCs w:val="24"/>
        </w:rPr>
        <w:t>El subsistema secundario tiene como función principal, el distribuir el tránsito de las propiedades colindantes al subsistema primario o viceversa. Los desplazamientos son cortos y los volúmenes del tránsito vehicular son de menor importancia.</w:t>
      </w:r>
    </w:p>
    <w:p w14:paraId="27F43703" w14:textId="77777777" w:rsidR="00EC3F2F" w:rsidRPr="00A13C77" w:rsidRDefault="00EC3F2F" w:rsidP="00CC2634">
      <w:pPr>
        <w:jc w:val="both"/>
        <w:rPr>
          <w:rFonts w:ascii="Arial" w:hAnsi="Arial" w:cs="Arial"/>
          <w:i/>
          <w:sz w:val="24"/>
          <w:szCs w:val="24"/>
        </w:rPr>
      </w:pPr>
      <w:r w:rsidRPr="00A13C77">
        <w:rPr>
          <w:rFonts w:ascii="Arial" w:hAnsi="Arial" w:cs="Arial"/>
          <w:i/>
          <w:sz w:val="24"/>
          <w:szCs w:val="24"/>
        </w:rPr>
        <w:t>Conforme a lo anterior, las Vías Urbanas se clasifican en:</w:t>
      </w:r>
    </w:p>
    <w:p w14:paraId="5EEF3C63" w14:textId="77777777" w:rsidR="00EC3F2F" w:rsidRPr="00A13C77" w:rsidRDefault="00EC3F2F" w:rsidP="00EC3F2F">
      <w:pPr>
        <w:pStyle w:val="Prrafodelista"/>
        <w:numPr>
          <w:ilvl w:val="0"/>
          <w:numId w:val="18"/>
        </w:numPr>
        <w:jc w:val="both"/>
        <w:rPr>
          <w:rFonts w:ascii="Arial" w:hAnsi="Arial" w:cs="Arial"/>
          <w:i/>
          <w:sz w:val="24"/>
          <w:szCs w:val="24"/>
        </w:rPr>
      </w:pPr>
      <w:r w:rsidRPr="00A13C77">
        <w:rPr>
          <w:rFonts w:ascii="Arial" w:hAnsi="Arial" w:cs="Arial"/>
          <w:i/>
          <w:sz w:val="24"/>
          <w:szCs w:val="24"/>
        </w:rPr>
        <w:t>Subsistema vial primario</w:t>
      </w:r>
    </w:p>
    <w:p w14:paraId="1AEC9B0D" w14:textId="77777777" w:rsidR="00EC3F2F" w:rsidRPr="00A13C77" w:rsidRDefault="00EC3F2F" w:rsidP="00EC3F2F">
      <w:pPr>
        <w:pStyle w:val="Prrafodelista"/>
        <w:numPr>
          <w:ilvl w:val="0"/>
          <w:numId w:val="18"/>
        </w:numPr>
        <w:jc w:val="both"/>
        <w:rPr>
          <w:rFonts w:ascii="Arial" w:hAnsi="Arial" w:cs="Arial"/>
          <w:i/>
          <w:sz w:val="24"/>
          <w:szCs w:val="24"/>
        </w:rPr>
      </w:pPr>
      <w:r w:rsidRPr="00A13C77">
        <w:rPr>
          <w:rFonts w:ascii="Arial" w:hAnsi="Arial" w:cs="Arial"/>
          <w:i/>
          <w:sz w:val="24"/>
          <w:szCs w:val="24"/>
        </w:rPr>
        <w:t>Vías de acceso controlado</w:t>
      </w:r>
    </w:p>
    <w:p w14:paraId="02050995" w14:textId="77777777" w:rsidR="00EC3F2F" w:rsidRPr="00A13C77" w:rsidRDefault="00EC3F2F" w:rsidP="00EC3F2F">
      <w:pPr>
        <w:pStyle w:val="Prrafodelista"/>
        <w:numPr>
          <w:ilvl w:val="0"/>
          <w:numId w:val="18"/>
        </w:numPr>
        <w:jc w:val="both"/>
        <w:rPr>
          <w:rFonts w:ascii="Arial" w:hAnsi="Arial" w:cs="Arial"/>
          <w:i/>
          <w:sz w:val="24"/>
          <w:szCs w:val="24"/>
        </w:rPr>
      </w:pPr>
      <w:r w:rsidRPr="00A13C77">
        <w:rPr>
          <w:rFonts w:ascii="Arial" w:hAnsi="Arial" w:cs="Arial"/>
          <w:i/>
          <w:sz w:val="24"/>
          <w:szCs w:val="24"/>
        </w:rPr>
        <w:t>Arterias</w:t>
      </w:r>
    </w:p>
    <w:p w14:paraId="164D5407" w14:textId="77777777" w:rsidR="00EC3F2F" w:rsidRPr="00A13C77" w:rsidRDefault="00EC3F2F" w:rsidP="00EC3F2F">
      <w:pPr>
        <w:pStyle w:val="Prrafodelista"/>
        <w:numPr>
          <w:ilvl w:val="0"/>
          <w:numId w:val="18"/>
        </w:numPr>
        <w:jc w:val="both"/>
        <w:rPr>
          <w:rFonts w:ascii="Arial" w:hAnsi="Arial" w:cs="Arial"/>
          <w:i/>
          <w:sz w:val="24"/>
          <w:szCs w:val="24"/>
        </w:rPr>
      </w:pPr>
      <w:r w:rsidRPr="00A13C77">
        <w:rPr>
          <w:rFonts w:ascii="Arial" w:hAnsi="Arial" w:cs="Arial"/>
          <w:i/>
          <w:sz w:val="24"/>
          <w:szCs w:val="24"/>
        </w:rPr>
        <w:t>Subsistema secundario</w:t>
      </w:r>
    </w:p>
    <w:p w14:paraId="2F9D3B2E" w14:textId="77777777" w:rsidR="00EC3F2F" w:rsidRPr="00A13C77" w:rsidRDefault="00EC3F2F" w:rsidP="00EC3F2F">
      <w:pPr>
        <w:pStyle w:val="Prrafodelista"/>
        <w:numPr>
          <w:ilvl w:val="0"/>
          <w:numId w:val="18"/>
        </w:numPr>
        <w:jc w:val="both"/>
        <w:rPr>
          <w:rFonts w:ascii="Arial" w:hAnsi="Arial" w:cs="Arial"/>
          <w:i/>
          <w:sz w:val="24"/>
          <w:szCs w:val="24"/>
        </w:rPr>
      </w:pPr>
      <w:r w:rsidRPr="00A13C77">
        <w:rPr>
          <w:rFonts w:ascii="Arial" w:hAnsi="Arial" w:cs="Arial"/>
          <w:i/>
          <w:sz w:val="24"/>
          <w:szCs w:val="24"/>
        </w:rPr>
        <w:t>Calles colectoras</w:t>
      </w:r>
    </w:p>
    <w:p w14:paraId="3DF42BC1" w14:textId="77777777" w:rsidR="00EC3F2F" w:rsidRPr="00EC3F2F" w:rsidRDefault="00EC3F2F" w:rsidP="00EC3F2F">
      <w:pPr>
        <w:pStyle w:val="Prrafodelista"/>
        <w:numPr>
          <w:ilvl w:val="0"/>
          <w:numId w:val="18"/>
        </w:numPr>
        <w:jc w:val="both"/>
        <w:rPr>
          <w:rFonts w:ascii="Arial" w:hAnsi="Arial" w:cs="Arial"/>
          <w:sz w:val="24"/>
          <w:szCs w:val="24"/>
        </w:rPr>
      </w:pPr>
      <w:r w:rsidRPr="00A13C77">
        <w:rPr>
          <w:rFonts w:ascii="Arial" w:hAnsi="Arial" w:cs="Arial"/>
          <w:i/>
          <w:sz w:val="24"/>
          <w:szCs w:val="24"/>
        </w:rPr>
        <w:t>Calles locales</w:t>
      </w:r>
      <w:r w:rsidR="00B664B4">
        <w:rPr>
          <w:rFonts w:ascii="Arial" w:hAnsi="Arial" w:cs="Arial"/>
          <w:sz w:val="24"/>
          <w:szCs w:val="24"/>
        </w:rPr>
        <w:t>”</w:t>
      </w:r>
      <w:r>
        <w:rPr>
          <w:rFonts w:ascii="Arial" w:hAnsi="Arial" w:cs="Arial"/>
          <w:sz w:val="24"/>
          <w:szCs w:val="24"/>
        </w:rPr>
        <w:t xml:space="preserve"> (SEDESOL;</w:t>
      </w:r>
      <w:r w:rsidR="009C7A9D">
        <w:rPr>
          <w:rFonts w:ascii="Arial" w:hAnsi="Arial" w:cs="Arial"/>
          <w:sz w:val="24"/>
          <w:szCs w:val="24"/>
        </w:rPr>
        <w:t xml:space="preserve"> 1993</w:t>
      </w:r>
      <w:r w:rsidR="00B319CD">
        <w:rPr>
          <w:rFonts w:ascii="Arial" w:hAnsi="Arial" w:cs="Arial"/>
          <w:sz w:val="24"/>
          <w:szCs w:val="24"/>
        </w:rPr>
        <w:t>)</w:t>
      </w:r>
      <w:r>
        <w:rPr>
          <w:rFonts w:ascii="Arial" w:hAnsi="Arial" w:cs="Arial"/>
          <w:sz w:val="24"/>
          <w:szCs w:val="24"/>
        </w:rPr>
        <w:t>.</w:t>
      </w:r>
    </w:p>
    <w:p w14:paraId="5B3F4EFF" w14:textId="77777777" w:rsidR="00C4427C" w:rsidRDefault="00C4427C" w:rsidP="00C4427C">
      <w:pPr>
        <w:jc w:val="both"/>
        <w:rPr>
          <w:rFonts w:ascii="Arial" w:hAnsi="Arial" w:cs="Arial"/>
          <w:sz w:val="24"/>
          <w:szCs w:val="24"/>
        </w:rPr>
      </w:pPr>
      <w:r>
        <w:rPr>
          <w:rFonts w:ascii="Arial" w:hAnsi="Arial" w:cs="Arial"/>
          <w:sz w:val="24"/>
          <w:szCs w:val="24"/>
        </w:rPr>
        <w:t xml:space="preserve">El reglamento de tránsito de DF en su </w:t>
      </w:r>
      <w:r w:rsidR="00DB0580">
        <w:rPr>
          <w:rFonts w:ascii="Arial" w:hAnsi="Arial" w:cs="Arial"/>
          <w:sz w:val="24"/>
          <w:szCs w:val="24"/>
        </w:rPr>
        <w:t>artículo</w:t>
      </w:r>
      <w:r>
        <w:rPr>
          <w:rFonts w:ascii="Arial" w:hAnsi="Arial" w:cs="Arial"/>
          <w:sz w:val="24"/>
          <w:szCs w:val="24"/>
        </w:rPr>
        <w:t xml:space="preserve"> 2° </w:t>
      </w:r>
      <w:r w:rsidR="00B319CD">
        <w:rPr>
          <w:rFonts w:ascii="Arial" w:hAnsi="Arial" w:cs="Arial"/>
          <w:sz w:val="24"/>
          <w:szCs w:val="24"/>
        </w:rPr>
        <w:t>frac</w:t>
      </w:r>
      <w:r>
        <w:rPr>
          <w:rFonts w:ascii="Arial" w:hAnsi="Arial" w:cs="Arial"/>
          <w:sz w:val="24"/>
          <w:szCs w:val="24"/>
        </w:rPr>
        <w:t>. XIII, menciona: “</w:t>
      </w:r>
      <w:r w:rsidRPr="00A13C77">
        <w:rPr>
          <w:rFonts w:ascii="Arial" w:hAnsi="Arial" w:cs="Arial"/>
          <w:i/>
          <w:sz w:val="24"/>
          <w:szCs w:val="24"/>
        </w:rPr>
        <w:t>Vía Pública, todo espacio terrestre de uso común delimitado por los perímetros de las propiedades y que esté destinado al tránsito de peatones y vehículos, así como a la prestación de servicios públicos y colocación de mobiliario urbano</w:t>
      </w:r>
      <w:r>
        <w:rPr>
          <w:rFonts w:ascii="Arial" w:hAnsi="Arial" w:cs="Arial"/>
          <w:sz w:val="24"/>
          <w:szCs w:val="24"/>
        </w:rPr>
        <w:t>”</w:t>
      </w:r>
    </w:p>
    <w:p w14:paraId="26C67C35" w14:textId="77777777" w:rsidR="00B319CD" w:rsidRPr="00A13C77" w:rsidRDefault="00D74522" w:rsidP="00B319CD">
      <w:pPr>
        <w:jc w:val="both"/>
        <w:rPr>
          <w:rFonts w:ascii="Arial" w:hAnsi="Arial" w:cs="Arial"/>
          <w:i/>
          <w:sz w:val="24"/>
          <w:szCs w:val="24"/>
        </w:rPr>
      </w:pPr>
      <w:r>
        <w:rPr>
          <w:rFonts w:ascii="Arial" w:hAnsi="Arial" w:cs="Arial"/>
          <w:sz w:val="24"/>
          <w:szCs w:val="24"/>
        </w:rPr>
        <w:t>“</w:t>
      </w:r>
      <w:r w:rsidR="00B319CD" w:rsidRPr="00A13C77">
        <w:rPr>
          <w:rFonts w:ascii="Arial" w:hAnsi="Arial" w:cs="Arial"/>
          <w:i/>
          <w:sz w:val="24"/>
          <w:szCs w:val="24"/>
        </w:rPr>
        <w:t>Esta clasificación está vinculada a su funcionalidad y al papel que se espera desempeñe en la red vial urbana, implica de por si el establecimiento de parámetros relevantes para el diseño como son:</w:t>
      </w:r>
    </w:p>
    <w:p w14:paraId="2797C27D" w14:textId="77777777" w:rsidR="00B319CD" w:rsidRPr="00A13C77" w:rsidRDefault="00B319CD" w:rsidP="00B319CD">
      <w:pPr>
        <w:pStyle w:val="Prrafodelista"/>
        <w:numPr>
          <w:ilvl w:val="0"/>
          <w:numId w:val="13"/>
        </w:numPr>
        <w:jc w:val="both"/>
        <w:rPr>
          <w:rFonts w:ascii="Arial" w:hAnsi="Arial" w:cs="Arial"/>
          <w:i/>
          <w:sz w:val="24"/>
          <w:szCs w:val="24"/>
        </w:rPr>
      </w:pPr>
      <w:r w:rsidRPr="00A13C77">
        <w:rPr>
          <w:rFonts w:ascii="Arial" w:hAnsi="Arial" w:cs="Arial"/>
          <w:i/>
          <w:sz w:val="24"/>
          <w:szCs w:val="24"/>
        </w:rPr>
        <w:t>Velocidad de diseño;</w:t>
      </w:r>
    </w:p>
    <w:p w14:paraId="040D08F6" w14:textId="77777777" w:rsidR="00B319CD" w:rsidRPr="00A13C77" w:rsidRDefault="00B319CD" w:rsidP="00B319CD">
      <w:pPr>
        <w:pStyle w:val="Prrafodelista"/>
        <w:numPr>
          <w:ilvl w:val="0"/>
          <w:numId w:val="13"/>
        </w:numPr>
        <w:jc w:val="both"/>
        <w:rPr>
          <w:rFonts w:ascii="Arial" w:hAnsi="Arial" w:cs="Arial"/>
          <w:i/>
          <w:sz w:val="24"/>
          <w:szCs w:val="24"/>
        </w:rPr>
      </w:pPr>
      <w:r w:rsidRPr="00A13C77">
        <w:rPr>
          <w:rFonts w:ascii="Arial" w:hAnsi="Arial" w:cs="Arial"/>
          <w:i/>
          <w:sz w:val="24"/>
          <w:szCs w:val="24"/>
        </w:rPr>
        <w:t>Características bási</w:t>
      </w:r>
      <w:r w:rsidR="00F7191D">
        <w:rPr>
          <w:rFonts w:ascii="Arial" w:hAnsi="Arial" w:cs="Arial"/>
          <w:i/>
          <w:sz w:val="24"/>
          <w:szCs w:val="24"/>
        </w:rPr>
        <w:t>cas del flujo que transitará</w:t>
      </w:r>
      <w:r w:rsidRPr="00A13C77">
        <w:rPr>
          <w:rFonts w:ascii="Arial" w:hAnsi="Arial" w:cs="Arial"/>
          <w:i/>
          <w:sz w:val="24"/>
          <w:szCs w:val="24"/>
        </w:rPr>
        <w:t xml:space="preserve"> por ellas;</w:t>
      </w:r>
    </w:p>
    <w:p w14:paraId="031D66CA" w14:textId="77777777" w:rsidR="00B319CD" w:rsidRPr="00A13C77" w:rsidRDefault="00B319CD" w:rsidP="00B319CD">
      <w:pPr>
        <w:pStyle w:val="Prrafodelista"/>
        <w:numPr>
          <w:ilvl w:val="0"/>
          <w:numId w:val="13"/>
        </w:numPr>
        <w:jc w:val="both"/>
        <w:rPr>
          <w:rFonts w:ascii="Arial" w:hAnsi="Arial" w:cs="Arial"/>
          <w:i/>
          <w:sz w:val="24"/>
          <w:szCs w:val="24"/>
        </w:rPr>
      </w:pPr>
      <w:r w:rsidRPr="00A13C77">
        <w:rPr>
          <w:rFonts w:ascii="Arial" w:hAnsi="Arial" w:cs="Arial"/>
          <w:i/>
          <w:sz w:val="24"/>
          <w:szCs w:val="24"/>
        </w:rPr>
        <w:t>Control de accesos y relaciones con otras vías;</w:t>
      </w:r>
    </w:p>
    <w:p w14:paraId="19FD0750" w14:textId="77777777" w:rsidR="00B319CD" w:rsidRPr="00A13C77" w:rsidRDefault="00B319CD" w:rsidP="00B319CD">
      <w:pPr>
        <w:pStyle w:val="Prrafodelista"/>
        <w:numPr>
          <w:ilvl w:val="0"/>
          <w:numId w:val="13"/>
        </w:numPr>
        <w:jc w:val="both"/>
        <w:rPr>
          <w:rFonts w:ascii="Arial" w:hAnsi="Arial" w:cs="Arial"/>
          <w:i/>
          <w:sz w:val="24"/>
          <w:szCs w:val="24"/>
        </w:rPr>
      </w:pPr>
      <w:r w:rsidRPr="00A13C77">
        <w:rPr>
          <w:rFonts w:ascii="Arial" w:hAnsi="Arial" w:cs="Arial"/>
          <w:i/>
          <w:sz w:val="24"/>
          <w:szCs w:val="24"/>
        </w:rPr>
        <w:t>Número de carriles;</w:t>
      </w:r>
    </w:p>
    <w:p w14:paraId="1B0E36D3" w14:textId="77777777" w:rsidR="00B319CD" w:rsidRPr="00A13C77" w:rsidRDefault="00B319CD" w:rsidP="00B319CD">
      <w:pPr>
        <w:pStyle w:val="Prrafodelista"/>
        <w:numPr>
          <w:ilvl w:val="0"/>
          <w:numId w:val="13"/>
        </w:numPr>
        <w:jc w:val="both"/>
        <w:rPr>
          <w:rFonts w:ascii="Arial" w:hAnsi="Arial" w:cs="Arial"/>
          <w:i/>
          <w:sz w:val="24"/>
          <w:szCs w:val="24"/>
        </w:rPr>
      </w:pPr>
      <w:r w:rsidRPr="00A13C77">
        <w:rPr>
          <w:rFonts w:ascii="Arial" w:hAnsi="Arial" w:cs="Arial"/>
          <w:i/>
          <w:sz w:val="24"/>
          <w:szCs w:val="24"/>
        </w:rPr>
        <w:t>Servicio a la propiedad adyacente;</w:t>
      </w:r>
    </w:p>
    <w:p w14:paraId="0B59EDF5" w14:textId="77777777" w:rsidR="00B319CD" w:rsidRPr="00A13C77" w:rsidRDefault="00B319CD" w:rsidP="00B319CD">
      <w:pPr>
        <w:pStyle w:val="Prrafodelista"/>
        <w:numPr>
          <w:ilvl w:val="0"/>
          <w:numId w:val="13"/>
        </w:numPr>
        <w:jc w:val="both"/>
        <w:rPr>
          <w:rFonts w:ascii="Arial" w:hAnsi="Arial" w:cs="Arial"/>
          <w:i/>
          <w:sz w:val="24"/>
          <w:szCs w:val="24"/>
        </w:rPr>
      </w:pPr>
      <w:r w:rsidRPr="00A13C77">
        <w:rPr>
          <w:rFonts w:ascii="Arial" w:hAnsi="Arial" w:cs="Arial"/>
          <w:i/>
          <w:sz w:val="24"/>
          <w:szCs w:val="24"/>
        </w:rPr>
        <w:lastRenderedPageBreak/>
        <w:t>Compatibilidad con el transporte público; y,</w:t>
      </w:r>
    </w:p>
    <w:p w14:paraId="140A976A" w14:textId="77777777" w:rsidR="00B319CD" w:rsidRPr="00A13C77" w:rsidRDefault="00B319CD" w:rsidP="00B319CD">
      <w:pPr>
        <w:pStyle w:val="Prrafodelista"/>
        <w:numPr>
          <w:ilvl w:val="0"/>
          <w:numId w:val="13"/>
        </w:numPr>
        <w:jc w:val="both"/>
        <w:rPr>
          <w:rFonts w:ascii="Arial" w:hAnsi="Arial" w:cs="Arial"/>
          <w:i/>
          <w:sz w:val="24"/>
          <w:szCs w:val="24"/>
        </w:rPr>
      </w:pPr>
      <w:r w:rsidRPr="00A13C77">
        <w:rPr>
          <w:rFonts w:ascii="Arial" w:hAnsi="Arial" w:cs="Arial"/>
          <w:i/>
          <w:sz w:val="24"/>
          <w:szCs w:val="24"/>
        </w:rPr>
        <w:t>Facilidades para el estacionamiento y la carga y descarga de mercaderías.</w:t>
      </w:r>
    </w:p>
    <w:p w14:paraId="755F74F4" w14:textId="77777777" w:rsidR="00E00135" w:rsidRPr="00A13C77" w:rsidRDefault="00C652D7" w:rsidP="00921FC9">
      <w:pPr>
        <w:jc w:val="both"/>
        <w:rPr>
          <w:rFonts w:ascii="Arial" w:hAnsi="Arial" w:cs="Arial"/>
          <w:i/>
          <w:sz w:val="24"/>
          <w:szCs w:val="24"/>
        </w:rPr>
      </w:pPr>
      <w:r w:rsidRPr="00A13C77">
        <w:rPr>
          <w:rFonts w:ascii="Arial" w:hAnsi="Arial" w:cs="Arial"/>
          <w:i/>
          <w:sz w:val="24"/>
          <w:szCs w:val="24"/>
        </w:rPr>
        <w:t xml:space="preserve">El crecimiento de los centros urbanos se ve facilitada por su accesibilidad, que a su vez va a crear una gran demanda en términos de medios de transporte. Este simple hecho significa que los enfoques de modelado deben considerar el acoplamiento entre diversos factores socio-económicos, un esfuerzo que ya se ha llevado a cabo por los geógrafos, economistas e investigadores de transporte, pero en el que las redes complejas siguen desempeñando un papel menor. </w:t>
      </w:r>
    </w:p>
    <w:p w14:paraId="6A169E5D" w14:textId="77777777" w:rsidR="00C652D7" w:rsidRDefault="00C652D7" w:rsidP="00921FC9">
      <w:pPr>
        <w:jc w:val="both"/>
        <w:rPr>
          <w:rFonts w:ascii="Arial" w:hAnsi="Arial" w:cs="Arial"/>
          <w:sz w:val="24"/>
          <w:szCs w:val="24"/>
        </w:rPr>
      </w:pPr>
      <w:r w:rsidRPr="00A13C77">
        <w:rPr>
          <w:rFonts w:ascii="Arial" w:hAnsi="Arial" w:cs="Arial"/>
          <w:i/>
          <w:sz w:val="24"/>
          <w:szCs w:val="24"/>
        </w:rPr>
        <w:t>Cabe destacar que este tipo de estudios nos permiten ganar un poco de comprensión de las características globales del tráfico sin necesidad de un conocimiento preciso de la estructura de red. Por otra parte, un modelo teórico de tráfico en redes a gran escala no puede descuidar la topología global del sistema. En esta zona la mayor parte de la actividad de modelado tiene que ver con la auto-similitud del tráfico y la aparición de la congestión en las redes tecnológicas como Internet</w:t>
      </w:r>
      <w:r w:rsidR="00D74522">
        <w:rPr>
          <w:rFonts w:ascii="Arial" w:hAnsi="Arial" w:cs="Arial"/>
          <w:sz w:val="24"/>
          <w:szCs w:val="24"/>
        </w:rPr>
        <w:t>”</w:t>
      </w:r>
      <w:r w:rsidR="00B319CD">
        <w:rPr>
          <w:rFonts w:ascii="Arial" w:hAnsi="Arial" w:cs="Arial"/>
          <w:sz w:val="24"/>
          <w:szCs w:val="24"/>
        </w:rPr>
        <w:t xml:space="preserve"> (</w:t>
      </w:r>
      <w:r w:rsidR="00B319CD" w:rsidRPr="005F22C4">
        <w:rPr>
          <w:rFonts w:ascii="Arial" w:hAnsi="Arial" w:cs="Arial"/>
          <w:sz w:val="24"/>
          <w:szCs w:val="24"/>
        </w:rPr>
        <w:t>Barrat</w:t>
      </w:r>
      <w:r w:rsidR="00B319CD">
        <w:rPr>
          <w:rFonts w:ascii="Arial" w:hAnsi="Arial" w:cs="Arial"/>
          <w:sz w:val="24"/>
          <w:szCs w:val="24"/>
        </w:rPr>
        <w:t xml:space="preserve"> et al. 2008: 246)</w:t>
      </w:r>
      <w:r w:rsidRPr="00B319CD">
        <w:rPr>
          <w:rFonts w:ascii="Arial" w:hAnsi="Arial" w:cs="Arial"/>
          <w:sz w:val="24"/>
          <w:szCs w:val="24"/>
        </w:rPr>
        <w:t>.</w:t>
      </w:r>
      <w:ins w:id="64" w:author="Felipe C." w:date="2015-03-02T16:50:00Z">
        <w:r w:rsidR="008315C8">
          <w:rPr>
            <w:rFonts w:ascii="Arial" w:hAnsi="Arial" w:cs="Arial"/>
            <w:sz w:val="24"/>
            <w:szCs w:val="24"/>
          </w:rPr>
          <w:t xml:space="preserve"> ****</w:t>
        </w:r>
      </w:ins>
    </w:p>
    <w:p w14:paraId="00C63B04" w14:textId="77777777" w:rsidR="00903DF3" w:rsidRDefault="00903DF3" w:rsidP="00921FC9">
      <w:pPr>
        <w:jc w:val="both"/>
        <w:rPr>
          <w:rFonts w:ascii="Arial" w:hAnsi="Arial" w:cs="Arial"/>
          <w:sz w:val="24"/>
          <w:szCs w:val="24"/>
        </w:rPr>
      </w:pPr>
      <w:r>
        <w:rPr>
          <w:rFonts w:ascii="Arial" w:hAnsi="Arial" w:cs="Arial"/>
          <w:sz w:val="24"/>
          <w:szCs w:val="24"/>
        </w:rPr>
        <w:t xml:space="preserve">Bajo estos criterios y en el contexto que ya hemos mencionado con respecto a la historia del lugar y la forma en </w:t>
      </w:r>
      <w:r w:rsidR="00F7191D">
        <w:rPr>
          <w:rFonts w:ascii="Arial" w:hAnsi="Arial" w:cs="Arial"/>
          <w:sz w:val="24"/>
          <w:szCs w:val="24"/>
        </w:rPr>
        <w:t xml:space="preserve">como </w:t>
      </w:r>
      <w:r>
        <w:rPr>
          <w:rFonts w:ascii="Arial" w:hAnsi="Arial" w:cs="Arial"/>
          <w:sz w:val="24"/>
          <w:szCs w:val="24"/>
        </w:rPr>
        <w:t xml:space="preserve">se fue construyendo la vialidad, pasaremos a conocer la manera en la cual </w:t>
      </w:r>
      <w:r w:rsidR="00A9384E">
        <w:rPr>
          <w:rFonts w:ascii="Arial" w:hAnsi="Arial" w:cs="Arial"/>
          <w:sz w:val="24"/>
          <w:szCs w:val="24"/>
        </w:rPr>
        <w:t>está</w:t>
      </w:r>
      <w:r>
        <w:rPr>
          <w:rFonts w:ascii="Arial" w:hAnsi="Arial" w:cs="Arial"/>
          <w:sz w:val="24"/>
          <w:szCs w:val="24"/>
        </w:rPr>
        <w:t xml:space="preserve"> </w:t>
      </w:r>
      <w:r w:rsidR="00A9384E">
        <w:rPr>
          <w:rFonts w:ascii="Arial" w:hAnsi="Arial" w:cs="Arial"/>
          <w:sz w:val="24"/>
          <w:szCs w:val="24"/>
        </w:rPr>
        <w:t xml:space="preserve">regulada la circulación de la misma. </w:t>
      </w:r>
      <w:r>
        <w:rPr>
          <w:rFonts w:ascii="Arial" w:hAnsi="Arial" w:cs="Arial"/>
          <w:sz w:val="24"/>
          <w:szCs w:val="24"/>
        </w:rPr>
        <w:t xml:space="preserve"> </w:t>
      </w:r>
    </w:p>
    <w:p w14:paraId="4FD2CB23" w14:textId="77777777" w:rsidR="00921FC9" w:rsidRDefault="00921FC9" w:rsidP="00921FC9">
      <w:pPr>
        <w:jc w:val="both"/>
        <w:rPr>
          <w:rFonts w:ascii="Arial" w:hAnsi="Arial" w:cs="Arial"/>
          <w:sz w:val="24"/>
          <w:szCs w:val="24"/>
        </w:rPr>
      </w:pPr>
      <w:r w:rsidRPr="00F7191D">
        <w:rPr>
          <w:rFonts w:ascii="Arial" w:hAnsi="Arial" w:cs="Arial"/>
          <w:b/>
          <w:sz w:val="24"/>
          <w:szCs w:val="24"/>
        </w:rPr>
        <w:t>Normatividad</w:t>
      </w:r>
      <w:r w:rsidRPr="00921FC9">
        <w:rPr>
          <w:rFonts w:ascii="Arial" w:hAnsi="Arial" w:cs="Arial"/>
          <w:sz w:val="24"/>
          <w:szCs w:val="24"/>
        </w:rPr>
        <w:t>.</w:t>
      </w:r>
    </w:p>
    <w:p w14:paraId="64C7F0E1" w14:textId="77777777" w:rsidR="00BF3BB7" w:rsidRDefault="00D74522" w:rsidP="00BF3BB7">
      <w:pPr>
        <w:jc w:val="both"/>
        <w:rPr>
          <w:rFonts w:ascii="Arial" w:hAnsi="Arial" w:cs="Arial"/>
          <w:sz w:val="24"/>
          <w:szCs w:val="24"/>
        </w:rPr>
      </w:pPr>
      <w:r>
        <w:rPr>
          <w:rFonts w:ascii="Arial" w:hAnsi="Arial" w:cs="Arial"/>
          <w:sz w:val="24"/>
          <w:szCs w:val="24"/>
        </w:rPr>
        <w:t>“</w:t>
      </w:r>
      <w:r w:rsidR="00BF3BB7" w:rsidRPr="00A13C77">
        <w:rPr>
          <w:rFonts w:ascii="Arial" w:hAnsi="Arial" w:cs="Arial"/>
          <w:i/>
          <w:sz w:val="24"/>
          <w:szCs w:val="24"/>
        </w:rPr>
        <w:t>Los elementos con que se cuenta para una v</w:t>
      </w:r>
      <w:r w:rsidR="00F7191D">
        <w:rPr>
          <w:rFonts w:ascii="Arial" w:hAnsi="Arial" w:cs="Arial"/>
          <w:i/>
          <w:sz w:val="24"/>
          <w:szCs w:val="24"/>
        </w:rPr>
        <w:t>ía, estan</w:t>
      </w:r>
      <w:r w:rsidR="00BF3BB7" w:rsidRPr="00A13C77">
        <w:rPr>
          <w:rFonts w:ascii="Arial" w:hAnsi="Arial" w:cs="Arial"/>
          <w:i/>
          <w:sz w:val="24"/>
          <w:szCs w:val="24"/>
        </w:rPr>
        <w:t xml:space="preserve"> dad</w:t>
      </w:r>
      <w:r w:rsidR="00F7191D">
        <w:rPr>
          <w:rFonts w:ascii="Arial" w:hAnsi="Arial" w:cs="Arial"/>
          <w:i/>
          <w:sz w:val="24"/>
          <w:szCs w:val="24"/>
        </w:rPr>
        <w:t>os</w:t>
      </w:r>
      <w:r w:rsidR="00BF3BB7" w:rsidRPr="00A13C77">
        <w:rPr>
          <w:rFonts w:ascii="Arial" w:hAnsi="Arial" w:cs="Arial"/>
          <w:i/>
          <w:sz w:val="24"/>
          <w:szCs w:val="24"/>
        </w:rPr>
        <w:t xml:space="preserve"> por las Señales Preventivas, las cuales tienen como función dar al usuario un aviso anticipado para prevenirlo de la existencia, sobre o a un lado de la carretera o calle, de un peligro potencial y su naturaleza. Así se cumple con la Regla</w:t>
      </w:r>
      <w:r w:rsidR="00A13C77">
        <w:rPr>
          <w:rFonts w:ascii="Arial" w:hAnsi="Arial" w:cs="Arial"/>
          <w:i/>
          <w:sz w:val="24"/>
          <w:szCs w:val="24"/>
        </w:rPr>
        <w:t xml:space="preserve"> de Oro del Tránsito que dice: </w:t>
      </w:r>
      <w:r w:rsidR="00BF3BB7" w:rsidRPr="00A13C77">
        <w:rPr>
          <w:rFonts w:ascii="Arial" w:hAnsi="Arial" w:cs="Arial"/>
          <w:i/>
          <w:sz w:val="24"/>
          <w:szCs w:val="24"/>
        </w:rPr>
        <w:t>que no deben existir cambios bruscos</w:t>
      </w:r>
      <w:r w:rsidR="00BF3BB7" w:rsidRPr="00BF3BB7">
        <w:rPr>
          <w:rFonts w:ascii="Arial" w:hAnsi="Arial" w:cs="Arial"/>
          <w:sz w:val="24"/>
          <w:szCs w:val="24"/>
        </w:rPr>
        <w:t>.</w:t>
      </w:r>
      <w:r w:rsidR="00BF3BB7" w:rsidRPr="00A13C77">
        <w:rPr>
          <w:rFonts w:ascii="Arial" w:hAnsi="Arial" w:cs="Arial"/>
          <w:i/>
          <w:sz w:val="24"/>
          <w:szCs w:val="24"/>
        </w:rPr>
        <w:t xml:space="preserve"> La señal por si misma debe provocar que el conductor adopte medidas de precaución, y llamar su atención hacia una reducción de velocidad o a efectuar una maniobra con el interés de su propia seguridad o la de otro vehículo o peatón</w:t>
      </w:r>
      <w:r>
        <w:rPr>
          <w:rFonts w:ascii="Arial" w:hAnsi="Arial" w:cs="Arial"/>
          <w:sz w:val="24"/>
          <w:szCs w:val="24"/>
        </w:rPr>
        <w:t>”</w:t>
      </w:r>
      <w:r w:rsidR="00BF3BB7" w:rsidRPr="00BF3BB7">
        <w:rPr>
          <w:rFonts w:ascii="Arial" w:hAnsi="Arial" w:cs="Arial"/>
          <w:sz w:val="24"/>
          <w:szCs w:val="24"/>
        </w:rPr>
        <w:t xml:space="preserve"> (Cal y Mayor, 2004; 118). </w:t>
      </w:r>
    </w:p>
    <w:p w14:paraId="6570D402" w14:textId="77777777" w:rsidR="003B16A1" w:rsidRPr="00A13C77" w:rsidRDefault="00D74522" w:rsidP="00BF3BB7">
      <w:pPr>
        <w:jc w:val="both"/>
        <w:rPr>
          <w:rFonts w:ascii="Arial" w:hAnsi="Arial" w:cs="Arial"/>
          <w:i/>
          <w:sz w:val="24"/>
          <w:szCs w:val="24"/>
        </w:rPr>
      </w:pPr>
      <w:r>
        <w:rPr>
          <w:rFonts w:ascii="Arial" w:hAnsi="Arial" w:cs="Arial"/>
          <w:sz w:val="24"/>
          <w:szCs w:val="24"/>
        </w:rPr>
        <w:t>“</w:t>
      </w:r>
      <w:r w:rsidR="005E2E8E" w:rsidRPr="00A13C77">
        <w:rPr>
          <w:rFonts w:ascii="Arial" w:hAnsi="Arial" w:cs="Arial"/>
          <w:i/>
          <w:sz w:val="24"/>
          <w:szCs w:val="24"/>
        </w:rPr>
        <w:t>Las señales son placas, fijadas en los postes o estructuras, con símbolos, leyendas o ambas cosas, que tienen por objeto prevenir a los usuarios sobre la existencia de peligros y su naturaleza, determinadas restricciones o prohibiciones que limiten sus movimientos sobre la calle o camino, así como proporcionarles la información necesaria para facilitar sus desplazamientos.</w:t>
      </w:r>
    </w:p>
    <w:p w14:paraId="34823CA0" w14:textId="77777777" w:rsidR="005E2E8E" w:rsidRPr="00A13C77" w:rsidRDefault="005E2E8E" w:rsidP="00BF3BB7">
      <w:pPr>
        <w:jc w:val="both"/>
        <w:rPr>
          <w:rFonts w:ascii="Arial" w:hAnsi="Arial" w:cs="Arial"/>
          <w:i/>
          <w:sz w:val="24"/>
          <w:szCs w:val="24"/>
        </w:rPr>
      </w:pPr>
      <w:r w:rsidRPr="00A13C77">
        <w:rPr>
          <w:rFonts w:ascii="Arial" w:hAnsi="Arial" w:cs="Arial"/>
          <w:i/>
          <w:sz w:val="24"/>
          <w:szCs w:val="24"/>
        </w:rPr>
        <w:t>Las señales, en general, serán aplicables a toda la anchura de la calzada. No obstante, su aplicación podrá limitarse a uno o dos carriles, determinados con precisión mediante marcas longitudinales en el pavimento.</w:t>
      </w:r>
    </w:p>
    <w:p w14:paraId="035C8F2F" w14:textId="77777777" w:rsidR="005E2E8E" w:rsidRPr="00A13C77" w:rsidRDefault="005E2E8E" w:rsidP="00BF3BB7">
      <w:pPr>
        <w:jc w:val="both"/>
        <w:rPr>
          <w:rFonts w:ascii="Arial" w:hAnsi="Arial" w:cs="Arial"/>
          <w:i/>
          <w:sz w:val="24"/>
          <w:szCs w:val="24"/>
        </w:rPr>
      </w:pPr>
      <w:r w:rsidRPr="00A13C77">
        <w:rPr>
          <w:rFonts w:ascii="Arial" w:hAnsi="Arial" w:cs="Arial"/>
          <w:i/>
          <w:sz w:val="24"/>
          <w:szCs w:val="24"/>
        </w:rPr>
        <w:lastRenderedPageBreak/>
        <w:t xml:space="preserve">Las señales se usarán, únicamente, en donde estén apoyadas por hechos y estudios de campo, y son esenciales en donde se apliquen restricciones especiales para lugares específicos, para lapsos de tiempo determinados donde los peligros no sean evidentes por sí solos. También proporcionan información como los números de las rutas </w:t>
      </w:r>
      <w:r w:rsidR="00EA4754">
        <w:rPr>
          <w:rFonts w:ascii="Arial" w:hAnsi="Arial" w:cs="Arial"/>
          <w:i/>
          <w:sz w:val="24"/>
          <w:szCs w:val="24"/>
        </w:rPr>
        <w:t>e</w:t>
      </w:r>
      <w:r w:rsidRPr="00A13C77">
        <w:rPr>
          <w:rFonts w:ascii="Arial" w:hAnsi="Arial" w:cs="Arial"/>
          <w:i/>
          <w:sz w:val="24"/>
          <w:szCs w:val="24"/>
        </w:rPr>
        <w:t>n</w:t>
      </w:r>
      <w:r w:rsidR="00EA4754">
        <w:rPr>
          <w:rFonts w:ascii="Arial" w:hAnsi="Arial" w:cs="Arial"/>
          <w:i/>
          <w:sz w:val="24"/>
          <w:szCs w:val="24"/>
        </w:rPr>
        <w:t xml:space="preserve"> los</w:t>
      </w:r>
      <w:r w:rsidRPr="00A13C77">
        <w:rPr>
          <w:rFonts w:ascii="Arial" w:hAnsi="Arial" w:cs="Arial"/>
          <w:i/>
          <w:sz w:val="24"/>
          <w:szCs w:val="24"/>
        </w:rPr>
        <w:t xml:space="preserve"> caminos, direcciones de tránsito, destinos y puntos de interés.</w:t>
      </w:r>
    </w:p>
    <w:p w14:paraId="10EDB560" w14:textId="77777777" w:rsidR="005E2E8E" w:rsidRPr="00A13C77" w:rsidRDefault="005E2E8E" w:rsidP="00BF3BB7">
      <w:pPr>
        <w:jc w:val="both"/>
        <w:rPr>
          <w:rFonts w:ascii="Arial" w:hAnsi="Arial" w:cs="Arial"/>
          <w:i/>
          <w:sz w:val="24"/>
          <w:szCs w:val="24"/>
        </w:rPr>
      </w:pPr>
      <w:r w:rsidRPr="00A13C77">
        <w:rPr>
          <w:rFonts w:ascii="Arial" w:hAnsi="Arial" w:cs="Arial"/>
          <w:i/>
          <w:sz w:val="24"/>
          <w:szCs w:val="24"/>
        </w:rPr>
        <w:t>En cuanto a su función las señales se clasifican en:</w:t>
      </w:r>
    </w:p>
    <w:p w14:paraId="0A53D94D" w14:textId="77777777" w:rsidR="005E2E8E" w:rsidRPr="00A13C77" w:rsidRDefault="005E2E8E" w:rsidP="005E2E8E">
      <w:pPr>
        <w:pStyle w:val="Prrafodelista"/>
        <w:numPr>
          <w:ilvl w:val="0"/>
          <w:numId w:val="19"/>
        </w:numPr>
        <w:jc w:val="both"/>
        <w:rPr>
          <w:rFonts w:ascii="Arial" w:hAnsi="Arial" w:cs="Arial"/>
          <w:i/>
          <w:sz w:val="24"/>
          <w:szCs w:val="24"/>
        </w:rPr>
      </w:pPr>
      <w:r w:rsidRPr="00A13C77">
        <w:rPr>
          <w:rFonts w:ascii="Arial" w:hAnsi="Arial" w:cs="Arial"/>
          <w:i/>
          <w:sz w:val="24"/>
          <w:szCs w:val="24"/>
        </w:rPr>
        <w:t>Preventivas</w:t>
      </w:r>
    </w:p>
    <w:p w14:paraId="4DC42601" w14:textId="77777777" w:rsidR="005E2E8E" w:rsidRPr="00A13C77" w:rsidRDefault="005E2E8E" w:rsidP="005E2E8E">
      <w:pPr>
        <w:pStyle w:val="Prrafodelista"/>
        <w:numPr>
          <w:ilvl w:val="0"/>
          <w:numId w:val="19"/>
        </w:numPr>
        <w:jc w:val="both"/>
        <w:rPr>
          <w:rFonts w:ascii="Arial" w:hAnsi="Arial" w:cs="Arial"/>
          <w:i/>
          <w:sz w:val="24"/>
          <w:szCs w:val="24"/>
        </w:rPr>
      </w:pPr>
      <w:r w:rsidRPr="00A13C77">
        <w:rPr>
          <w:rFonts w:ascii="Arial" w:hAnsi="Arial" w:cs="Arial"/>
          <w:i/>
          <w:sz w:val="24"/>
          <w:szCs w:val="24"/>
        </w:rPr>
        <w:t>Restrictivas</w:t>
      </w:r>
    </w:p>
    <w:p w14:paraId="78F2D5B1" w14:textId="77777777" w:rsidR="005E2E8E" w:rsidRDefault="00D74522" w:rsidP="00774D8E">
      <w:pPr>
        <w:pStyle w:val="Prrafodelista"/>
        <w:numPr>
          <w:ilvl w:val="0"/>
          <w:numId w:val="19"/>
        </w:numPr>
        <w:jc w:val="both"/>
        <w:rPr>
          <w:ins w:id="65" w:author="Felipe C." w:date="2015-03-02T16:52:00Z"/>
          <w:rFonts w:ascii="Arial" w:hAnsi="Arial" w:cs="Arial"/>
          <w:sz w:val="24"/>
          <w:szCs w:val="24"/>
        </w:rPr>
      </w:pPr>
      <w:r w:rsidRPr="00A13C77">
        <w:rPr>
          <w:rFonts w:ascii="Arial" w:hAnsi="Arial" w:cs="Arial"/>
          <w:i/>
          <w:sz w:val="24"/>
          <w:szCs w:val="24"/>
        </w:rPr>
        <w:t>I</w:t>
      </w:r>
      <w:r w:rsidR="005E2E8E" w:rsidRPr="00A13C77">
        <w:rPr>
          <w:rFonts w:ascii="Arial" w:hAnsi="Arial" w:cs="Arial"/>
          <w:i/>
          <w:sz w:val="24"/>
          <w:szCs w:val="24"/>
        </w:rPr>
        <w:t>nformativas</w:t>
      </w:r>
      <w:r>
        <w:rPr>
          <w:rFonts w:ascii="Arial" w:hAnsi="Arial" w:cs="Arial"/>
          <w:sz w:val="24"/>
          <w:szCs w:val="24"/>
        </w:rPr>
        <w:t xml:space="preserve">” </w:t>
      </w:r>
      <w:r w:rsidR="00774D8E">
        <w:rPr>
          <w:rFonts w:ascii="Arial" w:hAnsi="Arial" w:cs="Arial"/>
          <w:sz w:val="24"/>
          <w:szCs w:val="24"/>
        </w:rPr>
        <w:t>(</w:t>
      </w:r>
      <w:r w:rsidR="00774D8E" w:rsidRPr="00774D8E">
        <w:rPr>
          <w:rFonts w:ascii="Arial" w:hAnsi="Arial" w:cs="Arial"/>
          <w:sz w:val="24"/>
          <w:szCs w:val="24"/>
        </w:rPr>
        <w:t xml:space="preserve">SUBSECRETARIA, D. </w:t>
      </w:r>
      <w:r w:rsidR="00774D8E">
        <w:rPr>
          <w:rFonts w:ascii="Arial" w:hAnsi="Arial" w:cs="Arial"/>
          <w:sz w:val="24"/>
          <w:szCs w:val="24"/>
        </w:rPr>
        <w:t xml:space="preserve">D. U. Y. O., &amp; TERRITORIO, D. </w:t>
      </w:r>
      <w:r w:rsidR="00774D8E" w:rsidRPr="00774D8E">
        <w:rPr>
          <w:rFonts w:ascii="Arial" w:hAnsi="Arial" w:cs="Arial"/>
          <w:sz w:val="24"/>
          <w:szCs w:val="24"/>
        </w:rPr>
        <w:t>2001)</w:t>
      </w:r>
    </w:p>
    <w:p w14:paraId="16FCE5A2" w14:textId="77777777" w:rsidR="00FB462A" w:rsidRPr="005E2E8E" w:rsidRDefault="00FB462A" w:rsidP="00FB462A">
      <w:pPr>
        <w:pStyle w:val="Prrafodelista"/>
        <w:jc w:val="both"/>
        <w:rPr>
          <w:rFonts w:ascii="Arial" w:hAnsi="Arial" w:cs="Arial"/>
          <w:sz w:val="24"/>
          <w:szCs w:val="24"/>
        </w:rPr>
        <w:pPrChange w:id="66" w:author="Felipe C." w:date="2015-03-02T16:52:00Z">
          <w:pPr>
            <w:pStyle w:val="Prrafodelista"/>
            <w:numPr>
              <w:numId w:val="19"/>
            </w:numPr>
            <w:ind w:hanging="360"/>
            <w:jc w:val="both"/>
          </w:pPr>
        </w:pPrChange>
      </w:pPr>
      <w:ins w:id="67" w:author="Felipe C." w:date="2015-03-02T16:52:00Z">
        <w:r>
          <w:rPr>
            <w:rFonts w:ascii="Arial" w:hAnsi="Arial" w:cs="Arial"/>
            <w:i/>
            <w:sz w:val="24"/>
            <w:szCs w:val="24"/>
          </w:rPr>
          <w:br/>
          <w:t>****</w:t>
        </w:r>
      </w:ins>
    </w:p>
    <w:p w14:paraId="7F0234EA" w14:textId="77777777" w:rsidR="008042E4" w:rsidRDefault="008042E4" w:rsidP="00BF3BB7">
      <w:pPr>
        <w:jc w:val="both"/>
        <w:rPr>
          <w:rFonts w:ascii="Arial" w:hAnsi="Arial" w:cs="Arial"/>
          <w:sz w:val="24"/>
          <w:szCs w:val="24"/>
        </w:rPr>
      </w:pPr>
    </w:p>
    <w:p w14:paraId="12B4F6A3" w14:textId="77777777" w:rsidR="00A13C77" w:rsidRDefault="00A13C77" w:rsidP="00BF3BB7">
      <w:pPr>
        <w:jc w:val="both"/>
        <w:rPr>
          <w:rFonts w:ascii="Arial" w:hAnsi="Arial" w:cs="Arial"/>
          <w:sz w:val="24"/>
          <w:szCs w:val="24"/>
        </w:rPr>
      </w:pPr>
    </w:p>
    <w:p w14:paraId="436687FB" w14:textId="77777777" w:rsidR="00A13C77" w:rsidRDefault="00A13C77" w:rsidP="00BF3BB7">
      <w:pPr>
        <w:jc w:val="both"/>
        <w:rPr>
          <w:rFonts w:ascii="Arial" w:hAnsi="Arial" w:cs="Arial"/>
          <w:sz w:val="24"/>
          <w:szCs w:val="24"/>
        </w:rPr>
      </w:pPr>
    </w:p>
    <w:p w14:paraId="4F7B8DF0" w14:textId="77777777" w:rsidR="00A13C77" w:rsidRDefault="00A13C77" w:rsidP="00BF3BB7">
      <w:pPr>
        <w:jc w:val="both"/>
        <w:rPr>
          <w:rFonts w:ascii="Arial" w:hAnsi="Arial" w:cs="Arial"/>
          <w:sz w:val="24"/>
          <w:szCs w:val="24"/>
        </w:rPr>
      </w:pPr>
    </w:p>
    <w:p w14:paraId="5200FD4A" w14:textId="77777777" w:rsidR="00A13C77" w:rsidRDefault="00A13C77" w:rsidP="00BF3BB7">
      <w:pPr>
        <w:jc w:val="both"/>
        <w:rPr>
          <w:rFonts w:ascii="Arial" w:hAnsi="Arial" w:cs="Arial"/>
          <w:sz w:val="24"/>
          <w:szCs w:val="24"/>
        </w:rPr>
      </w:pPr>
    </w:p>
    <w:p w14:paraId="0B01D634" w14:textId="77777777" w:rsidR="00A13C77" w:rsidRDefault="00A13C77" w:rsidP="00BF3BB7">
      <w:pPr>
        <w:jc w:val="both"/>
        <w:rPr>
          <w:rFonts w:ascii="Arial" w:hAnsi="Arial" w:cs="Arial"/>
          <w:sz w:val="24"/>
          <w:szCs w:val="24"/>
        </w:rPr>
      </w:pPr>
    </w:p>
    <w:p w14:paraId="608345F5" w14:textId="77777777" w:rsidR="00A13C77" w:rsidRDefault="00A13C77" w:rsidP="00BF3BB7">
      <w:pPr>
        <w:jc w:val="both"/>
        <w:rPr>
          <w:rFonts w:ascii="Arial" w:hAnsi="Arial" w:cs="Arial"/>
          <w:sz w:val="24"/>
          <w:szCs w:val="24"/>
        </w:rPr>
      </w:pPr>
    </w:p>
    <w:p w14:paraId="271FA345" w14:textId="77777777" w:rsidR="00A13C77" w:rsidRDefault="00A13C77" w:rsidP="00BF3BB7">
      <w:pPr>
        <w:jc w:val="both"/>
        <w:rPr>
          <w:rFonts w:ascii="Arial" w:hAnsi="Arial" w:cs="Arial"/>
          <w:sz w:val="24"/>
          <w:szCs w:val="24"/>
        </w:rPr>
      </w:pPr>
    </w:p>
    <w:p w14:paraId="03C74AB0" w14:textId="77777777" w:rsidR="00A13C77" w:rsidRDefault="00A13C77" w:rsidP="00BF3BB7">
      <w:pPr>
        <w:jc w:val="both"/>
        <w:rPr>
          <w:rFonts w:ascii="Arial" w:hAnsi="Arial" w:cs="Arial"/>
          <w:sz w:val="24"/>
          <w:szCs w:val="24"/>
        </w:rPr>
      </w:pPr>
    </w:p>
    <w:p w14:paraId="0F88F365" w14:textId="77777777" w:rsidR="00A13C77" w:rsidRDefault="00A13C77" w:rsidP="00BF3BB7">
      <w:pPr>
        <w:jc w:val="both"/>
        <w:rPr>
          <w:rFonts w:ascii="Arial" w:hAnsi="Arial" w:cs="Arial"/>
          <w:sz w:val="24"/>
          <w:szCs w:val="24"/>
        </w:rPr>
      </w:pPr>
    </w:p>
    <w:p w14:paraId="13EE18AD" w14:textId="77777777" w:rsidR="00A13C77" w:rsidRDefault="00A13C77" w:rsidP="00BF3BB7">
      <w:pPr>
        <w:jc w:val="both"/>
        <w:rPr>
          <w:rFonts w:ascii="Arial" w:hAnsi="Arial" w:cs="Arial"/>
          <w:sz w:val="24"/>
          <w:szCs w:val="24"/>
        </w:rPr>
      </w:pPr>
    </w:p>
    <w:p w14:paraId="3035540E" w14:textId="77777777" w:rsidR="00A13C77" w:rsidRDefault="00A13C77" w:rsidP="00BF3BB7">
      <w:pPr>
        <w:jc w:val="both"/>
        <w:rPr>
          <w:rFonts w:ascii="Arial" w:hAnsi="Arial" w:cs="Arial"/>
          <w:sz w:val="24"/>
          <w:szCs w:val="24"/>
        </w:rPr>
      </w:pPr>
    </w:p>
    <w:p w14:paraId="08E66133" w14:textId="77777777" w:rsidR="00A13C77" w:rsidRDefault="00A13C77" w:rsidP="00BF3BB7">
      <w:pPr>
        <w:jc w:val="both"/>
        <w:rPr>
          <w:rFonts w:ascii="Arial" w:hAnsi="Arial" w:cs="Arial"/>
          <w:sz w:val="24"/>
          <w:szCs w:val="24"/>
        </w:rPr>
      </w:pPr>
    </w:p>
    <w:p w14:paraId="092B9947" w14:textId="77777777" w:rsidR="00A13C77" w:rsidRDefault="00921FC9" w:rsidP="00921FC9">
      <w:pPr>
        <w:jc w:val="both"/>
        <w:rPr>
          <w:rFonts w:ascii="Arial" w:hAnsi="Arial" w:cs="Arial"/>
          <w:sz w:val="48"/>
          <w:szCs w:val="48"/>
        </w:rPr>
      </w:pPr>
      <w:r w:rsidRPr="00A13C77">
        <w:rPr>
          <w:rFonts w:ascii="Arial" w:hAnsi="Arial" w:cs="Arial"/>
          <w:sz w:val="48"/>
          <w:szCs w:val="48"/>
        </w:rPr>
        <w:t xml:space="preserve">Capítulo 2. </w:t>
      </w:r>
    </w:p>
    <w:p w14:paraId="68A3F1A9" w14:textId="77777777" w:rsidR="00921FC9" w:rsidRPr="00A13C77" w:rsidRDefault="00921FC9" w:rsidP="00921FC9">
      <w:pPr>
        <w:jc w:val="both"/>
        <w:rPr>
          <w:rFonts w:ascii="Arial" w:hAnsi="Arial" w:cs="Arial"/>
          <w:sz w:val="48"/>
          <w:szCs w:val="48"/>
        </w:rPr>
      </w:pPr>
      <w:r w:rsidRPr="00A13C77">
        <w:rPr>
          <w:rFonts w:ascii="Arial" w:hAnsi="Arial" w:cs="Arial"/>
          <w:sz w:val="48"/>
          <w:szCs w:val="48"/>
        </w:rPr>
        <w:t>Modelo basado en agentes.</w:t>
      </w:r>
    </w:p>
    <w:p w14:paraId="747ADB6D" w14:textId="77777777" w:rsidR="00921FC9" w:rsidRDefault="00921FC9" w:rsidP="00921FC9">
      <w:pPr>
        <w:jc w:val="both"/>
        <w:rPr>
          <w:rFonts w:ascii="Arial" w:hAnsi="Arial" w:cs="Arial"/>
          <w:sz w:val="24"/>
          <w:szCs w:val="24"/>
        </w:rPr>
      </w:pPr>
      <w:r w:rsidRPr="00921FC9">
        <w:rPr>
          <w:rFonts w:ascii="Arial" w:hAnsi="Arial" w:cs="Arial"/>
          <w:sz w:val="24"/>
          <w:szCs w:val="24"/>
        </w:rPr>
        <w:lastRenderedPageBreak/>
        <w:t xml:space="preserve">Los modelos basados en agentes </w:t>
      </w:r>
      <w:r w:rsidR="005354EA">
        <w:rPr>
          <w:rFonts w:ascii="Arial" w:hAnsi="Arial" w:cs="Arial"/>
          <w:sz w:val="24"/>
          <w:szCs w:val="24"/>
        </w:rPr>
        <w:t>representan</w:t>
      </w:r>
      <w:r w:rsidRPr="00921FC9">
        <w:rPr>
          <w:rFonts w:ascii="Arial" w:hAnsi="Arial" w:cs="Arial"/>
          <w:sz w:val="24"/>
          <w:szCs w:val="24"/>
        </w:rPr>
        <w:t xml:space="preserve"> un campo de investigación relativamente reciente, que se encarga del estudio de </w:t>
      </w:r>
      <w:del w:id="68" w:author="Felipe C." w:date="2015-03-02T16:57:00Z">
        <w:r w:rsidRPr="00921FC9" w:rsidDel="00FB462A">
          <w:rPr>
            <w:rFonts w:ascii="Arial" w:hAnsi="Arial" w:cs="Arial"/>
            <w:sz w:val="24"/>
            <w:szCs w:val="24"/>
          </w:rPr>
          <w:delText xml:space="preserve">Sistemas </w:delText>
        </w:r>
      </w:del>
      <w:ins w:id="69" w:author="Felipe C." w:date="2015-03-02T16:57:00Z">
        <w:r w:rsidR="00FB462A">
          <w:rPr>
            <w:rFonts w:ascii="Arial" w:hAnsi="Arial" w:cs="Arial"/>
            <w:sz w:val="24"/>
            <w:szCs w:val="24"/>
          </w:rPr>
          <w:t>s</w:t>
        </w:r>
        <w:r w:rsidR="00FB462A" w:rsidRPr="00921FC9">
          <w:rPr>
            <w:rFonts w:ascii="Arial" w:hAnsi="Arial" w:cs="Arial"/>
            <w:sz w:val="24"/>
            <w:szCs w:val="24"/>
          </w:rPr>
          <w:t xml:space="preserve">istemas </w:t>
        </w:r>
      </w:ins>
      <w:del w:id="70" w:author="Felipe C." w:date="2015-03-02T16:57:00Z">
        <w:r w:rsidRPr="00921FC9" w:rsidDel="00FB462A">
          <w:rPr>
            <w:rFonts w:ascii="Arial" w:hAnsi="Arial" w:cs="Arial"/>
            <w:sz w:val="24"/>
            <w:szCs w:val="24"/>
          </w:rPr>
          <w:delText xml:space="preserve">Complejos </w:delText>
        </w:r>
      </w:del>
      <w:ins w:id="71" w:author="Felipe C." w:date="2015-03-02T16:57:00Z">
        <w:r w:rsidR="00FB462A">
          <w:rPr>
            <w:rFonts w:ascii="Arial" w:hAnsi="Arial" w:cs="Arial"/>
            <w:sz w:val="24"/>
            <w:szCs w:val="24"/>
          </w:rPr>
          <w:t>c</w:t>
        </w:r>
        <w:r w:rsidR="00FB462A" w:rsidRPr="00921FC9">
          <w:rPr>
            <w:rFonts w:ascii="Arial" w:hAnsi="Arial" w:cs="Arial"/>
            <w:sz w:val="24"/>
            <w:szCs w:val="24"/>
          </w:rPr>
          <w:t xml:space="preserve">omplejos </w:t>
        </w:r>
      </w:ins>
      <w:r w:rsidRPr="00921FC9">
        <w:rPr>
          <w:rFonts w:ascii="Arial" w:hAnsi="Arial" w:cs="Arial"/>
          <w:sz w:val="24"/>
          <w:szCs w:val="24"/>
        </w:rPr>
        <w:t>desde la perspectiva de la interacción entre las entidades (agentes) que los conforman así como de la interacción que éstas tienen con su entorno. Dentro de esta tesis se hace uso de este enfoque con el fin de facilitar el aprendizaje de estrategias de los agentes interactuando con el</w:t>
      </w:r>
      <w:r w:rsidR="008636DE">
        <w:rPr>
          <w:rFonts w:ascii="Arial" w:hAnsi="Arial" w:cs="Arial"/>
          <w:sz w:val="24"/>
          <w:szCs w:val="24"/>
        </w:rPr>
        <w:t xml:space="preserve"> medio</w:t>
      </w:r>
      <w:r w:rsidRPr="00921FC9">
        <w:rPr>
          <w:rFonts w:ascii="Arial" w:hAnsi="Arial" w:cs="Arial"/>
          <w:sz w:val="24"/>
          <w:szCs w:val="24"/>
        </w:rPr>
        <w:t>.</w:t>
      </w:r>
    </w:p>
    <w:p w14:paraId="2840C82E" w14:textId="77777777" w:rsidR="00921FC9" w:rsidRPr="008636DE" w:rsidRDefault="00921FC9" w:rsidP="00921FC9">
      <w:pPr>
        <w:jc w:val="both"/>
        <w:rPr>
          <w:rFonts w:ascii="Arial" w:hAnsi="Arial" w:cs="Arial"/>
          <w:b/>
          <w:sz w:val="24"/>
          <w:szCs w:val="24"/>
        </w:rPr>
      </w:pPr>
      <w:r w:rsidRPr="008636DE">
        <w:rPr>
          <w:rFonts w:ascii="Arial" w:hAnsi="Arial" w:cs="Arial"/>
          <w:b/>
          <w:sz w:val="24"/>
          <w:szCs w:val="24"/>
        </w:rPr>
        <w:t>Concepto</w:t>
      </w:r>
      <w:r w:rsidR="00E669E5" w:rsidRPr="008636DE">
        <w:rPr>
          <w:rFonts w:ascii="Arial" w:hAnsi="Arial" w:cs="Arial"/>
          <w:b/>
          <w:sz w:val="24"/>
          <w:szCs w:val="24"/>
        </w:rPr>
        <w:t xml:space="preserve"> y características de los modelos.</w:t>
      </w:r>
    </w:p>
    <w:p w14:paraId="584C4F9F" w14:textId="77777777" w:rsidR="00E669E5" w:rsidRPr="00E46421" w:rsidRDefault="008636DE" w:rsidP="00921FC9">
      <w:pPr>
        <w:jc w:val="both"/>
        <w:rPr>
          <w:rFonts w:ascii="Arial" w:hAnsi="Arial" w:cs="Arial"/>
          <w:sz w:val="24"/>
          <w:szCs w:val="24"/>
        </w:rPr>
      </w:pPr>
      <w:r w:rsidRPr="00E46421">
        <w:rPr>
          <w:rFonts w:ascii="Arial" w:hAnsi="Arial" w:cs="Arial"/>
          <w:sz w:val="24"/>
          <w:szCs w:val="24"/>
        </w:rPr>
        <w:t xml:space="preserve">Un </w:t>
      </w:r>
      <w:r w:rsidRPr="00FB462A">
        <w:rPr>
          <w:rFonts w:ascii="Arial" w:hAnsi="Arial" w:cs="Arial"/>
          <w:i/>
          <w:sz w:val="24"/>
          <w:szCs w:val="24"/>
          <w:rPrChange w:id="72" w:author="Felipe C." w:date="2015-03-02T16:58:00Z">
            <w:rPr>
              <w:rFonts w:ascii="Arial" w:hAnsi="Arial" w:cs="Arial"/>
              <w:sz w:val="24"/>
              <w:szCs w:val="24"/>
            </w:rPr>
          </w:rPrChange>
        </w:rPr>
        <w:t>m</w:t>
      </w:r>
      <w:r w:rsidR="00E669E5" w:rsidRPr="00FB462A">
        <w:rPr>
          <w:rFonts w:ascii="Arial" w:hAnsi="Arial" w:cs="Arial"/>
          <w:i/>
          <w:sz w:val="24"/>
          <w:szCs w:val="24"/>
          <w:rPrChange w:id="73" w:author="Felipe C." w:date="2015-03-02T16:58:00Z">
            <w:rPr>
              <w:rFonts w:ascii="Arial" w:hAnsi="Arial" w:cs="Arial"/>
              <w:sz w:val="24"/>
              <w:szCs w:val="24"/>
            </w:rPr>
          </w:rPrChange>
        </w:rPr>
        <w:t>odelo</w:t>
      </w:r>
      <w:r w:rsidR="00E669E5" w:rsidRPr="00E46421">
        <w:rPr>
          <w:rFonts w:ascii="Arial" w:hAnsi="Arial" w:cs="Arial"/>
          <w:sz w:val="24"/>
          <w:szCs w:val="24"/>
        </w:rPr>
        <w:t xml:space="preserve"> es una representación</w:t>
      </w:r>
      <w:r w:rsidR="00E46421" w:rsidRPr="00E46421">
        <w:rPr>
          <w:rFonts w:ascii="Arial" w:hAnsi="Arial" w:cs="Arial"/>
          <w:sz w:val="24"/>
          <w:szCs w:val="24"/>
        </w:rPr>
        <w:t xml:space="preserve"> de la realidad en la cual se observan cada unode los elementos  que la componen, y seleccionando los elementos que nos interesan de la misma, en el caso que nos ocupa, tomamos los comportamientos de los vehículos</w:t>
      </w:r>
      <w:ins w:id="74" w:author="Felipe C." w:date="2015-03-02T16:58:00Z">
        <w:r w:rsidR="00FB462A">
          <w:rPr>
            <w:rFonts w:ascii="Arial" w:hAnsi="Arial" w:cs="Arial"/>
            <w:sz w:val="24"/>
            <w:szCs w:val="24"/>
          </w:rPr>
          <w:t>. N</w:t>
        </w:r>
      </w:ins>
      <w:del w:id="75" w:author="Felipe C." w:date="2015-03-02T16:58:00Z">
        <w:r w:rsidR="00E46421" w:rsidRPr="00E46421" w:rsidDel="00FB462A">
          <w:rPr>
            <w:rFonts w:ascii="Arial" w:hAnsi="Arial" w:cs="Arial"/>
            <w:sz w:val="24"/>
            <w:szCs w:val="24"/>
          </w:rPr>
          <w:delText>, n</w:delText>
        </w:r>
      </w:del>
      <w:r w:rsidR="00E46421" w:rsidRPr="00E46421">
        <w:rPr>
          <w:rFonts w:ascii="Arial" w:hAnsi="Arial" w:cs="Arial"/>
          <w:sz w:val="24"/>
          <w:szCs w:val="24"/>
        </w:rPr>
        <w:t>o vamos a medir la cantidad de CO</w:t>
      </w:r>
      <w:r w:rsidR="00E46421" w:rsidRPr="00E46421">
        <w:rPr>
          <w:rFonts w:ascii="Arial" w:hAnsi="Arial" w:cs="Arial"/>
          <w:sz w:val="24"/>
          <w:szCs w:val="24"/>
          <w:vertAlign w:val="subscript"/>
        </w:rPr>
        <w:t>2</w:t>
      </w:r>
      <w:r w:rsidR="00E46421" w:rsidRPr="00E46421">
        <w:rPr>
          <w:rFonts w:ascii="Arial" w:hAnsi="Arial" w:cs="Arial"/>
          <w:sz w:val="24"/>
          <w:szCs w:val="24"/>
        </w:rPr>
        <w:t xml:space="preserve"> que originan los autos, ni la cantidad de personas que circulan por el lugar, y en los comortamientos vamos a tomar lo que ocurre cuando un auto circula y se encuenta con barreras u ostaculos, estos detalles los mostramos más adelante.</w:t>
      </w:r>
      <w:r w:rsidR="00E669E5" w:rsidRPr="00E46421">
        <w:rPr>
          <w:rFonts w:ascii="Arial" w:hAnsi="Arial" w:cs="Arial"/>
          <w:sz w:val="24"/>
          <w:szCs w:val="24"/>
        </w:rPr>
        <w:t xml:space="preserve"> (Munizaga, 200</w:t>
      </w:r>
      <w:r w:rsidR="00E46421" w:rsidRPr="00E46421">
        <w:rPr>
          <w:rFonts w:ascii="Arial" w:hAnsi="Arial" w:cs="Arial"/>
          <w:sz w:val="24"/>
          <w:szCs w:val="24"/>
        </w:rPr>
        <w:t>0</w:t>
      </w:r>
      <w:r w:rsidR="00E669E5" w:rsidRPr="00E46421">
        <w:rPr>
          <w:rFonts w:ascii="Arial" w:hAnsi="Arial" w:cs="Arial"/>
          <w:sz w:val="24"/>
          <w:szCs w:val="24"/>
        </w:rPr>
        <w:t>).</w:t>
      </w:r>
    </w:p>
    <w:p w14:paraId="02976879" w14:textId="77777777" w:rsidR="00E3438E" w:rsidRDefault="00E46421" w:rsidP="00921FC9">
      <w:pPr>
        <w:jc w:val="both"/>
        <w:rPr>
          <w:ins w:id="76" w:author="Felipe C." w:date="2015-03-02T17:02:00Z"/>
          <w:rFonts w:ascii="Arial" w:hAnsi="Arial" w:cs="Arial"/>
          <w:sz w:val="24"/>
          <w:szCs w:val="24"/>
        </w:rPr>
      </w:pPr>
      <w:r w:rsidRPr="00E46421">
        <w:rPr>
          <w:rFonts w:ascii="Arial" w:hAnsi="Arial" w:cs="Arial"/>
          <w:sz w:val="24"/>
          <w:szCs w:val="24"/>
        </w:rPr>
        <w:t xml:space="preserve">En el modelo vamos a </w:t>
      </w:r>
      <w:r w:rsidR="00860ADA" w:rsidRPr="00E46421">
        <w:rPr>
          <w:rFonts w:ascii="Arial" w:hAnsi="Arial" w:cs="Arial"/>
          <w:sz w:val="24"/>
          <w:szCs w:val="24"/>
        </w:rPr>
        <w:t xml:space="preserve">considerar cuatro condiciones principales: </w:t>
      </w:r>
      <w:r w:rsidRPr="00E46421">
        <w:rPr>
          <w:rFonts w:ascii="Arial" w:hAnsi="Arial" w:cs="Arial"/>
          <w:sz w:val="24"/>
          <w:szCs w:val="24"/>
        </w:rPr>
        <w:t>1) S</w:t>
      </w:r>
      <w:r w:rsidR="00860ADA" w:rsidRPr="00E46421">
        <w:rPr>
          <w:rFonts w:ascii="Arial" w:hAnsi="Arial" w:cs="Arial"/>
          <w:sz w:val="24"/>
          <w:szCs w:val="24"/>
        </w:rPr>
        <w:t>eleccionar las características o elementos relevantes de una realidad</w:t>
      </w:r>
      <w:r w:rsidRPr="00E46421">
        <w:rPr>
          <w:rFonts w:ascii="Arial" w:hAnsi="Arial" w:cs="Arial"/>
          <w:sz w:val="24"/>
          <w:szCs w:val="24"/>
        </w:rPr>
        <w:t>, esto es el comportamiento de los vehículos al circular en las vías de tr</w:t>
      </w:r>
      <w:ins w:id="77" w:author="Felipe C." w:date="2015-03-02T16:58:00Z">
        <w:r w:rsidR="00FB462A">
          <w:rPr>
            <w:rFonts w:ascii="Arial" w:hAnsi="Arial" w:cs="Arial"/>
            <w:sz w:val="24"/>
            <w:szCs w:val="24"/>
          </w:rPr>
          <w:t>á</w:t>
        </w:r>
      </w:ins>
      <w:del w:id="78" w:author="Felipe C." w:date="2015-03-02T16:58:00Z">
        <w:r w:rsidRPr="00E46421" w:rsidDel="00FB462A">
          <w:rPr>
            <w:rFonts w:ascii="Arial" w:hAnsi="Arial" w:cs="Arial"/>
            <w:sz w:val="24"/>
            <w:szCs w:val="24"/>
          </w:rPr>
          <w:delText>a</w:delText>
        </w:r>
      </w:del>
      <w:r w:rsidRPr="00E46421">
        <w:rPr>
          <w:rFonts w:ascii="Arial" w:hAnsi="Arial" w:cs="Arial"/>
          <w:sz w:val="24"/>
          <w:szCs w:val="24"/>
        </w:rPr>
        <w:t>nsito</w:t>
      </w:r>
      <w:r w:rsidR="00860ADA" w:rsidRPr="00E46421">
        <w:rPr>
          <w:rFonts w:ascii="Arial" w:hAnsi="Arial" w:cs="Arial"/>
          <w:sz w:val="24"/>
          <w:szCs w:val="24"/>
        </w:rPr>
        <w:t xml:space="preserve">; 2) </w:t>
      </w:r>
      <w:r w:rsidRPr="00E46421">
        <w:rPr>
          <w:rFonts w:ascii="Arial" w:hAnsi="Arial" w:cs="Arial"/>
          <w:sz w:val="24"/>
          <w:szCs w:val="24"/>
        </w:rPr>
        <w:t>Los</w:t>
      </w:r>
      <w:r w:rsidR="00860ADA" w:rsidRPr="00E46421">
        <w:rPr>
          <w:rFonts w:ascii="Arial" w:hAnsi="Arial" w:cs="Arial"/>
          <w:sz w:val="24"/>
          <w:szCs w:val="24"/>
        </w:rPr>
        <w:t xml:space="preserve"> medios</w:t>
      </w:r>
      <w:r w:rsidRPr="00E46421">
        <w:rPr>
          <w:rFonts w:ascii="Arial" w:hAnsi="Arial" w:cs="Arial"/>
          <w:sz w:val="24"/>
          <w:szCs w:val="24"/>
        </w:rPr>
        <w:t xml:space="preserve"> que</w:t>
      </w:r>
      <w:r w:rsidR="00860ADA" w:rsidRPr="00E46421">
        <w:rPr>
          <w:rFonts w:ascii="Arial" w:hAnsi="Arial" w:cs="Arial"/>
          <w:sz w:val="24"/>
          <w:szCs w:val="24"/>
        </w:rPr>
        <w:t xml:space="preserve"> son elegidos para representarla</w:t>
      </w:r>
      <w:r w:rsidRPr="00E46421">
        <w:rPr>
          <w:rFonts w:ascii="Arial" w:hAnsi="Arial" w:cs="Arial"/>
          <w:sz w:val="24"/>
          <w:szCs w:val="24"/>
        </w:rPr>
        <w:t>, en este caso</w:t>
      </w:r>
      <w:ins w:id="79" w:author="Felipe C." w:date="2015-03-02T16:59:00Z">
        <w:r w:rsidR="00FB462A">
          <w:rPr>
            <w:rFonts w:ascii="Arial" w:hAnsi="Arial" w:cs="Arial"/>
            <w:sz w:val="24"/>
            <w:szCs w:val="24"/>
          </w:rPr>
          <w:t xml:space="preserve"> </w:t>
        </w:r>
      </w:ins>
      <w:r w:rsidRPr="00E46421">
        <w:rPr>
          <w:rFonts w:ascii="Arial" w:hAnsi="Arial" w:cs="Arial"/>
          <w:sz w:val="24"/>
          <w:szCs w:val="24"/>
        </w:rPr>
        <w:t>utlizaremos</w:t>
      </w:r>
      <w:ins w:id="80" w:author="Felipe C." w:date="2015-03-02T16:59:00Z">
        <w:r w:rsidR="00FB462A">
          <w:rPr>
            <w:rFonts w:ascii="Arial" w:hAnsi="Arial" w:cs="Arial"/>
            <w:sz w:val="24"/>
            <w:szCs w:val="24"/>
          </w:rPr>
          <w:t xml:space="preserve"> </w:t>
        </w:r>
      </w:ins>
      <w:del w:id="81" w:author="Felipe C." w:date="2015-03-02T17:00:00Z">
        <w:r w:rsidRPr="00E46421" w:rsidDel="00FB462A">
          <w:rPr>
            <w:rFonts w:ascii="Arial" w:hAnsi="Arial" w:cs="Arial"/>
            <w:sz w:val="24"/>
            <w:szCs w:val="24"/>
          </w:rPr>
          <w:delText>una herramienta de los sistemas complejos</w:delText>
        </w:r>
      </w:del>
      <w:ins w:id="82" w:author="Felipe C." w:date="2015-03-02T17:00:00Z">
        <w:r w:rsidR="00FB462A">
          <w:rPr>
            <w:rFonts w:ascii="Arial" w:hAnsi="Arial" w:cs="Arial"/>
            <w:sz w:val="24"/>
            <w:szCs w:val="24"/>
          </w:rPr>
          <w:t>la MBA y las redes</w:t>
        </w:r>
      </w:ins>
      <w:r w:rsidR="00860ADA" w:rsidRPr="00E46421">
        <w:rPr>
          <w:rFonts w:ascii="Arial" w:hAnsi="Arial" w:cs="Arial"/>
          <w:sz w:val="24"/>
          <w:szCs w:val="24"/>
        </w:rPr>
        <w:t>; 3) Para qué sirven los modelos</w:t>
      </w:r>
      <w:r w:rsidRPr="00E46421">
        <w:rPr>
          <w:rFonts w:ascii="Arial" w:hAnsi="Arial" w:cs="Arial"/>
          <w:sz w:val="24"/>
          <w:szCs w:val="24"/>
        </w:rPr>
        <w:t xml:space="preserve">, </w:t>
      </w:r>
      <w:ins w:id="83" w:author="Felipe C." w:date="2015-03-02T17:00:00Z">
        <w:r w:rsidR="00FB462A">
          <w:rPr>
            <w:rFonts w:ascii="Arial" w:hAnsi="Arial" w:cs="Arial"/>
            <w:sz w:val="24"/>
            <w:szCs w:val="24"/>
          </w:rPr>
          <w:t xml:space="preserve">en donde </w:t>
        </w:r>
      </w:ins>
      <w:r w:rsidRPr="00E46421">
        <w:rPr>
          <w:rFonts w:ascii="Arial" w:hAnsi="Arial" w:cs="Arial"/>
          <w:sz w:val="24"/>
          <w:szCs w:val="24"/>
        </w:rPr>
        <w:t>representaremos algunos de los elementos viales relevantes para la Ciudad</w:t>
      </w:r>
      <w:r w:rsidR="00860ADA" w:rsidRPr="00E46421">
        <w:rPr>
          <w:rFonts w:ascii="Arial" w:hAnsi="Arial" w:cs="Arial"/>
          <w:sz w:val="24"/>
          <w:szCs w:val="24"/>
        </w:rPr>
        <w:t xml:space="preserve">, y 4) </w:t>
      </w:r>
      <w:r w:rsidRPr="00E46421">
        <w:rPr>
          <w:rFonts w:ascii="Arial" w:hAnsi="Arial" w:cs="Arial"/>
          <w:sz w:val="24"/>
          <w:szCs w:val="24"/>
        </w:rPr>
        <w:t xml:space="preserve">De qué están hechos los modelos, </w:t>
      </w:r>
      <w:del w:id="84" w:author="Felipe C." w:date="2015-03-02T17:01:00Z">
        <w:r w:rsidRPr="00E46421" w:rsidDel="00FB462A">
          <w:rPr>
            <w:rFonts w:ascii="Arial" w:hAnsi="Arial" w:cs="Arial"/>
            <w:sz w:val="24"/>
            <w:szCs w:val="24"/>
          </w:rPr>
          <w:delText xml:space="preserve">esto </w:delText>
        </w:r>
      </w:del>
      <w:ins w:id="85" w:author="Felipe C." w:date="2015-03-02T17:01:00Z">
        <w:r w:rsidR="00FB462A">
          <w:rPr>
            <w:rFonts w:ascii="Arial" w:hAnsi="Arial" w:cs="Arial"/>
            <w:sz w:val="24"/>
            <w:szCs w:val="24"/>
          </w:rPr>
          <w:t>donde mostraremos</w:t>
        </w:r>
        <w:r w:rsidR="00FB462A" w:rsidRPr="00E46421">
          <w:rPr>
            <w:rFonts w:ascii="Arial" w:hAnsi="Arial" w:cs="Arial"/>
            <w:sz w:val="24"/>
            <w:szCs w:val="24"/>
          </w:rPr>
          <w:t xml:space="preserve"> </w:t>
        </w:r>
      </w:ins>
      <w:del w:id="86" w:author="Felipe C." w:date="2015-03-02T17:01:00Z">
        <w:r w:rsidRPr="00E46421" w:rsidDel="00FB462A">
          <w:rPr>
            <w:rFonts w:ascii="Arial" w:hAnsi="Arial" w:cs="Arial"/>
            <w:sz w:val="24"/>
            <w:szCs w:val="24"/>
          </w:rPr>
          <w:delText xml:space="preserve">la construcción de </w:delText>
        </w:r>
      </w:del>
      <w:r w:rsidRPr="00E46421">
        <w:rPr>
          <w:rFonts w:ascii="Arial" w:hAnsi="Arial" w:cs="Arial"/>
          <w:sz w:val="24"/>
          <w:szCs w:val="24"/>
        </w:rPr>
        <w:t xml:space="preserve">una propuesta de </w:t>
      </w:r>
      <w:ins w:id="87" w:author="Felipe C." w:date="2015-03-02T17:01:00Z">
        <w:r w:rsidR="00FB462A">
          <w:rPr>
            <w:rFonts w:ascii="Arial" w:hAnsi="Arial" w:cs="Arial"/>
            <w:sz w:val="24"/>
            <w:szCs w:val="24"/>
          </w:rPr>
          <w:t xml:space="preserve">modelo de </w:t>
        </w:r>
      </w:ins>
      <w:r w:rsidRPr="00E46421">
        <w:rPr>
          <w:rFonts w:ascii="Arial" w:hAnsi="Arial" w:cs="Arial"/>
          <w:sz w:val="24"/>
          <w:szCs w:val="24"/>
        </w:rPr>
        <w:t>tráfico vehicular</w:t>
      </w:r>
      <w:ins w:id="88" w:author="Felipe C." w:date="2015-03-02T17:01:00Z">
        <w:r w:rsidR="00FB462A">
          <w:rPr>
            <w:rFonts w:ascii="Arial" w:hAnsi="Arial" w:cs="Arial"/>
            <w:sz w:val="24"/>
            <w:szCs w:val="24"/>
          </w:rPr>
          <w:t xml:space="preserve"> utilizando los elementos antes mencionados, es decir, MBA y redes</w:t>
        </w:r>
      </w:ins>
      <w:r w:rsidRPr="00E46421">
        <w:rPr>
          <w:rFonts w:ascii="Arial" w:hAnsi="Arial" w:cs="Arial"/>
          <w:sz w:val="24"/>
          <w:szCs w:val="24"/>
        </w:rPr>
        <w:t xml:space="preserve">. </w:t>
      </w:r>
    </w:p>
    <w:p w14:paraId="058F980B" w14:textId="77777777" w:rsidR="00E669E5" w:rsidRPr="00E46421" w:rsidDel="00E3438E" w:rsidRDefault="00860ADA" w:rsidP="00921FC9">
      <w:pPr>
        <w:jc w:val="both"/>
        <w:rPr>
          <w:del w:id="89" w:author="Felipe C." w:date="2015-03-02T17:02:00Z"/>
          <w:rFonts w:ascii="Arial" w:hAnsi="Arial" w:cs="Arial"/>
          <w:sz w:val="24"/>
          <w:szCs w:val="24"/>
        </w:rPr>
      </w:pPr>
      <w:del w:id="90" w:author="Felipe C." w:date="2015-03-02T17:02:00Z">
        <w:r w:rsidRPr="00E46421" w:rsidDel="00E3438E">
          <w:rPr>
            <w:rFonts w:ascii="Arial" w:hAnsi="Arial" w:cs="Arial"/>
            <w:sz w:val="24"/>
            <w:szCs w:val="24"/>
          </w:rPr>
          <w:delText>Estos cuatro aspectos generan difere</w:delText>
        </w:r>
        <w:r w:rsidR="008636DE" w:rsidRPr="00E46421" w:rsidDel="00E3438E">
          <w:rPr>
            <w:rFonts w:ascii="Arial" w:hAnsi="Arial" w:cs="Arial"/>
            <w:sz w:val="24"/>
            <w:szCs w:val="24"/>
          </w:rPr>
          <w:delText>ncias metodológicas importantes.</w:delText>
        </w:r>
      </w:del>
    </w:p>
    <w:p w14:paraId="70C8864F" w14:textId="77777777" w:rsidR="00FF1095" w:rsidRPr="00A0018F" w:rsidRDefault="00FF1095" w:rsidP="00921FC9">
      <w:pPr>
        <w:jc w:val="both"/>
        <w:rPr>
          <w:rFonts w:ascii="Arial" w:hAnsi="Arial" w:cs="Arial"/>
          <w:b/>
          <w:sz w:val="24"/>
          <w:szCs w:val="24"/>
        </w:rPr>
      </w:pPr>
      <w:r w:rsidRPr="00A0018F">
        <w:rPr>
          <w:rFonts w:ascii="Arial" w:hAnsi="Arial" w:cs="Arial"/>
          <w:b/>
          <w:sz w:val="24"/>
          <w:szCs w:val="24"/>
        </w:rPr>
        <w:t>Funciones de los modelos.</w:t>
      </w:r>
    </w:p>
    <w:p w14:paraId="57D56AE4" w14:textId="77777777" w:rsidR="008C68CB" w:rsidRDefault="00FF1095" w:rsidP="00921FC9">
      <w:pPr>
        <w:jc w:val="both"/>
        <w:rPr>
          <w:rFonts w:ascii="Arial" w:hAnsi="Arial" w:cs="Arial"/>
          <w:sz w:val="24"/>
          <w:szCs w:val="24"/>
        </w:rPr>
      </w:pPr>
      <w:r>
        <w:rPr>
          <w:rFonts w:ascii="Arial" w:hAnsi="Arial" w:cs="Arial"/>
          <w:sz w:val="24"/>
          <w:szCs w:val="24"/>
        </w:rPr>
        <w:t>Con respecto a para qué sirven –a su función metodológica</w:t>
      </w:r>
      <w:r w:rsidR="0092761C">
        <w:rPr>
          <w:rFonts w:ascii="Arial" w:hAnsi="Arial" w:cs="Arial"/>
          <w:sz w:val="24"/>
          <w:szCs w:val="24"/>
        </w:rPr>
        <w:t xml:space="preserve"> y lo que nos pueden aportar</w:t>
      </w:r>
      <w:r>
        <w:rPr>
          <w:rFonts w:ascii="Arial" w:hAnsi="Arial" w:cs="Arial"/>
          <w:sz w:val="24"/>
          <w:szCs w:val="24"/>
        </w:rPr>
        <w:t>-, los modelos se pueden ordenar según sus obj</w:t>
      </w:r>
      <w:r w:rsidR="006367C2">
        <w:rPr>
          <w:rFonts w:ascii="Arial" w:hAnsi="Arial" w:cs="Arial"/>
          <w:sz w:val="24"/>
          <w:szCs w:val="24"/>
        </w:rPr>
        <w:t xml:space="preserve">etivos hacia el </w:t>
      </w:r>
      <w:r w:rsidR="006367C2" w:rsidRPr="006367C2">
        <w:rPr>
          <w:rFonts w:ascii="Arial" w:hAnsi="Arial" w:cs="Arial"/>
          <w:i/>
          <w:sz w:val="24"/>
          <w:szCs w:val="24"/>
        </w:rPr>
        <w:t>conocimiento</w:t>
      </w:r>
      <w:r>
        <w:rPr>
          <w:rFonts w:ascii="Arial" w:hAnsi="Arial" w:cs="Arial"/>
          <w:sz w:val="24"/>
          <w:szCs w:val="24"/>
        </w:rPr>
        <w:t xml:space="preserve"> (teoría física, modelos económicos y soc</w:t>
      </w:r>
      <w:r w:rsidR="006367C2">
        <w:rPr>
          <w:rFonts w:ascii="Arial" w:hAnsi="Arial" w:cs="Arial"/>
          <w:sz w:val="24"/>
          <w:szCs w:val="24"/>
        </w:rPr>
        <w:t xml:space="preserve">iales), o hacia la </w:t>
      </w:r>
      <w:r w:rsidR="006367C2" w:rsidRPr="006367C2">
        <w:rPr>
          <w:rFonts w:ascii="Arial" w:hAnsi="Arial" w:cs="Arial"/>
          <w:i/>
          <w:sz w:val="24"/>
          <w:szCs w:val="24"/>
        </w:rPr>
        <w:t>operación</w:t>
      </w:r>
      <w:r w:rsidR="008C68CB">
        <w:rPr>
          <w:rFonts w:ascii="Arial" w:hAnsi="Arial" w:cs="Arial"/>
          <w:sz w:val="24"/>
          <w:szCs w:val="24"/>
        </w:rPr>
        <w:t xml:space="preserve"> (planificación, diseño, construcción). </w:t>
      </w:r>
      <w:r w:rsidR="0092761C">
        <w:rPr>
          <w:rFonts w:ascii="Arial" w:hAnsi="Arial" w:cs="Arial"/>
          <w:sz w:val="24"/>
          <w:szCs w:val="24"/>
        </w:rPr>
        <w:t xml:space="preserve">Se </w:t>
      </w:r>
      <w:r w:rsidR="008C68CB">
        <w:rPr>
          <w:rFonts w:ascii="Arial" w:hAnsi="Arial" w:cs="Arial"/>
          <w:sz w:val="24"/>
          <w:szCs w:val="24"/>
        </w:rPr>
        <w:t>distingue</w:t>
      </w:r>
      <w:r w:rsidR="0092761C">
        <w:rPr>
          <w:rFonts w:ascii="Arial" w:hAnsi="Arial" w:cs="Arial"/>
          <w:sz w:val="24"/>
          <w:szCs w:val="24"/>
        </w:rPr>
        <w:t>n</w:t>
      </w:r>
      <w:r w:rsidR="008C68CB">
        <w:rPr>
          <w:rFonts w:ascii="Arial" w:hAnsi="Arial" w:cs="Arial"/>
          <w:sz w:val="24"/>
          <w:szCs w:val="24"/>
        </w:rPr>
        <w:t>, con respecto a su función metodológica, cuatro tipos, que también se orientan crecientemente, desde aspectos descriptivos, a la determinación de medios y objetivos de acción</w:t>
      </w:r>
      <w:r w:rsidR="0092761C">
        <w:rPr>
          <w:rFonts w:ascii="Arial" w:hAnsi="Arial" w:cs="Arial"/>
          <w:sz w:val="24"/>
          <w:szCs w:val="24"/>
        </w:rPr>
        <w:t xml:space="preserve"> los cuales se establecen de acuerdo con lo que queremos observar de la realidad</w:t>
      </w:r>
      <w:r w:rsidR="008C68CB">
        <w:rPr>
          <w:rFonts w:ascii="Arial" w:hAnsi="Arial" w:cs="Arial"/>
          <w:sz w:val="24"/>
          <w:szCs w:val="24"/>
        </w:rPr>
        <w:t>.</w:t>
      </w:r>
    </w:p>
    <w:p w14:paraId="3172949B" w14:textId="77777777" w:rsidR="00FF1095" w:rsidRDefault="008C68CB" w:rsidP="008C68CB">
      <w:pPr>
        <w:pStyle w:val="Prrafodelista"/>
        <w:numPr>
          <w:ilvl w:val="0"/>
          <w:numId w:val="1"/>
        </w:numPr>
        <w:jc w:val="both"/>
        <w:rPr>
          <w:rFonts w:ascii="Arial" w:hAnsi="Arial" w:cs="Arial"/>
          <w:sz w:val="24"/>
          <w:szCs w:val="24"/>
        </w:rPr>
      </w:pPr>
      <w:r w:rsidRPr="006367C2">
        <w:rPr>
          <w:rFonts w:ascii="Arial" w:hAnsi="Arial" w:cs="Arial"/>
          <w:i/>
          <w:sz w:val="24"/>
          <w:szCs w:val="24"/>
        </w:rPr>
        <w:t>Los modelos descriptivos,</w:t>
      </w:r>
      <w:r>
        <w:rPr>
          <w:rFonts w:ascii="Arial" w:hAnsi="Arial" w:cs="Arial"/>
          <w:sz w:val="24"/>
          <w:szCs w:val="24"/>
        </w:rPr>
        <w:t xml:space="preserve"> que se orientan a la observación y comprensión de la realidad, sea como proceso o como fenómeno, a su explicación de causa y efecto.</w:t>
      </w:r>
    </w:p>
    <w:p w14:paraId="13BBC7BE" w14:textId="77777777" w:rsidR="008C68CB" w:rsidRDefault="008C68CB" w:rsidP="008C68CB">
      <w:pPr>
        <w:pStyle w:val="Prrafodelista"/>
        <w:numPr>
          <w:ilvl w:val="0"/>
          <w:numId w:val="1"/>
        </w:numPr>
        <w:jc w:val="both"/>
        <w:rPr>
          <w:rFonts w:ascii="Arial" w:hAnsi="Arial" w:cs="Arial"/>
          <w:sz w:val="24"/>
          <w:szCs w:val="24"/>
        </w:rPr>
      </w:pPr>
      <w:r w:rsidRPr="006367C2">
        <w:rPr>
          <w:rFonts w:ascii="Arial" w:hAnsi="Arial" w:cs="Arial"/>
          <w:i/>
          <w:sz w:val="24"/>
          <w:szCs w:val="24"/>
        </w:rPr>
        <w:t>Los modelos predictivos</w:t>
      </w:r>
      <w:r>
        <w:rPr>
          <w:rFonts w:ascii="Arial" w:hAnsi="Arial" w:cs="Arial"/>
          <w:sz w:val="24"/>
          <w:szCs w:val="24"/>
        </w:rPr>
        <w:t>, cuya intención principal es predecir el futuro. Estos modelos representarían las formas en que la realidad está cambiando.</w:t>
      </w:r>
    </w:p>
    <w:p w14:paraId="25EA77CD" w14:textId="77777777" w:rsidR="008C68CB" w:rsidRDefault="008C68CB" w:rsidP="008C68CB">
      <w:pPr>
        <w:pStyle w:val="Prrafodelista"/>
        <w:numPr>
          <w:ilvl w:val="0"/>
          <w:numId w:val="1"/>
        </w:numPr>
        <w:jc w:val="both"/>
        <w:rPr>
          <w:rFonts w:ascii="Arial" w:hAnsi="Arial" w:cs="Arial"/>
          <w:sz w:val="24"/>
          <w:szCs w:val="24"/>
        </w:rPr>
      </w:pPr>
      <w:r w:rsidRPr="006367C2">
        <w:rPr>
          <w:rFonts w:ascii="Arial" w:hAnsi="Arial" w:cs="Arial"/>
          <w:i/>
          <w:sz w:val="24"/>
          <w:szCs w:val="24"/>
        </w:rPr>
        <w:lastRenderedPageBreak/>
        <w:t>Los modelos explorativos</w:t>
      </w:r>
      <w:r>
        <w:rPr>
          <w:rFonts w:ascii="Arial" w:hAnsi="Arial" w:cs="Arial"/>
          <w:sz w:val="24"/>
          <w:szCs w:val="24"/>
        </w:rPr>
        <w:t>, en que se extrapolan y varían los parámetro básicos de la realidad observada, para formular o descubrir otras realidades.</w:t>
      </w:r>
    </w:p>
    <w:p w14:paraId="2F02BAA8" w14:textId="77777777" w:rsidR="000C0DA1" w:rsidRDefault="000C0DA1" w:rsidP="008C68CB">
      <w:pPr>
        <w:pStyle w:val="Prrafodelista"/>
        <w:numPr>
          <w:ilvl w:val="0"/>
          <w:numId w:val="1"/>
        </w:numPr>
        <w:jc w:val="both"/>
        <w:rPr>
          <w:rFonts w:ascii="Arial" w:hAnsi="Arial" w:cs="Arial"/>
          <w:sz w:val="24"/>
          <w:szCs w:val="24"/>
        </w:rPr>
      </w:pPr>
      <w:r w:rsidRPr="006367C2">
        <w:rPr>
          <w:rFonts w:ascii="Arial" w:hAnsi="Arial" w:cs="Arial"/>
          <w:i/>
          <w:sz w:val="24"/>
          <w:szCs w:val="24"/>
        </w:rPr>
        <w:t>Los modelos de planificación</w:t>
      </w:r>
      <w:r w:rsidR="006367C2">
        <w:rPr>
          <w:rFonts w:ascii="Arial" w:hAnsi="Arial" w:cs="Arial"/>
          <w:sz w:val="24"/>
          <w:szCs w:val="24"/>
        </w:rPr>
        <w:t>, en que, con objetiv</w:t>
      </w:r>
      <w:r>
        <w:rPr>
          <w:rFonts w:ascii="Arial" w:hAnsi="Arial" w:cs="Arial"/>
          <w:sz w:val="24"/>
          <w:szCs w:val="24"/>
        </w:rPr>
        <w:t>os operacionales, se determinan criterios de optimización sobre los medios para lograr los objetivos o programas preestablecidos sobre una determinada realidad.</w:t>
      </w:r>
    </w:p>
    <w:p w14:paraId="16BF87F0" w14:textId="77777777" w:rsidR="000C0DA1" w:rsidRDefault="000C0DA1" w:rsidP="000C0DA1">
      <w:pPr>
        <w:jc w:val="both"/>
        <w:rPr>
          <w:rFonts w:ascii="Arial" w:hAnsi="Arial" w:cs="Arial"/>
          <w:sz w:val="24"/>
          <w:szCs w:val="24"/>
        </w:rPr>
      </w:pPr>
      <w:r>
        <w:rPr>
          <w:rFonts w:ascii="Arial" w:hAnsi="Arial" w:cs="Arial"/>
          <w:sz w:val="24"/>
          <w:szCs w:val="24"/>
        </w:rPr>
        <w:t>Otra característica de los modelos se refiere al modo como están hechos. Su grado relativo de abstracción, los medios de representación que se eligen y su formulación material o conceptual.</w:t>
      </w:r>
    </w:p>
    <w:p w14:paraId="4CCED1E9" w14:textId="77777777" w:rsidR="00FC0D30" w:rsidRDefault="000C0DA1" w:rsidP="000C0DA1">
      <w:pPr>
        <w:jc w:val="both"/>
        <w:rPr>
          <w:rFonts w:ascii="Arial" w:hAnsi="Arial" w:cs="Arial"/>
          <w:sz w:val="24"/>
          <w:szCs w:val="24"/>
        </w:rPr>
      </w:pPr>
      <w:r>
        <w:rPr>
          <w:rFonts w:ascii="Arial" w:hAnsi="Arial" w:cs="Arial"/>
          <w:sz w:val="24"/>
          <w:szCs w:val="24"/>
        </w:rPr>
        <w:t xml:space="preserve">Se presentan dos tipos fundamentales: los </w:t>
      </w:r>
      <w:r w:rsidRPr="006367C2">
        <w:rPr>
          <w:rFonts w:ascii="Arial" w:hAnsi="Arial" w:cs="Arial"/>
          <w:i/>
          <w:sz w:val="24"/>
          <w:szCs w:val="24"/>
        </w:rPr>
        <w:t>modelos físicos</w:t>
      </w:r>
      <w:r w:rsidR="006367C2">
        <w:rPr>
          <w:rFonts w:ascii="Arial" w:hAnsi="Arial" w:cs="Arial"/>
          <w:sz w:val="24"/>
          <w:szCs w:val="24"/>
        </w:rPr>
        <w:t xml:space="preserve"> y los </w:t>
      </w:r>
      <w:del w:id="91" w:author="Felipe C." w:date="2015-03-02T17:03:00Z">
        <w:r w:rsidR="006367C2" w:rsidDel="00E3438E">
          <w:rPr>
            <w:rFonts w:ascii="Arial" w:hAnsi="Arial" w:cs="Arial"/>
            <w:sz w:val="24"/>
            <w:szCs w:val="24"/>
          </w:rPr>
          <w:delText xml:space="preserve">modelos </w:delText>
        </w:r>
      </w:del>
      <w:r w:rsidRPr="006367C2">
        <w:rPr>
          <w:rFonts w:ascii="Arial" w:hAnsi="Arial" w:cs="Arial"/>
          <w:i/>
          <w:sz w:val="24"/>
          <w:szCs w:val="24"/>
        </w:rPr>
        <w:t>modelos o teorías conceptuales</w:t>
      </w:r>
      <w:r>
        <w:rPr>
          <w:rFonts w:ascii="Arial" w:hAnsi="Arial" w:cs="Arial"/>
          <w:sz w:val="24"/>
          <w:szCs w:val="24"/>
        </w:rPr>
        <w:t xml:space="preserve">. En los primeros, las características de la realidad están representadas por características </w:t>
      </w:r>
      <w:r w:rsidRPr="006367C2">
        <w:rPr>
          <w:rFonts w:ascii="Arial" w:hAnsi="Arial" w:cs="Arial"/>
          <w:i/>
          <w:sz w:val="24"/>
          <w:szCs w:val="24"/>
        </w:rPr>
        <w:t>materiales</w:t>
      </w:r>
      <w:r>
        <w:rPr>
          <w:rFonts w:ascii="Arial" w:hAnsi="Arial" w:cs="Arial"/>
          <w:sz w:val="24"/>
          <w:szCs w:val="24"/>
        </w:rPr>
        <w:t xml:space="preserve"> similares; se distinguen entre ellos, los m</w:t>
      </w:r>
      <w:r w:rsidR="006367C2">
        <w:rPr>
          <w:rFonts w:ascii="Arial" w:hAnsi="Arial" w:cs="Arial"/>
          <w:sz w:val="24"/>
          <w:szCs w:val="24"/>
        </w:rPr>
        <w:t>odelos</w:t>
      </w:r>
      <w:r w:rsidR="006367C2" w:rsidRPr="006367C2">
        <w:rPr>
          <w:rFonts w:ascii="Arial" w:hAnsi="Arial" w:cs="Arial"/>
          <w:i/>
          <w:sz w:val="24"/>
          <w:szCs w:val="24"/>
        </w:rPr>
        <w:t xml:space="preserve"> físicos icónicos</w:t>
      </w:r>
      <w:r w:rsidR="006367C2">
        <w:rPr>
          <w:rFonts w:ascii="Arial" w:hAnsi="Arial" w:cs="Arial"/>
          <w:sz w:val="24"/>
          <w:szCs w:val="24"/>
        </w:rPr>
        <w:t xml:space="preserve"> y </w:t>
      </w:r>
      <w:r w:rsidRPr="006367C2">
        <w:rPr>
          <w:rFonts w:ascii="Arial" w:hAnsi="Arial" w:cs="Arial"/>
          <w:i/>
          <w:sz w:val="24"/>
          <w:szCs w:val="24"/>
        </w:rPr>
        <w:t>análogos</w:t>
      </w:r>
      <w:r>
        <w:rPr>
          <w:rFonts w:ascii="Arial" w:hAnsi="Arial" w:cs="Arial"/>
          <w:sz w:val="24"/>
          <w:szCs w:val="24"/>
        </w:rPr>
        <w:t xml:space="preserve">. </w:t>
      </w:r>
    </w:p>
    <w:p w14:paraId="3557BBAD" w14:textId="77777777" w:rsidR="00FC0D30" w:rsidRDefault="00FC0D30" w:rsidP="00FC0D30">
      <w:pPr>
        <w:pStyle w:val="Prrafodelista"/>
        <w:numPr>
          <w:ilvl w:val="0"/>
          <w:numId w:val="2"/>
        </w:numPr>
        <w:jc w:val="both"/>
        <w:rPr>
          <w:rFonts w:ascii="Arial" w:hAnsi="Arial" w:cs="Arial"/>
          <w:sz w:val="24"/>
          <w:szCs w:val="24"/>
        </w:rPr>
      </w:pPr>
      <w:r w:rsidRPr="006367C2">
        <w:rPr>
          <w:rFonts w:ascii="Arial" w:hAnsi="Arial" w:cs="Arial"/>
          <w:i/>
          <w:sz w:val="24"/>
          <w:szCs w:val="24"/>
        </w:rPr>
        <w:t>En los modelos físicos icónicos</w:t>
      </w:r>
      <w:r>
        <w:rPr>
          <w:rFonts w:ascii="Arial" w:hAnsi="Arial" w:cs="Arial"/>
          <w:sz w:val="24"/>
          <w:szCs w:val="24"/>
        </w:rPr>
        <w:t>, las propiedades son representadas con un cambio de escala y en algunas de sus propiedades (maquetas, fotografías</w:t>
      </w:r>
      <w:del w:id="92" w:author="Felipe C." w:date="2015-03-02T17:04:00Z">
        <w:r w:rsidDel="00E3438E">
          <w:rPr>
            <w:rFonts w:ascii="Arial" w:hAnsi="Arial" w:cs="Arial"/>
            <w:sz w:val="24"/>
            <w:szCs w:val="24"/>
          </w:rPr>
          <w:delText>,</w:delText>
        </w:r>
      </w:del>
      <w:r>
        <w:rPr>
          <w:rFonts w:ascii="Arial" w:hAnsi="Arial" w:cs="Arial"/>
          <w:sz w:val="24"/>
          <w:szCs w:val="24"/>
        </w:rPr>
        <w:t xml:space="preserve"> isométricas, imágenes). Tipos y Arquetipos son modelos icónicos.</w:t>
      </w:r>
    </w:p>
    <w:p w14:paraId="01C7A222" w14:textId="77777777" w:rsidR="00FC0D30" w:rsidRDefault="006367C2" w:rsidP="00FC0D30">
      <w:pPr>
        <w:pStyle w:val="Prrafodelista"/>
        <w:numPr>
          <w:ilvl w:val="0"/>
          <w:numId w:val="2"/>
        </w:numPr>
        <w:jc w:val="both"/>
        <w:rPr>
          <w:rFonts w:ascii="Arial" w:hAnsi="Arial" w:cs="Arial"/>
          <w:sz w:val="24"/>
          <w:szCs w:val="24"/>
        </w:rPr>
      </w:pPr>
      <w:r>
        <w:rPr>
          <w:rFonts w:ascii="Arial" w:hAnsi="Arial" w:cs="Arial"/>
          <w:i/>
          <w:sz w:val="24"/>
          <w:szCs w:val="24"/>
        </w:rPr>
        <w:t xml:space="preserve">En los modelos </w:t>
      </w:r>
      <w:r w:rsidR="00FC0D30" w:rsidRPr="006367C2">
        <w:rPr>
          <w:rFonts w:ascii="Arial" w:hAnsi="Arial" w:cs="Arial"/>
          <w:i/>
          <w:sz w:val="24"/>
          <w:szCs w:val="24"/>
        </w:rPr>
        <w:t>físicos análogos</w:t>
      </w:r>
      <w:r w:rsidR="00FC0D30">
        <w:rPr>
          <w:rFonts w:ascii="Arial" w:hAnsi="Arial" w:cs="Arial"/>
          <w:sz w:val="24"/>
          <w:szCs w:val="24"/>
        </w:rPr>
        <w:t>, las propiedades del mundo real son representadas con mayor abstracción y de acuerdo a las reglas de transformación (mapas, planos, gráficos, esquemas).</w:t>
      </w:r>
    </w:p>
    <w:p w14:paraId="62A3B45D" w14:textId="77777777" w:rsidR="008E2BC1" w:rsidRDefault="00FC0D30" w:rsidP="00FC0D30">
      <w:pPr>
        <w:pStyle w:val="Prrafodelista"/>
        <w:numPr>
          <w:ilvl w:val="0"/>
          <w:numId w:val="2"/>
        </w:numPr>
        <w:jc w:val="both"/>
        <w:rPr>
          <w:rFonts w:ascii="Arial" w:hAnsi="Arial" w:cs="Arial"/>
          <w:sz w:val="24"/>
          <w:szCs w:val="24"/>
        </w:rPr>
      </w:pPr>
      <w:r w:rsidRPr="006367C2">
        <w:rPr>
          <w:rFonts w:ascii="Arial" w:hAnsi="Arial" w:cs="Arial"/>
          <w:i/>
          <w:sz w:val="24"/>
          <w:szCs w:val="24"/>
        </w:rPr>
        <w:t>En los modelos conceptuales</w:t>
      </w:r>
      <w:r>
        <w:rPr>
          <w:rFonts w:ascii="Arial" w:hAnsi="Arial" w:cs="Arial"/>
          <w:sz w:val="24"/>
          <w:szCs w:val="24"/>
        </w:rPr>
        <w:t>, estas características relevantes están representadas por</w:t>
      </w:r>
      <w:r w:rsidR="006367C2">
        <w:rPr>
          <w:rFonts w:ascii="Arial" w:hAnsi="Arial" w:cs="Arial"/>
          <w:sz w:val="24"/>
          <w:szCs w:val="24"/>
        </w:rPr>
        <w:t xml:space="preserve"> conceptos</w:t>
      </w:r>
      <w:r w:rsidR="008E2BC1">
        <w:rPr>
          <w:rFonts w:ascii="Arial" w:hAnsi="Arial" w:cs="Arial"/>
          <w:sz w:val="24"/>
          <w:szCs w:val="24"/>
        </w:rPr>
        <w:t>, y se distinguen modelos verbales</w:t>
      </w:r>
      <w:r w:rsidR="006367C2">
        <w:rPr>
          <w:rFonts w:ascii="Arial" w:hAnsi="Arial" w:cs="Arial"/>
          <w:sz w:val="24"/>
          <w:szCs w:val="24"/>
        </w:rPr>
        <w:t xml:space="preserve"> y matemáticos</w:t>
      </w:r>
      <w:r w:rsidR="008E2BC1">
        <w:rPr>
          <w:rFonts w:ascii="Arial" w:hAnsi="Arial" w:cs="Arial"/>
          <w:sz w:val="24"/>
          <w:szCs w:val="24"/>
        </w:rPr>
        <w:t>. Los modelos conceptuales se representan por medio del lenguaje o símbolos.</w:t>
      </w:r>
    </w:p>
    <w:p w14:paraId="3D4B2E9A" w14:textId="77777777" w:rsidR="003E42D1" w:rsidRDefault="006367C2" w:rsidP="00FC0D30">
      <w:pPr>
        <w:pStyle w:val="Prrafodelista"/>
        <w:numPr>
          <w:ilvl w:val="0"/>
          <w:numId w:val="2"/>
        </w:numPr>
        <w:jc w:val="both"/>
        <w:rPr>
          <w:rFonts w:ascii="Arial" w:hAnsi="Arial" w:cs="Arial"/>
          <w:sz w:val="24"/>
          <w:szCs w:val="24"/>
        </w:rPr>
      </w:pPr>
      <w:r>
        <w:rPr>
          <w:rFonts w:ascii="Arial" w:hAnsi="Arial" w:cs="Arial"/>
          <w:i/>
          <w:sz w:val="24"/>
          <w:szCs w:val="24"/>
        </w:rPr>
        <w:t xml:space="preserve">El modelo </w:t>
      </w:r>
      <w:r w:rsidR="008E2BC1" w:rsidRPr="006367C2">
        <w:rPr>
          <w:rFonts w:ascii="Arial" w:hAnsi="Arial" w:cs="Arial"/>
          <w:i/>
          <w:sz w:val="24"/>
          <w:szCs w:val="24"/>
        </w:rPr>
        <w:t>conceptual verbal</w:t>
      </w:r>
      <w:r w:rsidR="008E2BC1">
        <w:rPr>
          <w:rFonts w:ascii="Arial" w:hAnsi="Arial" w:cs="Arial"/>
          <w:sz w:val="24"/>
          <w:szCs w:val="24"/>
        </w:rPr>
        <w:t xml:space="preserve">, utiliza palabras escritas u orales, dentro de una sintaxis lógica. Los modelos </w:t>
      </w:r>
      <w:r w:rsidR="008E2BC1" w:rsidRPr="006367C2">
        <w:rPr>
          <w:rFonts w:ascii="Arial" w:hAnsi="Arial" w:cs="Arial"/>
          <w:i/>
          <w:sz w:val="24"/>
          <w:szCs w:val="24"/>
        </w:rPr>
        <w:t>conceptuales matemáticos</w:t>
      </w:r>
      <w:r w:rsidR="008E2BC1">
        <w:rPr>
          <w:rFonts w:ascii="Arial" w:hAnsi="Arial" w:cs="Arial"/>
          <w:sz w:val="24"/>
          <w:szCs w:val="24"/>
        </w:rPr>
        <w:t>, en cambio</w:t>
      </w:r>
      <w:r w:rsidR="003E42D1">
        <w:rPr>
          <w:rFonts w:ascii="Arial" w:hAnsi="Arial" w:cs="Arial"/>
          <w:sz w:val="24"/>
          <w:szCs w:val="24"/>
        </w:rPr>
        <w:t>, utilizan símbolos y establecen relaciones expresadas en términos de operaciones. Los modelos matemáticos presentan un importante desarrollo en ciencia urbana, sean como técnicas estadísticas, como sistema de ecuaciones, como modelos de simulación, con variables libres y algoritmos, ambos utilizando computación</w:t>
      </w:r>
      <w:ins w:id="93" w:author="Felipe C." w:date="2015-03-02T17:04:00Z">
        <w:r w:rsidR="00E3438E">
          <w:rPr>
            <w:rFonts w:ascii="Arial" w:hAnsi="Arial" w:cs="Arial"/>
            <w:sz w:val="24"/>
            <w:szCs w:val="24"/>
          </w:rPr>
          <w:t>. P</w:t>
        </w:r>
      </w:ins>
      <w:del w:id="94" w:author="Felipe C." w:date="2015-03-02T17:04:00Z">
        <w:r w:rsidR="003E42D1" w:rsidDel="00E3438E">
          <w:rPr>
            <w:rFonts w:ascii="Arial" w:hAnsi="Arial" w:cs="Arial"/>
            <w:sz w:val="24"/>
            <w:szCs w:val="24"/>
          </w:rPr>
          <w:delText>, p</w:delText>
        </w:r>
      </w:del>
      <w:r w:rsidR="003E42D1">
        <w:rPr>
          <w:rFonts w:ascii="Arial" w:hAnsi="Arial" w:cs="Arial"/>
          <w:sz w:val="24"/>
          <w:szCs w:val="24"/>
        </w:rPr>
        <w:t>ara efectos de este proyecto este es el tipo de modelo que utilizaremos en el desarrollo de este planteamiento.</w:t>
      </w:r>
    </w:p>
    <w:p w14:paraId="08479A1F" w14:textId="77777777" w:rsidR="00E3438E" w:rsidRDefault="00F06F45" w:rsidP="003E42D1">
      <w:pPr>
        <w:jc w:val="both"/>
        <w:rPr>
          <w:ins w:id="95" w:author="Felipe C." w:date="2015-03-02T17:08:00Z"/>
          <w:rFonts w:ascii="Arial" w:hAnsi="Arial" w:cs="Arial"/>
          <w:sz w:val="24"/>
          <w:szCs w:val="24"/>
        </w:rPr>
      </w:pPr>
      <w:r>
        <w:rPr>
          <w:rFonts w:ascii="Arial" w:hAnsi="Arial" w:cs="Arial"/>
          <w:sz w:val="24"/>
          <w:szCs w:val="24"/>
        </w:rPr>
        <w:t>En los diferentes modelos urbanos que se expondrán, encontraremos</w:t>
      </w:r>
      <w:r w:rsidR="003E42D1" w:rsidRPr="003E42D1">
        <w:rPr>
          <w:rFonts w:ascii="Arial" w:hAnsi="Arial" w:cs="Arial"/>
          <w:sz w:val="24"/>
          <w:szCs w:val="24"/>
        </w:rPr>
        <w:t xml:space="preserve"> </w:t>
      </w:r>
      <w:r>
        <w:rPr>
          <w:rFonts w:ascii="Arial" w:hAnsi="Arial" w:cs="Arial"/>
          <w:sz w:val="24"/>
          <w:szCs w:val="24"/>
        </w:rPr>
        <w:t>representadas estas categorías</w:t>
      </w:r>
      <w:del w:id="96" w:author="Felipe C." w:date="2015-03-02T17:06:00Z">
        <w:r w:rsidDel="00E3438E">
          <w:rPr>
            <w:rFonts w:ascii="Arial" w:hAnsi="Arial" w:cs="Arial"/>
            <w:sz w:val="24"/>
            <w:szCs w:val="24"/>
          </w:rPr>
          <w:delText xml:space="preserve"> y aparecerán también </w:delText>
        </w:r>
        <w:r w:rsidRPr="006367C2" w:rsidDel="00E3438E">
          <w:rPr>
            <w:rFonts w:ascii="Arial" w:hAnsi="Arial" w:cs="Arial"/>
            <w:i/>
            <w:sz w:val="24"/>
            <w:szCs w:val="24"/>
          </w:rPr>
          <w:delText>paradigmas</w:delText>
        </w:r>
        <w:r w:rsidDel="00E3438E">
          <w:rPr>
            <w:rFonts w:ascii="Arial" w:hAnsi="Arial" w:cs="Arial"/>
            <w:sz w:val="24"/>
            <w:szCs w:val="24"/>
          </w:rPr>
          <w:delText xml:space="preserve"> como modelos físicos. </w:delText>
        </w:r>
      </w:del>
      <w:ins w:id="97" w:author="Felipe C." w:date="2015-03-02T17:06:00Z">
        <w:r w:rsidR="00E3438E">
          <w:rPr>
            <w:rFonts w:ascii="Arial" w:hAnsi="Arial" w:cs="Arial"/>
            <w:sz w:val="24"/>
            <w:szCs w:val="24"/>
          </w:rPr>
          <w:t xml:space="preserve">. </w:t>
        </w:r>
      </w:ins>
      <w:r>
        <w:rPr>
          <w:rFonts w:ascii="Arial" w:hAnsi="Arial" w:cs="Arial"/>
          <w:sz w:val="24"/>
          <w:szCs w:val="24"/>
        </w:rPr>
        <w:t xml:space="preserve">Los modelos, en sus diferentes acepciones, se refieren a </w:t>
      </w:r>
      <w:ins w:id="98" w:author="Felipe C." w:date="2015-03-02T17:07:00Z">
        <w:r w:rsidR="00E3438E">
          <w:rPr>
            <w:rFonts w:ascii="Arial" w:hAnsi="Arial" w:cs="Arial"/>
            <w:sz w:val="24"/>
            <w:szCs w:val="24"/>
          </w:rPr>
          <w:t xml:space="preserve">tráfico vehícular. </w:t>
        </w:r>
      </w:ins>
      <w:del w:id="99" w:author="Felipe C." w:date="2015-03-02T17:07:00Z">
        <w:r w:rsidDel="00E3438E">
          <w:rPr>
            <w:rFonts w:ascii="Arial" w:hAnsi="Arial" w:cs="Arial"/>
            <w:sz w:val="24"/>
            <w:szCs w:val="24"/>
          </w:rPr>
          <w:delText xml:space="preserve">temas o se originan en ciencias variadas. </w:delText>
        </w:r>
      </w:del>
      <w:r>
        <w:rPr>
          <w:rFonts w:ascii="Arial" w:hAnsi="Arial" w:cs="Arial"/>
          <w:sz w:val="24"/>
          <w:szCs w:val="24"/>
        </w:rPr>
        <w:t>Tod</w:t>
      </w:r>
      <w:ins w:id="100" w:author="Felipe C." w:date="2015-03-02T17:07:00Z">
        <w:r w:rsidR="00E3438E">
          <w:rPr>
            <w:rFonts w:ascii="Arial" w:hAnsi="Arial" w:cs="Arial"/>
            <w:sz w:val="24"/>
            <w:szCs w:val="24"/>
          </w:rPr>
          <w:t>o</w:t>
        </w:r>
      </w:ins>
      <w:del w:id="101" w:author="Felipe C." w:date="2015-03-02T17:07:00Z">
        <w:r w:rsidDel="00E3438E">
          <w:rPr>
            <w:rFonts w:ascii="Arial" w:hAnsi="Arial" w:cs="Arial"/>
            <w:sz w:val="24"/>
            <w:szCs w:val="24"/>
          </w:rPr>
          <w:delText>a</w:delText>
        </w:r>
      </w:del>
      <w:r>
        <w:rPr>
          <w:rFonts w:ascii="Arial" w:hAnsi="Arial" w:cs="Arial"/>
          <w:sz w:val="24"/>
          <w:szCs w:val="24"/>
        </w:rPr>
        <w:t>s</w:t>
      </w:r>
      <w:del w:id="102" w:author="Felipe C." w:date="2015-03-02T17:10:00Z">
        <w:r w:rsidDel="00E3438E">
          <w:rPr>
            <w:rFonts w:ascii="Arial" w:hAnsi="Arial" w:cs="Arial"/>
            <w:sz w:val="24"/>
            <w:szCs w:val="24"/>
          </w:rPr>
          <w:delText>,</w:delText>
        </w:r>
      </w:del>
      <w:r>
        <w:rPr>
          <w:rFonts w:ascii="Arial" w:hAnsi="Arial" w:cs="Arial"/>
          <w:sz w:val="24"/>
          <w:szCs w:val="24"/>
        </w:rPr>
        <w:t xml:space="preserve"> abordan fenómenos que son parte del proceso urbano. </w:t>
      </w:r>
    </w:p>
    <w:p w14:paraId="3DF05860" w14:textId="77777777" w:rsidR="00E3438E" w:rsidRDefault="00E3438E" w:rsidP="00921FC9">
      <w:pPr>
        <w:jc w:val="both"/>
        <w:rPr>
          <w:ins w:id="103" w:author="Felipe C." w:date="2015-03-02T17:09:00Z"/>
          <w:rFonts w:ascii="Arial" w:hAnsi="Arial" w:cs="Arial"/>
          <w:b/>
          <w:sz w:val="24"/>
          <w:szCs w:val="24"/>
        </w:rPr>
      </w:pPr>
    </w:p>
    <w:p w14:paraId="487B2ECB" w14:textId="77777777" w:rsidR="0067004D" w:rsidRPr="0092761C" w:rsidRDefault="0067004D" w:rsidP="00921FC9">
      <w:pPr>
        <w:jc w:val="both"/>
        <w:rPr>
          <w:rFonts w:ascii="Arial" w:hAnsi="Arial" w:cs="Arial"/>
          <w:b/>
          <w:sz w:val="24"/>
          <w:szCs w:val="24"/>
        </w:rPr>
      </w:pPr>
      <w:r w:rsidRPr="0092761C">
        <w:rPr>
          <w:rFonts w:ascii="Arial" w:hAnsi="Arial" w:cs="Arial"/>
          <w:b/>
          <w:sz w:val="24"/>
          <w:szCs w:val="24"/>
        </w:rPr>
        <w:lastRenderedPageBreak/>
        <w:t>Model</w:t>
      </w:r>
      <w:del w:id="104" w:author="Felipe C." w:date="2015-03-02T17:09:00Z">
        <w:r w:rsidRPr="0092761C" w:rsidDel="00E3438E">
          <w:rPr>
            <w:rFonts w:ascii="Arial" w:hAnsi="Arial" w:cs="Arial"/>
            <w:b/>
            <w:sz w:val="24"/>
            <w:szCs w:val="24"/>
          </w:rPr>
          <w:delText>iz</w:delText>
        </w:r>
      </w:del>
      <w:r w:rsidRPr="0092761C">
        <w:rPr>
          <w:rFonts w:ascii="Arial" w:hAnsi="Arial" w:cs="Arial"/>
          <w:b/>
          <w:sz w:val="24"/>
          <w:szCs w:val="24"/>
        </w:rPr>
        <w:t>ación</w:t>
      </w:r>
      <w:r w:rsidR="006367C2" w:rsidRPr="0092761C">
        <w:rPr>
          <w:rFonts w:ascii="Arial" w:hAnsi="Arial" w:cs="Arial"/>
          <w:b/>
          <w:sz w:val="24"/>
          <w:szCs w:val="24"/>
        </w:rPr>
        <w:t xml:space="preserve"> de Sistemas Basados en Agentes</w:t>
      </w:r>
    </w:p>
    <w:p w14:paraId="38BF0C5F" w14:textId="77777777" w:rsidR="0067004D" w:rsidRPr="0092761C" w:rsidRDefault="0067004D" w:rsidP="0067004D">
      <w:pPr>
        <w:jc w:val="both"/>
        <w:rPr>
          <w:rFonts w:ascii="Arial" w:hAnsi="Arial" w:cs="Arial"/>
          <w:sz w:val="24"/>
          <w:szCs w:val="24"/>
        </w:rPr>
      </w:pPr>
      <w:r w:rsidRPr="0092761C">
        <w:rPr>
          <w:rFonts w:ascii="Arial" w:hAnsi="Arial" w:cs="Arial"/>
          <w:sz w:val="24"/>
          <w:szCs w:val="24"/>
        </w:rPr>
        <w:t xml:space="preserve">Para </w:t>
      </w:r>
      <w:r w:rsidR="0092761C" w:rsidRPr="0092761C">
        <w:rPr>
          <w:rFonts w:ascii="Arial" w:hAnsi="Arial" w:cs="Arial"/>
          <w:sz w:val="24"/>
          <w:szCs w:val="24"/>
        </w:rPr>
        <w:t xml:space="preserve">poder establecer lo que </w:t>
      </w:r>
      <w:ins w:id="105" w:author="Felipe C." w:date="2015-03-02T17:10:00Z">
        <w:r w:rsidR="00E3438E">
          <w:rPr>
            <w:rFonts w:ascii="Arial" w:hAnsi="Arial" w:cs="Arial"/>
            <w:sz w:val="24"/>
            <w:szCs w:val="24"/>
          </w:rPr>
          <w:t xml:space="preserve">es </w:t>
        </w:r>
      </w:ins>
      <w:r w:rsidRPr="0092761C">
        <w:rPr>
          <w:rFonts w:ascii="Arial" w:hAnsi="Arial" w:cs="Arial"/>
          <w:sz w:val="24"/>
          <w:szCs w:val="24"/>
        </w:rPr>
        <w:t>un model</w:t>
      </w:r>
      <w:del w:id="106" w:author="Felipe C." w:date="2015-03-02T17:10:00Z">
        <w:r w:rsidRPr="0092761C" w:rsidDel="00E3438E">
          <w:rPr>
            <w:rFonts w:ascii="Arial" w:hAnsi="Arial" w:cs="Arial"/>
            <w:sz w:val="24"/>
            <w:szCs w:val="24"/>
          </w:rPr>
          <w:delText>i</w:delText>
        </w:r>
      </w:del>
      <w:r w:rsidR="0092761C" w:rsidRPr="0092761C">
        <w:rPr>
          <w:rFonts w:ascii="Arial" w:hAnsi="Arial" w:cs="Arial"/>
          <w:sz w:val="24"/>
          <w:szCs w:val="24"/>
        </w:rPr>
        <w:t>o</w:t>
      </w:r>
      <w:r w:rsidRPr="0092761C">
        <w:rPr>
          <w:rFonts w:ascii="Arial" w:hAnsi="Arial" w:cs="Arial"/>
          <w:sz w:val="24"/>
          <w:szCs w:val="24"/>
        </w:rPr>
        <w:t xml:space="preserve"> basado en agentes</w:t>
      </w:r>
      <w:ins w:id="107" w:author="Felipe C." w:date="2015-03-02T17:11:00Z">
        <w:r w:rsidR="00E3438E">
          <w:rPr>
            <w:rFonts w:ascii="Arial" w:hAnsi="Arial" w:cs="Arial"/>
            <w:sz w:val="24"/>
            <w:szCs w:val="24"/>
          </w:rPr>
          <w:t>,</w:t>
        </w:r>
      </w:ins>
      <w:r w:rsidRPr="0092761C">
        <w:rPr>
          <w:rFonts w:ascii="Arial" w:hAnsi="Arial" w:cs="Arial"/>
          <w:sz w:val="24"/>
          <w:szCs w:val="24"/>
        </w:rPr>
        <w:t xml:space="preserve"> debemos primero definir que es un agente</w:t>
      </w:r>
      <w:r w:rsidR="0092761C" w:rsidRPr="0092761C">
        <w:rPr>
          <w:rFonts w:ascii="Arial" w:hAnsi="Arial" w:cs="Arial"/>
          <w:sz w:val="24"/>
          <w:szCs w:val="24"/>
        </w:rPr>
        <w:t>, ya que este t</w:t>
      </w:r>
      <w:ins w:id="108" w:author="Felipe C." w:date="2015-03-02T17:11:00Z">
        <w:r w:rsidR="00E3438E">
          <w:rPr>
            <w:rFonts w:ascii="Arial" w:hAnsi="Arial" w:cs="Arial"/>
            <w:sz w:val="24"/>
            <w:szCs w:val="24"/>
          </w:rPr>
          <w:t>é</w:t>
        </w:r>
      </w:ins>
      <w:del w:id="109" w:author="Felipe C." w:date="2015-03-02T17:11:00Z">
        <w:r w:rsidR="0092761C" w:rsidRPr="0092761C" w:rsidDel="00E3438E">
          <w:rPr>
            <w:rFonts w:ascii="Arial" w:hAnsi="Arial" w:cs="Arial"/>
            <w:sz w:val="24"/>
            <w:szCs w:val="24"/>
          </w:rPr>
          <w:delText>e</w:delText>
        </w:r>
      </w:del>
      <w:r w:rsidR="0092761C" w:rsidRPr="0092761C">
        <w:rPr>
          <w:rFonts w:ascii="Arial" w:hAnsi="Arial" w:cs="Arial"/>
          <w:sz w:val="24"/>
          <w:szCs w:val="24"/>
        </w:rPr>
        <w:t>rmino lo estaremos utilizando frecuenteme</w:t>
      </w:r>
      <w:ins w:id="110" w:author="Felipe C." w:date="2015-03-02T17:11:00Z">
        <w:r w:rsidR="00E3438E">
          <w:rPr>
            <w:rFonts w:ascii="Arial" w:hAnsi="Arial" w:cs="Arial"/>
            <w:sz w:val="24"/>
            <w:szCs w:val="24"/>
          </w:rPr>
          <w:t>n</w:t>
        </w:r>
      </w:ins>
      <w:r w:rsidR="0092761C" w:rsidRPr="0092761C">
        <w:rPr>
          <w:rFonts w:ascii="Arial" w:hAnsi="Arial" w:cs="Arial"/>
          <w:sz w:val="24"/>
          <w:szCs w:val="24"/>
        </w:rPr>
        <w:t>te</w:t>
      </w:r>
      <w:r w:rsidRPr="0092761C">
        <w:rPr>
          <w:rFonts w:ascii="Arial" w:hAnsi="Arial" w:cs="Arial"/>
          <w:sz w:val="24"/>
          <w:szCs w:val="24"/>
        </w:rPr>
        <w:t>:</w:t>
      </w:r>
    </w:p>
    <w:p w14:paraId="144A5E33" w14:textId="77777777" w:rsidR="0067004D" w:rsidRPr="0092761C" w:rsidRDefault="0067004D" w:rsidP="0067004D">
      <w:pPr>
        <w:jc w:val="both"/>
        <w:rPr>
          <w:rFonts w:ascii="Arial" w:hAnsi="Arial" w:cs="Arial"/>
          <w:sz w:val="24"/>
          <w:szCs w:val="24"/>
        </w:rPr>
      </w:pPr>
      <w:r w:rsidRPr="00E3438E">
        <w:rPr>
          <w:rFonts w:ascii="Arial" w:hAnsi="Arial" w:cs="Arial"/>
          <w:i/>
          <w:sz w:val="24"/>
          <w:szCs w:val="24"/>
          <w:rPrChange w:id="111" w:author="Felipe C." w:date="2015-03-02T17:11:00Z">
            <w:rPr>
              <w:rFonts w:ascii="Arial" w:hAnsi="Arial" w:cs="Arial"/>
              <w:sz w:val="24"/>
              <w:szCs w:val="24"/>
            </w:rPr>
          </w:rPrChange>
        </w:rPr>
        <w:t>Agente</w:t>
      </w:r>
      <w:r w:rsidRPr="0092761C">
        <w:rPr>
          <w:rFonts w:ascii="Arial" w:hAnsi="Arial" w:cs="Arial"/>
          <w:sz w:val="24"/>
          <w:szCs w:val="24"/>
        </w:rPr>
        <w:t>: es un</w:t>
      </w:r>
      <w:ins w:id="112" w:author="Felipe C." w:date="2015-03-02T17:12:00Z">
        <w:r w:rsidR="009A1BD4">
          <w:rPr>
            <w:rFonts w:ascii="Arial" w:hAnsi="Arial" w:cs="Arial"/>
            <w:sz w:val="24"/>
            <w:szCs w:val="24"/>
          </w:rPr>
          <w:t>a</w:t>
        </w:r>
      </w:ins>
      <w:r w:rsidRPr="0092761C">
        <w:rPr>
          <w:rFonts w:ascii="Arial" w:hAnsi="Arial" w:cs="Arial"/>
          <w:sz w:val="24"/>
          <w:szCs w:val="24"/>
        </w:rPr>
        <w:t xml:space="preserve"> </w:t>
      </w:r>
      <w:del w:id="113" w:author="Felipe C." w:date="2015-03-02T17:12:00Z">
        <w:r w:rsidRPr="0092761C" w:rsidDel="009A1BD4">
          <w:rPr>
            <w:rFonts w:ascii="Arial" w:hAnsi="Arial" w:cs="Arial"/>
            <w:sz w:val="24"/>
            <w:szCs w:val="24"/>
          </w:rPr>
          <w:delText xml:space="preserve">individuo </w:delText>
        </w:r>
      </w:del>
      <w:ins w:id="114" w:author="Felipe C." w:date="2015-03-02T17:12:00Z">
        <w:r w:rsidR="009A1BD4">
          <w:rPr>
            <w:rFonts w:ascii="Arial" w:hAnsi="Arial" w:cs="Arial"/>
            <w:sz w:val="24"/>
            <w:szCs w:val="24"/>
          </w:rPr>
          <w:t>endtidad computacional</w:t>
        </w:r>
        <w:r w:rsidR="009A1BD4" w:rsidRPr="0092761C">
          <w:rPr>
            <w:rFonts w:ascii="Arial" w:hAnsi="Arial" w:cs="Arial"/>
            <w:sz w:val="24"/>
            <w:szCs w:val="24"/>
          </w:rPr>
          <w:t xml:space="preserve"> </w:t>
        </w:r>
      </w:ins>
      <w:r w:rsidRPr="0092761C">
        <w:rPr>
          <w:rFonts w:ascii="Arial" w:hAnsi="Arial" w:cs="Arial"/>
          <w:sz w:val="24"/>
          <w:szCs w:val="24"/>
        </w:rPr>
        <w:t xml:space="preserve">con un conjunto de características y atributos. Es </w:t>
      </w:r>
      <w:del w:id="115" w:author="Felipe C." w:date="2015-03-02T17:12:00Z">
        <w:r w:rsidRPr="0092761C" w:rsidDel="009A1BD4">
          <w:rPr>
            <w:rFonts w:ascii="Arial" w:hAnsi="Arial" w:cs="Arial"/>
            <w:sz w:val="24"/>
            <w:szCs w:val="24"/>
          </w:rPr>
          <w:delText xml:space="preserve">una entidad </w:delText>
        </w:r>
      </w:del>
      <w:r w:rsidRPr="0092761C">
        <w:rPr>
          <w:rFonts w:ascii="Arial" w:hAnsi="Arial" w:cs="Arial"/>
          <w:sz w:val="24"/>
          <w:szCs w:val="24"/>
        </w:rPr>
        <w:t>autónoma, con un conjunto de reglas que gobiernan su comportamiento y su capacidad de tomar decisiones y con protocolos de comunicación. Responden a su entorno e interactúan con otros agentes. Son diversos y heterogéneos.</w:t>
      </w:r>
      <w:r w:rsidR="0092761C" w:rsidRPr="0092761C">
        <w:rPr>
          <w:rFonts w:ascii="Arial" w:hAnsi="Arial" w:cs="Arial"/>
          <w:sz w:val="24"/>
          <w:szCs w:val="24"/>
        </w:rPr>
        <w:t xml:space="preserve"> Además </w:t>
      </w:r>
      <w:del w:id="116" w:author="Felipe C." w:date="2015-03-02T17:13:00Z">
        <w:r w:rsidR="0092761C" w:rsidRPr="0092761C" w:rsidDel="009A1BD4">
          <w:rPr>
            <w:rFonts w:ascii="Arial" w:hAnsi="Arial" w:cs="Arial"/>
            <w:sz w:val="24"/>
            <w:szCs w:val="24"/>
          </w:rPr>
          <w:delText>de que</w:delText>
        </w:r>
      </w:del>
      <w:ins w:id="117" w:author="Felipe C." w:date="2015-03-02T17:13:00Z">
        <w:r w:rsidR="009A1BD4">
          <w:rPr>
            <w:rFonts w:ascii="Arial" w:hAnsi="Arial" w:cs="Arial"/>
            <w:sz w:val="24"/>
            <w:szCs w:val="24"/>
          </w:rPr>
          <w:t>los agentes</w:t>
        </w:r>
      </w:ins>
      <w:r w:rsidR="0092761C" w:rsidRPr="0092761C">
        <w:rPr>
          <w:rFonts w:ascii="Arial" w:hAnsi="Arial" w:cs="Arial"/>
          <w:sz w:val="24"/>
          <w:szCs w:val="24"/>
        </w:rPr>
        <w:t xml:space="preserve"> aprenden y podemos modficar su comportamiento</w:t>
      </w:r>
      <w:ins w:id="118" w:author="Felipe C." w:date="2015-03-02T17:13:00Z">
        <w:r w:rsidR="009A1BD4">
          <w:rPr>
            <w:rFonts w:ascii="Arial" w:hAnsi="Arial" w:cs="Arial"/>
            <w:sz w:val="24"/>
            <w:szCs w:val="24"/>
          </w:rPr>
          <w:t>,</w:t>
        </w:r>
      </w:ins>
      <w:r w:rsidR="0092761C" w:rsidRPr="0092761C">
        <w:rPr>
          <w:rFonts w:ascii="Arial" w:hAnsi="Arial" w:cs="Arial"/>
          <w:sz w:val="24"/>
          <w:szCs w:val="24"/>
        </w:rPr>
        <w:t xml:space="preserve"> y ver lo que </w:t>
      </w:r>
      <w:del w:id="119" w:author="Felipe C." w:date="2015-03-02T17:13:00Z">
        <w:r w:rsidR="0092761C" w:rsidRPr="0092761C" w:rsidDel="009A1BD4">
          <w:rPr>
            <w:rFonts w:ascii="Arial" w:hAnsi="Arial" w:cs="Arial"/>
            <w:sz w:val="24"/>
            <w:szCs w:val="24"/>
          </w:rPr>
          <w:delText>puede hacer</w:delText>
        </w:r>
      </w:del>
      <w:ins w:id="120" w:author="Felipe C." w:date="2015-03-02T17:13:00Z">
        <w:r w:rsidR="009A1BD4">
          <w:rPr>
            <w:rFonts w:ascii="Arial" w:hAnsi="Arial" w:cs="Arial"/>
            <w:sz w:val="24"/>
            <w:szCs w:val="24"/>
          </w:rPr>
          <w:t>realizan</w:t>
        </w:r>
      </w:ins>
      <w:r w:rsidR="0092761C" w:rsidRPr="0092761C">
        <w:rPr>
          <w:rFonts w:ascii="Arial" w:hAnsi="Arial" w:cs="Arial"/>
          <w:sz w:val="24"/>
          <w:szCs w:val="24"/>
        </w:rPr>
        <w:t xml:space="preserve"> con el paso del tiempo.</w:t>
      </w:r>
    </w:p>
    <w:p w14:paraId="040C7B29" w14:textId="77777777" w:rsidR="0067004D" w:rsidRPr="0092761C" w:rsidRDefault="0067004D" w:rsidP="0067004D">
      <w:pPr>
        <w:jc w:val="both"/>
        <w:rPr>
          <w:rFonts w:ascii="Arial" w:hAnsi="Arial" w:cs="Arial"/>
          <w:sz w:val="24"/>
          <w:szCs w:val="24"/>
        </w:rPr>
      </w:pPr>
      <w:r w:rsidRPr="0092761C">
        <w:rPr>
          <w:rFonts w:ascii="Arial" w:hAnsi="Arial" w:cs="Arial"/>
          <w:sz w:val="24"/>
          <w:szCs w:val="24"/>
        </w:rPr>
        <w:t>Propiedades de un agente:</w:t>
      </w:r>
    </w:p>
    <w:p w14:paraId="6DDD82F2" w14:textId="77777777" w:rsidR="0067004D" w:rsidRPr="0037619B" w:rsidRDefault="0067004D" w:rsidP="0037619B">
      <w:pPr>
        <w:pStyle w:val="Prrafodelista"/>
        <w:numPr>
          <w:ilvl w:val="0"/>
          <w:numId w:val="5"/>
        </w:numPr>
        <w:jc w:val="both"/>
        <w:rPr>
          <w:rFonts w:ascii="Arial" w:hAnsi="Arial" w:cs="Arial"/>
          <w:sz w:val="24"/>
          <w:szCs w:val="24"/>
        </w:rPr>
      </w:pPr>
      <w:r w:rsidRPr="009A1BD4">
        <w:rPr>
          <w:rFonts w:ascii="Arial" w:hAnsi="Arial" w:cs="Arial"/>
          <w:i/>
          <w:sz w:val="24"/>
          <w:szCs w:val="24"/>
          <w:rPrChange w:id="121" w:author="Felipe C." w:date="2015-03-02T17:14:00Z">
            <w:rPr>
              <w:rFonts w:ascii="Arial" w:hAnsi="Arial" w:cs="Arial"/>
              <w:sz w:val="24"/>
              <w:szCs w:val="24"/>
            </w:rPr>
          </w:rPrChange>
        </w:rPr>
        <w:t>Autonomía</w:t>
      </w:r>
      <w:r w:rsidRPr="0037619B">
        <w:rPr>
          <w:rFonts w:ascii="Arial" w:hAnsi="Arial" w:cs="Arial"/>
          <w:sz w:val="24"/>
          <w:szCs w:val="24"/>
        </w:rPr>
        <w:t>: Un agente es autónomo y auto dirigido. Un agente puede funcionar de manera independiente en su entorno y en sus interacciones con otros agentes, generalmente en una gama limitada de situaciones que son de interés y que surgen en el modelo</w:t>
      </w:r>
      <w:r w:rsidR="0037619B" w:rsidRPr="0037619B">
        <w:rPr>
          <w:rFonts w:ascii="Arial" w:hAnsi="Arial" w:cs="Arial"/>
          <w:sz w:val="24"/>
          <w:szCs w:val="24"/>
        </w:rPr>
        <w:t xml:space="preserve">, además de </w:t>
      </w:r>
      <w:ins w:id="122" w:author="Felipe C." w:date="2015-03-02T17:14:00Z">
        <w:r w:rsidR="009A1BD4">
          <w:rPr>
            <w:rFonts w:ascii="Arial" w:hAnsi="Arial" w:cs="Arial"/>
            <w:sz w:val="24"/>
            <w:szCs w:val="24"/>
          </w:rPr>
          <w:t xml:space="preserve">que tienen </w:t>
        </w:r>
      </w:ins>
      <w:r w:rsidR="0037619B" w:rsidRPr="0037619B">
        <w:rPr>
          <w:rFonts w:ascii="Arial" w:hAnsi="Arial" w:cs="Arial"/>
          <w:sz w:val="24"/>
          <w:szCs w:val="24"/>
        </w:rPr>
        <w:t xml:space="preserve">capacidad de respuesta basado en sus percepciones y conocimientos que le permiten alcanzar el objetivo que tenga planteado. </w:t>
      </w:r>
    </w:p>
    <w:p w14:paraId="65F580D0" w14:textId="77777777" w:rsidR="0067004D" w:rsidRPr="0037619B" w:rsidRDefault="0067004D" w:rsidP="0067004D">
      <w:pPr>
        <w:pStyle w:val="Prrafodelista"/>
        <w:numPr>
          <w:ilvl w:val="0"/>
          <w:numId w:val="5"/>
        </w:numPr>
        <w:jc w:val="both"/>
        <w:rPr>
          <w:rFonts w:ascii="Arial" w:hAnsi="Arial" w:cs="Arial"/>
          <w:sz w:val="24"/>
          <w:szCs w:val="24"/>
        </w:rPr>
      </w:pPr>
      <w:r w:rsidRPr="009A1BD4">
        <w:rPr>
          <w:rFonts w:ascii="Arial" w:hAnsi="Arial" w:cs="Arial"/>
          <w:i/>
          <w:sz w:val="24"/>
          <w:szCs w:val="24"/>
          <w:rPrChange w:id="123" w:author="Felipe C." w:date="2015-03-02T17:14:00Z">
            <w:rPr>
              <w:rFonts w:ascii="Arial" w:hAnsi="Arial" w:cs="Arial"/>
              <w:sz w:val="24"/>
              <w:szCs w:val="24"/>
            </w:rPr>
          </w:rPrChange>
        </w:rPr>
        <w:t>Modularidad</w:t>
      </w:r>
      <w:r w:rsidRPr="0037619B">
        <w:rPr>
          <w:rFonts w:ascii="Arial" w:hAnsi="Arial" w:cs="Arial"/>
          <w:sz w:val="24"/>
          <w:szCs w:val="24"/>
        </w:rPr>
        <w:t>: Los agentes son modulares. Los requerimientos de modularidad implican que un agente tiene un límite</w:t>
      </w:r>
      <w:r w:rsidR="00001A0E">
        <w:rPr>
          <w:rFonts w:ascii="Arial" w:hAnsi="Arial" w:cs="Arial"/>
          <w:sz w:val="24"/>
          <w:szCs w:val="24"/>
        </w:rPr>
        <w:t xml:space="preserve"> que se establece en el momento en el cual se estab</w:t>
      </w:r>
      <w:ins w:id="124" w:author="Felipe C." w:date="2015-03-02T17:14:00Z">
        <w:r w:rsidR="009A1BD4">
          <w:rPr>
            <w:rFonts w:ascii="Arial" w:hAnsi="Arial" w:cs="Arial"/>
            <w:sz w:val="24"/>
            <w:szCs w:val="24"/>
          </w:rPr>
          <w:t>l</w:t>
        </w:r>
      </w:ins>
      <w:r w:rsidR="00001A0E">
        <w:rPr>
          <w:rFonts w:ascii="Arial" w:hAnsi="Arial" w:cs="Arial"/>
          <w:sz w:val="24"/>
          <w:szCs w:val="24"/>
        </w:rPr>
        <w:t>ecen sus funciones</w:t>
      </w:r>
      <w:r w:rsidRPr="0037619B">
        <w:rPr>
          <w:rFonts w:ascii="Arial" w:hAnsi="Arial" w:cs="Arial"/>
          <w:sz w:val="24"/>
          <w:szCs w:val="24"/>
        </w:rPr>
        <w:t>, y uno puede determinar fácilmente si algo (es decir, un elemento del estado del modelo) es parte o no de un agente, o es una característica compartida entre los agentes.</w:t>
      </w:r>
    </w:p>
    <w:p w14:paraId="165B91FE" w14:textId="77777777" w:rsidR="0067004D" w:rsidRPr="0037619B" w:rsidRDefault="0067004D" w:rsidP="0067004D">
      <w:pPr>
        <w:pStyle w:val="Prrafodelista"/>
        <w:numPr>
          <w:ilvl w:val="0"/>
          <w:numId w:val="5"/>
        </w:numPr>
        <w:jc w:val="both"/>
        <w:rPr>
          <w:rFonts w:ascii="Arial" w:hAnsi="Arial" w:cs="Arial"/>
          <w:sz w:val="24"/>
          <w:szCs w:val="24"/>
        </w:rPr>
      </w:pPr>
      <w:r w:rsidRPr="009A1BD4">
        <w:rPr>
          <w:rFonts w:ascii="Arial" w:hAnsi="Arial" w:cs="Arial"/>
          <w:i/>
          <w:sz w:val="24"/>
          <w:szCs w:val="24"/>
          <w:rPrChange w:id="125" w:author="Felipe C." w:date="2015-03-02T17:14:00Z">
            <w:rPr>
              <w:rFonts w:ascii="Arial" w:hAnsi="Arial" w:cs="Arial"/>
              <w:sz w:val="24"/>
              <w:szCs w:val="24"/>
            </w:rPr>
          </w:rPrChange>
        </w:rPr>
        <w:t>Sociabilidad</w:t>
      </w:r>
      <w:r w:rsidRPr="0037619B">
        <w:rPr>
          <w:rFonts w:ascii="Arial" w:hAnsi="Arial" w:cs="Arial"/>
          <w:sz w:val="24"/>
          <w:szCs w:val="24"/>
        </w:rPr>
        <w:t>: Un agente es social e interactúa con otros agentes</w:t>
      </w:r>
      <w:r w:rsidR="00001A0E">
        <w:rPr>
          <w:rFonts w:ascii="Arial" w:hAnsi="Arial" w:cs="Arial"/>
          <w:sz w:val="24"/>
          <w:szCs w:val="24"/>
        </w:rPr>
        <w:t>, esto implica cooperación o egoísmo</w:t>
      </w:r>
      <w:r w:rsidRPr="0037619B">
        <w:rPr>
          <w:rFonts w:ascii="Arial" w:hAnsi="Arial" w:cs="Arial"/>
          <w:sz w:val="24"/>
          <w:szCs w:val="24"/>
        </w:rPr>
        <w:t>. Incluyen protocolos comunes de interacción entre agentes, peleas por el espacio y para evitar colisiones, reconocimiento de agentes, comunicación e información de cambio, influencia, y otros tipos de dominio o mecanismos específicos de la aplicación.</w:t>
      </w:r>
    </w:p>
    <w:p w14:paraId="51FC7C5D" w14:textId="77777777" w:rsidR="0067004D" w:rsidRPr="0037619B" w:rsidRDefault="0067004D" w:rsidP="0067004D">
      <w:pPr>
        <w:pStyle w:val="Prrafodelista"/>
        <w:numPr>
          <w:ilvl w:val="0"/>
          <w:numId w:val="5"/>
        </w:numPr>
        <w:jc w:val="both"/>
        <w:rPr>
          <w:rFonts w:ascii="Arial" w:hAnsi="Arial" w:cs="Arial"/>
          <w:sz w:val="24"/>
          <w:szCs w:val="24"/>
        </w:rPr>
      </w:pPr>
      <w:r w:rsidRPr="009A1BD4">
        <w:rPr>
          <w:rFonts w:ascii="Arial" w:hAnsi="Arial" w:cs="Arial"/>
          <w:i/>
          <w:sz w:val="24"/>
          <w:szCs w:val="24"/>
          <w:rPrChange w:id="126" w:author="Felipe C." w:date="2015-03-02T17:15:00Z">
            <w:rPr>
              <w:rFonts w:ascii="Arial" w:hAnsi="Arial" w:cs="Arial"/>
              <w:sz w:val="24"/>
              <w:szCs w:val="24"/>
            </w:rPr>
          </w:rPrChange>
        </w:rPr>
        <w:t>Condicionalidad</w:t>
      </w:r>
      <w:r w:rsidRPr="0037619B">
        <w:rPr>
          <w:rFonts w:ascii="Arial" w:hAnsi="Arial" w:cs="Arial"/>
          <w:sz w:val="24"/>
          <w:szCs w:val="24"/>
        </w:rPr>
        <w:t>: Un agente tiene un estado que varía con el tiempo. Así como un sistema tiene un estado que consiste en la colección de variables de sus estados, un agente también tiene un estado que representa su condición, las variables esenciales asociadas a su situación actual. Estado de un agente consiste en un conjunto o subconjunto de sus atributos.</w:t>
      </w:r>
    </w:p>
    <w:p w14:paraId="5E3BD360" w14:textId="77777777" w:rsidR="0067004D" w:rsidRPr="0037619B" w:rsidRDefault="0037619B" w:rsidP="0067004D">
      <w:pPr>
        <w:pStyle w:val="Prrafodelista"/>
        <w:numPr>
          <w:ilvl w:val="0"/>
          <w:numId w:val="5"/>
        </w:numPr>
        <w:jc w:val="both"/>
        <w:rPr>
          <w:rFonts w:ascii="Arial" w:hAnsi="Arial" w:cs="Arial"/>
          <w:sz w:val="24"/>
          <w:szCs w:val="24"/>
        </w:rPr>
      </w:pPr>
      <w:r w:rsidRPr="009A1BD4">
        <w:rPr>
          <w:rFonts w:ascii="Arial" w:hAnsi="Arial" w:cs="Arial"/>
          <w:i/>
          <w:sz w:val="24"/>
          <w:szCs w:val="24"/>
          <w:rPrChange w:id="127" w:author="Felipe C." w:date="2015-03-02T17:15:00Z">
            <w:rPr>
              <w:rFonts w:ascii="Arial" w:hAnsi="Arial" w:cs="Arial"/>
              <w:sz w:val="24"/>
              <w:szCs w:val="24"/>
            </w:rPr>
          </w:rPrChange>
        </w:rPr>
        <w:t>Proactividad</w:t>
      </w:r>
      <w:r w:rsidRPr="0037619B">
        <w:rPr>
          <w:rFonts w:ascii="Arial" w:hAnsi="Arial" w:cs="Arial"/>
          <w:sz w:val="24"/>
          <w:szCs w:val="24"/>
        </w:rPr>
        <w:t>: El hecho de que un agente tome la iniciativa para alcanzar su objetivo.</w:t>
      </w:r>
    </w:p>
    <w:p w14:paraId="3828F0AD" w14:textId="77777777" w:rsidR="0037619B" w:rsidRPr="0037619B" w:rsidRDefault="0037619B" w:rsidP="0037619B">
      <w:pPr>
        <w:pStyle w:val="Prrafodelista"/>
        <w:numPr>
          <w:ilvl w:val="0"/>
          <w:numId w:val="5"/>
        </w:numPr>
        <w:jc w:val="both"/>
        <w:rPr>
          <w:rFonts w:ascii="Arial" w:hAnsi="Arial" w:cs="Arial"/>
          <w:sz w:val="24"/>
          <w:szCs w:val="24"/>
        </w:rPr>
      </w:pPr>
      <w:r w:rsidRPr="009A1BD4">
        <w:rPr>
          <w:rFonts w:ascii="Arial" w:hAnsi="Arial" w:cs="Arial"/>
          <w:i/>
          <w:sz w:val="24"/>
          <w:szCs w:val="24"/>
          <w:rPrChange w:id="128" w:author="Felipe C." w:date="2015-03-02T17:15:00Z">
            <w:rPr>
              <w:rFonts w:ascii="Arial" w:hAnsi="Arial" w:cs="Arial"/>
              <w:sz w:val="24"/>
              <w:szCs w:val="24"/>
            </w:rPr>
          </w:rPrChange>
        </w:rPr>
        <w:t>Personalidad</w:t>
      </w:r>
      <w:r w:rsidRPr="0037619B">
        <w:rPr>
          <w:rFonts w:ascii="Arial" w:hAnsi="Arial" w:cs="Arial"/>
          <w:sz w:val="24"/>
          <w:szCs w:val="24"/>
        </w:rPr>
        <w:t>: Forma el “carácter” del agente, y constituye las reglas que seguirá el agente en cuanto a su sociabilidad.</w:t>
      </w:r>
    </w:p>
    <w:p w14:paraId="15A5FEC8" w14:textId="77777777" w:rsidR="0067004D" w:rsidRPr="0037619B" w:rsidRDefault="0067004D" w:rsidP="0067004D">
      <w:pPr>
        <w:pStyle w:val="Prrafodelista"/>
        <w:jc w:val="both"/>
        <w:rPr>
          <w:rFonts w:ascii="Arial" w:hAnsi="Arial" w:cs="Arial"/>
          <w:sz w:val="24"/>
          <w:szCs w:val="24"/>
        </w:rPr>
      </w:pPr>
    </w:p>
    <w:p w14:paraId="1C2C01A5" w14:textId="77777777" w:rsidR="0037619B" w:rsidRPr="0037619B" w:rsidRDefault="0037619B" w:rsidP="0037619B">
      <w:pPr>
        <w:pStyle w:val="Prrafodelista"/>
        <w:ind w:left="0"/>
        <w:jc w:val="both"/>
        <w:rPr>
          <w:rFonts w:ascii="Arial" w:hAnsi="Arial" w:cs="Arial"/>
          <w:sz w:val="24"/>
          <w:szCs w:val="24"/>
        </w:rPr>
      </w:pPr>
      <w:r w:rsidRPr="0037619B">
        <w:rPr>
          <w:rFonts w:ascii="Arial" w:hAnsi="Arial" w:cs="Arial"/>
          <w:sz w:val="24"/>
          <w:szCs w:val="24"/>
        </w:rPr>
        <w:lastRenderedPageBreak/>
        <w:t>Estas características, que</w:t>
      </w:r>
      <w:r w:rsidR="00001A0E">
        <w:rPr>
          <w:rFonts w:ascii="Arial" w:hAnsi="Arial" w:cs="Arial"/>
          <w:sz w:val="24"/>
          <w:szCs w:val="24"/>
        </w:rPr>
        <w:t xml:space="preserve"> </w:t>
      </w:r>
      <w:r w:rsidRPr="0037619B">
        <w:rPr>
          <w:rFonts w:ascii="Arial" w:hAnsi="Arial" w:cs="Arial"/>
          <w:sz w:val="24"/>
          <w:szCs w:val="24"/>
        </w:rPr>
        <w:t>no siempre son toda</w:t>
      </w:r>
      <w:r w:rsidR="00001A0E">
        <w:rPr>
          <w:rFonts w:ascii="Arial" w:hAnsi="Arial" w:cs="Arial"/>
          <w:sz w:val="24"/>
          <w:szCs w:val="24"/>
        </w:rPr>
        <w:t>s</w:t>
      </w:r>
      <w:r w:rsidRPr="0037619B">
        <w:rPr>
          <w:rFonts w:ascii="Arial" w:hAnsi="Arial" w:cs="Arial"/>
          <w:sz w:val="24"/>
          <w:szCs w:val="24"/>
        </w:rPr>
        <w:t xml:space="preserve"> imprescindibles, hacen de los agentes</w:t>
      </w:r>
      <w:ins w:id="129" w:author="Felipe C." w:date="2015-03-02T17:16:00Z">
        <w:r w:rsidR="009A1BD4">
          <w:rPr>
            <w:rFonts w:ascii="Arial" w:hAnsi="Arial" w:cs="Arial"/>
            <w:sz w:val="24"/>
            <w:szCs w:val="24"/>
          </w:rPr>
          <w:t>,</w:t>
        </w:r>
      </w:ins>
      <w:r w:rsidRPr="0037619B">
        <w:rPr>
          <w:rFonts w:ascii="Arial" w:hAnsi="Arial" w:cs="Arial"/>
          <w:sz w:val="24"/>
          <w:szCs w:val="24"/>
        </w:rPr>
        <w:t xml:space="preserve"> una herramienta perfecta para utilizar en el ámbito de la simulación de tráfico que es el caso que nos ocupa. </w:t>
      </w:r>
    </w:p>
    <w:p w14:paraId="5F47D940" w14:textId="77777777" w:rsidR="0067004D" w:rsidRPr="00001A0E" w:rsidRDefault="0067004D" w:rsidP="0067004D">
      <w:pPr>
        <w:jc w:val="both"/>
        <w:rPr>
          <w:rFonts w:ascii="Arial" w:hAnsi="Arial" w:cs="Arial"/>
          <w:b/>
          <w:sz w:val="24"/>
          <w:szCs w:val="24"/>
        </w:rPr>
      </w:pPr>
      <w:r w:rsidRPr="00001A0E">
        <w:rPr>
          <w:rFonts w:ascii="Arial" w:hAnsi="Arial" w:cs="Arial"/>
          <w:b/>
          <w:sz w:val="24"/>
          <w:szCs w:val="24"/>
        </w:rPr>
        <w:t>Técnicas de simplificación de modelos</w:t>
      </w:r>
    </w:p>
    <w:p w14:paraId="626662EF" w14:textId="77777777" w:rsidR="00001A0E" w:rsidRPr="00001A0E" w:rsidRDefault="0067004D" w:rsidP="0067004D">
      <w:pPr>
        <w:jc w:val="both"/>
        <w:rPr>
          <w:rFonts w:ascii="Arial" w:hAnsi="Arial" w:cs="Arial"/>
          <w:sz w:val="24"/>
          <w:szCs w:val="24"/>
        </w:rPr>
      </w:pPr>
      <w:r w:rsidRPr="00001A0E">
        <w:rPr>
          <w:rFonts w:ascii="Arial" w:hAnsi="Arial" w:cs="Arial"/>
          <w:sz w:val="24"/>
          <w:szCs w:val="24"/>
        </w:rPr>
        <w:t>Cuando se analiza y se hace una síntesis sobre un sistema</w:t>
      </w:r>
      <w:ins w:id="130" w:author="Felipe C." w:date="2015-03-02T17:16:00Z">
        <w:r w:rsidR="009A1BD4">
          <w:rPr>
            <w:rFonts w:ascii="Arial" w:hAnsi="Arial" w:cs="Arial"/>
            <w:sz w:val="24"/>
            <w:szCs w:val="24"/>
          </w:rPr>
          <w:t>,</w:t>
        </w:r>
      </w:ins>
      <w:r w:rsidRPr="00001A0E">
        <w:rPr>
          <w:rFonts w:ascii="Arial" w:hAnsi="Arial" w:cs="Arial"/>
          <w:sz w:val="24"/>
          <w:szCs w:val="24"/>
        </w:rPr>
        <w:t xml:space="preserve"> se hace una simplificación que permite abstraer el sistema y representarlo con un modelo donde aparezcan sus principales características </w:t>
      </w:r>
      <w:r w:rsidR="00001A0E" w:rsidRPr="00001A0E">
        <w:rPr>
          <w:rFonts w:ascii="Arial" w:hAnsi="Arial" w:cs="Arial"/>
          <w:sz w:val="24"/>
          <w:szCs w:val="24"/>
        </w:rPr>
        <w:t>o elementos que tomaremos en cuenta de nu</w:t>
      </w:r>
      <w:ins w:id="131" w:author="Felipe C." w:date="2015-03-02T17:16:00Z">
        <w:r w:rsidR="009A1BD4">
          <w:rPr>
            <w:rFonts w:ascii="Arial" w:hAnsi="Arial" w:cs="Arial"/>
            <w:sz w:val="24"/>
            <w:szCs w:val="24"/>
          </w:rPr>
          <w:t>e</w:t>
        </w:r>
      </w:ins>
      <w:r w:rsidR="00001A0E" w:rsidRPr="00001A0E">
        <w:rPr>
          <w:rFonts w:ascii="Arial" w:hAnsi="Arial" w:cs="Arial"/>
          <w:sz w:val="24"/>
          <w:szCs w:val="24"/>
        </w:rPr>
        <w:t>stra realidad</w:t>
      </w:r>
      <w:ins w:id="132" w:author="Felipe C." w:date="2015-03-02T17:17:00Z">
        <w:r w:rsidR="009A1BD4">
          <w:rPr>
            <w:rFonts w:ascii="Arial" w:hAnsi="Arial" w:cs="Arial"/>
            <w:sz w:val="24"/>
            <w:szCs w:val="24"/>
          </w:rPr>
          <w:t>,</w:t>
        </w:r>
      </w:ins>
      <w:r w:rsidR="00001A0E" w:rsidRPr="00001A0E">
        <w:rPr>
          <w:rFonts w:ascii="Arial" w:hAnsi="Arial" w:cs="Arial"/>
          <w:sz w:val="24"/>
          <w:szCs w:val="24"/>
        </w:rPr>
        <w:t xml:space="preserve"> </w:t>
      </w:r>
      <w:r w:rsidRPr="00001A0E">
        <w:rPr>
          <w:rFonts w:ascii="Arial" w:hAnsi="Arial" w:cs="Arial"/>
          <w:sz w:val="24"/>
          <w:szCs w:val="24"/>
        </w:rPr>
        <w:t xml:space="preserve">y </w:t>
      </w:r>
      <w:r w:rsidR="00001A0E" w:rsidRPr="00001A0E">
        <w:rPr>
          <w:rFonts w:ascii="Arial" w:hAnsi="Arial" w:cs="Arial"/>
          <w:sz w:val="24"/>
          <w:szCs w:val="24"/>
        </w:rPr>
        <w:t xml:space="preserve">su </w:t>
      </w:r>
      <w:r w:rsidRPr="00001A0E">
        <w:rPr>
          <w:rFonts w:ascii="Arial" w:hAnsi="Arial" w:cs="Arial"/>
          <w:sz w:val="24"/>
          <w:szCs w:val="24"/>
        </w:rPr>
        <w:t xml:space="preserve">comportamiento en relación a un objetivo en estudio. </w:t>
      </w:r>
    </w:p>
    <w:p w14:paraId="0CEE603E" w14:textId="77777777" w:rsidR="0067004D" w:rsidRPr="00001A0E" w:rsidRDefault="0067004D" w:rsidP="0067004D">
      <w:pPr>
        <w:jc w:val="both"/>
        <w:rPr>
          <w:rFonts w:ascii="Arial" w:hAnsi="Arial" w:cs="Arial"/>
          <w:sz w:val="24"/>
          <w:szCs w:val="24"/>
        </w:rPr>
      </w:pPr>
      <w:r w:rsidRPr="00001A0E">
        <w:rPr>
          <w:rFonts w:ascii="Arial" w:hAnsi="Arial" w:cs="Arial"/>
          <w:sz w:val="24"/>
          <w:szCs w:val="24"/>
        </w:rPr>
        <w:t>Una vez construidos los modelos de las partes entonces se trata de combinarlos,</w:t>
      </w:r>
      <w:r w:rsidR="00001A0E" w:rsidRPr="00001A0E">
        <w:rPr>
          <w:rFonts w:ascii="Arial" w:hAnsi="Arial" w:cs="Arial"/>
          <w:sz w:val="24"/>
          <w:szCs w:val="24"/>
        </w:rPr>
        <w:t xml:space="preserve"> esto es</w:t>
      </w:r>
      <w:ins w:id="133" w:author="Felipe C." w:date="2015-03-02T17:17:00Z">
        <w:r w:rsidR="009A1BD4">
          <w:rPr>
            <w:rFonts w:ascii="Arial" w:hAnsi="Arial" w:cs="Arial"/>
            <w:sz w:val="24"/>
            <w:szCs w:val="24"/>
          </w:rPr>
          <w:t>,</w:t>
        </w:r>
      </w:ins>
      <w:r w:rsidR="00001A0E" w:rsidRPr="00001A0E">
        <w:rPr>
          <w:rFonts w:ascii="Arial" w:hAnsi="Arial" w:cs="Arial"/>
          <w:sz w:val="24"/>
          <w:szCs w:val="24"/>
        </w:rPr>
        <w:t xml:space="preserve"> las interacc</w:t>
      </w:r>
      <w:ins w:id="134" w:author="Felipe C." w:date="2015-03-02T17:17:00Z">
        <w:r w:rsidR="009A1BD4">
          <w:rPr>
            <w:rFonts w:ascii="Arial" w:hAnsi="Arial" w:cs="Arial"/>
            <w:sz w:val="24"/>
            <w:szCs w:val="24"/>
          </w:rPr>
          <w:t>i</w:t>
        </w:r>
      </w:ins>
      <w:r w:rsidR="00001A0E" w:rsidRPr="00001A0E">
        <w:rPr>
          <w:rFonts w:ascii="Arial" w:hAnsi="Arial" w:cs="Arial"/>
          <w:sz w:val="24"/>
          <w:szCs w:val="24"/>
        </w:rPr>
        <w:t>ones de cada uno con el medio asi como sus comportamientos,</w:t>
      </w:r>
      <w:r w:rsidRPr="00001A0E">
        <w:rPr>
          <w:rFonts w:ascii="Arial" w:hAnsi="Arial" w:cs="Arial"/>
          <w:sz w:val="24"/>
          <w:szCs w:val="24"/>
        </w:rPr>
        <w:t xml:space="preserve"> lo que implica sintetizar a partir de partes relativamente simples un modelo aproximado de una situación más compleja. Antes de combinar (sintetizar) es necesario validar y verificar las relaciones</w:t>
      </w:r>
      <w:r w:rsidR="00001A0E" w:rsidRPr="00001A0E">
        <w:rPr>
          <w:rFonts w:ascii="Arial" w:hAnsi="Arial" w:cs="Arial"/>
          <w:sz w:val="24"/>
          <w:szCs w:val="24"/>
        </w:rPr>
        <w:t>. Para poder  plantear nuestro modelo consideraremos lo siguiente:</w:t>
      </w:r>
    </w:p>
    <w:p w14:paraId="2FEECFD7" w14:textId="77777777" w:rsidR="0067004D" w:rsidRPr="00001A0E" w:rsidRDefault="0067004D" w:rsidP="0067004D">
      <w:pPr>
        <w:jc w:val="both"/>
        <w:rPr>
          <w:rFonts w:ascii="Arial" w:hAnsi="Arial" w:cs="Arial"/>
          <w:sz w:val="24"/>
          <w:szCs w:val="24"/>
        </w:rPr>
      </w:pPr>
      <w:r w:rsidRPr="00001A0E">
        <w:rPr>
          <w:rFonts w:ascii="Arial" w:hAnsi="Arial" w:cs="Arial"/>
          <w:sz w:val="24"/>
          <w:szCs w:val="24"/>
        </w:rPr>
        <w:t>El procedimiento general para modelar es:</w:t>
      </w:r>
    </w:p>
    <w:p w14:paraId="77A8301D" w14:textId="77777777" w:rsidR="0067004D" w:rsidRPr="00001A0E" w:rsidRDefault="0067004D" w:rsidP="0067004D">
      <w:pPr>
        <w:jc w:val="both"/>
        <w:rPr>
          <w:rFonts w:ascii="Arial" w:hAnsi="Arial" w:cs="Arial"/>
          <w:sz w:val="24"/>
          <w:szCs w:val="24"/>
        </w:rPr>
      </w:pPr>
      <w:r w:rsidRPr="00001A0E">
        <w:rPr>
          <w:rFonts w:ascii="Arial" w:hAnsi="Arial" w:cs="Arial"/>
          <w:sz w:val="24"/>
          <w:szCs w:val="24"/>
        </w:rPr>
        <w:t>1. Establecer claramente los objetivos</w:t>
      </w:r>
      <w:r w:rsidR="00001A0E" w:rsidRPr="00001A0E">
        <w:rPr>
          <w:rFonts w:ascii="Arial" w:hAnsi="Arial" w:cs="Arial"/>
          <w:sz w:val="24"/>
          <w:szCs w:val="24"/>
        </w:rPr>
        <w:t xml:space="preserve"> de la problématica observada</w:t>
      </w:r>
      <w:r w:rsidRPr="00001A0E">
        <w:rPr>
          <w:rFonts w:ascii="Arial" w:hAnsi="Arial" w:cs="Arial"/>
          <w:sz w:val="24"/>
          <w:szCs w:val="24"/>
        </w:rPr>
        <w:t>.</w:t>
      </w:r>
    </w:p>
    <w:p w14:paraId="0A4AAD8B" w14:textId="77777777" w:rsidR="0067004D" w:rsidRPr="00001A0E" w:rsidRDefault="0067004D" w:rsidP="0067004D">
      <w:pPr>
        <w:jc w:val="both"/>
        <w:rPr>
          <w:rFonts w:ascii="Arial" w:hAnsi="Arial" w:cs="Arial"/>
          <w:sz w:val="24"/>
          <w:szCs w:val="24"/>
        </w:rPr>
      </w:pPr>
      <w:r w:rsidRPr="00001A0E">
        <w:rPr>
          <w:rFonts w:ascii="Arial" w:hAnsi="Arial" w:cs="Arial"/>
          <w:sz w:val="24"/>
          <w:szCs w:val="24"/>
        </w:rPr>
        <w:t>2. Dividir el problema total en problemas más simples</w:t>
      </w:r>
      <w:r w:rsidR="00001A0E" w:rsidRPr="00001A0E">
        <w:rPr>
          <w:rFonts w:ascii="Arial" w:hAnsi="Arial" w:cs="Arial"/>
          <w:sz w:val="24"/>
          <w:szCs w:val="24"/>
        </w:rPr>
        <w:t>, esto nos permite establecer correctamente lo que vamos a observar de todo el</w:t>
      </w:r>
      <w:ins w:id="135" w:author="Felipe C." w:date="2015-03-02T17:17:00Z">
        <w:r w:rsidR="009A1BD4">
          <w:rPr>
            <w:rFonts w:ascii="Arial" w:hAnsi="Arial" w:cs="Arial"/>
            <w:sz w:val="24"/>
            <w:szCs w:val="24"/>
          </w:rPr>
          <w:t xml:space="preserve"> </w:t>
        </w:r>
      </w:ins>
      <w:r w:rsidR="00001A0E" w:rsidRPr="00001A0E">
        <w:rPr>
          <w:rFonts w:ascii="Arial" w:hAnsi="Arial" w:cs="Arial"/>
          <w:sz w:val="24"/>
          <w:szCs w:val="24"/>
        </w:rPr>
        <w:t>sistema</w:t>
      </w:r>
      <w:r w:rsidRPr="00001A0E">
        <w:rPr>
          <w:rFonts w:ascii="Arial" w:hAnsi="Arial" w:cs="Arial"/>
          <w:sz w:val="24"/>
          <w:szCs w:val="24"/>
        </w:rPr>
        <w:t>.</w:t>
      </w:r>
    </w:p>
    <w:p w14:paraId="6DF05B46" w14:textId="77777777" w:rsidR="0067004D" w:rsidRPr="00F77633" w:rsidRDefault="0067004D" w:rsidP="0067004D">
      <w:pPr>
        <w:jc w:val="both"/>
        <w:rPr>
          <w:rFonts w:ascii="Arial" w:hAnsi="Arial" w:cs="Arial"/>
          <w:sz w:val="24"/>
          <w:szCs w:val="24"/>
        </w:rPr>
      </w:pPr>
      <w:r w:rsidRPr="00F77633">
        <w:rPr>
          <w:rFonts w:ascii="Arial" w:hAnsi="Arial" w:cs="Arial"/>
          <w:sz w:val="24"/>
          <w:szCs w:val="24"/>
        </w:rPr>
        <w:t>3. Buscar analogías</w:t>
      </w:r>
      <w:r w:rsidR="00001A0E" w:rsidRPr="00F77633">
        <w:rPr>
          <w:rFonts w:ascii="Arial" w:hAnsi="Arial" w:cs="Arial"/>
          <w:sz w:val="24"/>
          <w:szCs w:val="24"/>
        </w:rPr>
        <w:t xml:space="preserve">, nos permite “comparar” con otros modelos </w:t>
      </w:r>
      <w:r w:rsidR="00F77633" w:rsidRPr="00F77633">
        <w:rPr>
          <w:rFonts w:ascii="Arial" w:hAnsi="Arial" w:cs="Arial"/>
          <w:sz w:val="24"/>
          <w:szCs w:val="24"/>
        </w:rPr>
        <w:t>ya existentes</w:t>
      </w:r>
      <w:r w:rsidRPr="00F77633">
        <w:rPr>
          <w:rFonts w:ascii="Arial" w:hAnsi="Arial" w:cs="Arial"/>
          <w:sz w:val="24"/>
          <w:szCs w:val="24"/>
        </w:rPr>
        <w:t>.</w:t>
      </w:r>
    </w:p>
    <w:p w14:paraId="38EA8BF5" w14:textId="77777777" w:rsidR="0067004D" w:rsidRPr="00F77633" w:rsidRDefault="00F77633" w:rsidP="0067004D">
      <w:pPr>
        <w:jc w:val="both"/>
        <w:rPr>
          <w:rFonts w:ascii="Arial" w:hAnsi="Arial" w:cs="Arial"/>
          <w:sz w:val="24"/>
          <w:szCs w:val="24"/>
        </w:rPr>
      </w:pPr>
      <w:r>
        <w:rPr>
          <w:rFonts w:ascii="Arial" w:hAnsi="Arial" w:cs="Arial"/>
          <w:sz w:val="24"/>
          <w:szCs w:val="24"/>
        </w:rPr>
        <w:t>4</w:t>
      </w:r>
      <w:r w:rsidR="0067004D" w:rsidRPr="00F77633">
        <w:rPr>
          <w:rFonts w:ascii="Arial" w:hAnsi="Arial" w:cs="Arial"/>
          <w:sz w:val="24"/>
          <w:szCs w:val="24"/>
        </w:rPr>
        <w:t xml:space="preserve">. </w:t>
      </w:r>
      <w:r>
        <w:rPr>
          <w:rFonts w:ascii="Arial" w:hAnsi="Arial" w:cs="Arial"/>
          <w:sz w:val="24"/>
          <w:szCs w:val="24"/>
        </w:rPr>
        <w:t>Realizar tomas “fotográficas” o realizar diagramas para fortalecer nuestro sistema a observar.</w:t>
      </w:r>
    </w:p>
    <w:p w14:paraId="190815D7" w14:textId="77777777" w:rsidR="00F77633" w:rsidRDefault="00F77633" w:rsidP="0067004D">
      <w:pPr>
        <w:jc w:val="both"/>
        <w:rPr>
          <w:rFonts w:ascii="Arial" w:hAnsi="Arial" w:cs="Arial"/>
          <w:sz w:val="24"/>
          <w:szCs w:val="24"/>
        </w:rPr>
      </w:pPr>
      <w:r>
        <w:rPr>
          <w:rFonts w:ascii="Arial" w:hAnsi="Arial" w:cs="Arial"/>
          <w:sz w:val="24"/>
          <w:szCs w:val="24"/>
        </w:rPr>
        <w:t>5</w:t>
      </w:r>
      <w:r w:rsidR="0067004D" w:rsidRPr="00F77633">
        <w:rPr>
          <w:rFonts w:ascii="Arial" w:hAnsi="Arial" w:cs="Arial"/>
          <w:sz w:val="24"/>
          <w:szCs w:val="24"/>
        </w:rPr>
        <w:t xml:space="preserve">. Escribir todos los datos </w:t>
      </w:r>
      <w:r>
        <w:rPr>
          <w:rFonts w:ascii="Arial" w:hAnsi="Arial" w:cs="Arial"/>
          <w:sz w:val="24"/>
          <w:szCs w:val="24"/>
        </w:rPr>
        <w:t>o la información con la que conte</w:t>
      </w:r>
      <w:ins w:id="136" w:author="Felipe C." w:date="2015-03-02T17:18:00Z">
        <w:r w:rsidR="009A1BD4">
          <w:rPr>
            <w:rFonts w:ascii="Arial" w:hAnsi="Arial" w:cs="Arial"/>
            <w:sz w:val="24"/>
            <w:szCs w:val="24"/>
          </w:rPr>
          <w:t>m</w:t>
        </w:r>
      </w:ins>
      <w:r>
        <w:rPr>
          <w:rFonts w:ascii="Arial" w:hAnsi="Arial" w:cs="Arial"/>
          <w:sz w:val="24"/>
          <w:szCs w:val="24"/>
        </w:rPr>
        <w:t>os de</w:t>
      </w:r>
      <w:ins w:id="137" w:author="Felipe C." w:date="2015-03-02T17:18:00Z">
        <w:r w:rsidR="009A1BD4">
          <w:rPr>
            <w:rFonts w:ascii="Arial" w:hAnsi="Arial" w:cs="Arial"/>
            <w:sz w:val="24"/>
            <w:szCs w:val="24"/>
          </w:rPr>
          <w:t xml:space="preserve"> </w:t>
        </w:r>
      </w:ins>
      <w:r>
        <w:rPr>
          <w:rFonts w:ascii="Arial" w:hAnsi="Arial" w:cs="Arial"/>
          <w:sz w:val="24"/>
          <w:szCs w:val="24"/>
        </w:rPr>
        <w:t>la</w:t>
      </w:r>
      <w:ins w:id="138" w:author="Felipe C." w:date="2015-03-02T17:18:00Z">
        <w:r w:rsidR="009A1BD4">
          <w:rPr>
            <w:rFonts w:ascii="Arial" w:hAnsi="Arial" w:cs="Arial"/>
            <w:sz w:val="24"/>
            <w:szCs w:val="24"/>
          </w:rPr>
          <w:t xml:space="preserve"> </w:t>
        </w:r>
      </w:ins>
      <w:r>
        <w:rPr>
          <w:rFonts w:ascii="Arial" w:hAnsi="Arial" w:cs="Arial"/>
          <w:sz w:val="24"/>
          <w:szCs w:val="24"/>
        </w:rPr>
        <w:t>zona o zonas a modelar que se requieran para establecer una aproximación más certera de nuestra problemática.</w:t>
      </w:r>
    </w:p>
    <w:p w14:paraId="663A98CB" w14:textId="77777777" w:rsidR="0067004D" w:rsidRPr="006367C2" w:rsidRDefault="00F77633" w:rsidP="0067004D">
      <w:pPr>
        <w:jc w:val="both"/>
        <w:rPr>
          <w:rFonts w:ascii="Arial" w:hAnsi="Arial" w:cs="Arial"/>
          <w:sz w:val="24"/>
          <w:szCs w:val="24"/>
          <w:u w:val="single"/>
        </w:rPr>
      </w:pPr>
      <w:r>
        <w:rPr>
          <w:rFonts w:ascii="Arial" w:hAnsi="Arial" w:cs="Arial"/>
          <w:sz w:val="24"/>
          <w:szCs w:val="24"/>
        </w:rPr>
        <w:t>6</w:t>
      </w:r>
      <w:r w:rsidR="0067004D" w:rsidRPr="00F77633">
        <w:rPr>
          <w:rFonts w:ascii="Arial" w:hAnsi="Arial" w:cs="Arial"/>
          <w:sz w:val="24"/>
          <w:szCs w:val="24"/>
        </w:rPr>
        <w:t>. Si el modelo es manejable o simple, entonces enriquecerlo</w:t>
      </w:r>
      <w:r>
        <w:rPr>
          <w:rFonts w:ascii="Arial" w:hAnsi="Arial" w:cs="Arial"/>
          <w:sz w:val="24"/>
          <w:szCs w:val="24"/>
        </w:rPr>
        <w:t>,</w:t>
      </w:r>
      <w:r w:rsidRPr="00F77633">
        <w:t xml:space="preserve"> </w:t>
      </w:r>
      <w:r w:rsidRPr="00F77633">
        <w:rPr>
          <w:rFonts w:ascii="Arial" w:hAnsi="Arial" w:cs="Arial"/>
          <w:sz w:val="24"/>
          <w:szCs w:val="24"/>
        </w:rPr>
        <w:t>de acuerdo con los datos con los que contamos</w:t>
      </w:r>
      <w:r>
        <w:rPr>
          <w:rFonts w:ascii="Arial" w:hAnsi="Arial" w:cs="Arial"/>
          <w:sz w:val="24"/>
          <w:szCs w:val="24"/>
        </w:rPr>
        <w:t xml:space="preserve"> o bus</w:t>
      </w:r>
      <w:ins w:id="139" w:author="Felipe C." w:date="2015-03-02T17:18:00Z">
        <w:r w:rsidR="009A1BD4">
          <w:rPr>
            <w:rFonts w:ascii="Arial" w:hAnsi="Arial" w:cs="Arial"/>
            <w:sz w:val="24"/>
            <w:szCs w:val="24"/>
          </w:rPr>
          <w:t>c</w:t>
        </w:r>
      </w:ins>
      <w:r>
        <w:rPr>
          <w:rFonts w:ascii="Arial" w:hAnsi="Arial" w:cs="Arial"/>
          <w:sz w:val="24"/>
          <w:szCs w:val="24"/>
        </w:rPr>
        <w:t>ar si es que nos hace falta</w:t>
      </w:r>
      <w:r w:rsidR="0067004D" w:rsidRPr="00F77633">
        <w:rPr>
          <w:rFonts w:ascii="Arial" w:hAnsi="Arial" w:cs="Arial"/>
          <w:sz w:val="24"/>
          <w:szCs w:val="24"/>
        </w:rPr>
        <w:t>. Si no lo es, se debe simplificar</w:t>
      </w:r>
      <w:r>
        <w:rPr>
          <w:rFonts w:ascii="Arial" w:hAnsi="Arial" w:cs="Arial"/>
          <w:sz w:val="24"/>
          <w:szCs w:val="24"/>
        </w:rPr>
        <w:t>, esto puede ser;</w:t>
      </w:r>
    </w:p>
    <w:p w14:paraId="71048CB8" w14:textId="77777777" w:rsidR="0067004D" w:rsidRPr="00F77633" w:rsidRDefault="0067004D" w:rsidP="0067004D">
      <w:pPr>
        <w:pStyle w:val="Prrafodelista"/>
        <w:numPr>
          <w:ilvl w:val="0"/>
          <w:numId w:val="6"/>
        </w:numPr>
        <w:jc w:val="both"/>
        <w:rPr>
          <w:rFonts w:ascii="Arial" w:hAnsi="Arial" w:cs="Arial"/>
          <w:sz w:val="24"/>
          <w:szCs w:val="24"/>
        </w:rPr>
      </w:pPr>
      <w:r w:rsidRPr="00F77633">
        <w:rPr>
          <w:rFonts w:ascii="Arial" w:hAnsi="Arial" w:cs="Arial"/>
          <w:sz w:val="24"/>
          <w:szCs w:val="24"/>
        </w:rPr>
        <w:t>Convertir en constantes algunas variables.</w:t>
      </w:r>
    </w:p>
    <w:p w14:paraId="56975B0A" w14:textId="77777777" w:rsidR="0067004D" w:rsidRPr="00F77633" w:rsidRDefault="0067004D" w:rsidP="0067004D">
      <w:pPr>
        <w:pStyle w:val="Prrafodelista"/>
        <w:numPr>
          <w:ilvl w:val="0"/>
          <w:numId w:val="6"/>
        </w:numPr>
        <w:jc w:val="both"/>
        <w:rPr>
          <w:rFonts w:ascii="Arial" w:hAnsi="Arial" w:cs="Arial"/>
          <w:sz w:val="24"/>
          <w:szCs w:val="24"/>
        </w:rPr>
      </w:pPr>
      <w:r w:rsidRPr="00F77633">
        <w:rPr>
          <w:rFonts w:ascii="Arial" w:hAnsi="Arial" w:cs="Arial"/>
          <w:sz w:val="24"/>
          <w:szCs w:val="24"/>
        </w:rPr>
        <w:t>Eliminar o combinar variables.</w:t>
      </w:r>
    </w:p>
    <w:p w14:paraId="078C7391" w14:textId="77777777" w:rsidR="0067004D" w:rsidRPr="00F77633" w:rsidRDefault="0067004D" w:rsidP="0067004D">
      <w:pPr>
        <w:pStyle w:val="Prrafodelista"/>
        <w:numPr>
          <w:ilvl w:val="0"/>
          <w:numId w:val="6"/>
        </w:numPr>
        <w:jc w:val="both"/>
        <w:rPr>
          <w:rFonts w:ascii="Arial" w:hAnsi="Arial" w:cs="Arial"/>
          <w:sz w:val="24"/>
          <w:szCs w:val="24"/>
        </w:rPr>
      </w:pPr>
      <w:r w:rsidRPr="00F77633">
        <w:rPr>
          <w:rFonts w:ascii="Arial" w:hAnsi="Arial" w:cs="Arial"/>
          <w:sz w:val="24"/>
          <w:szCs w:val="24"/>
        </w:rPr>
        <w:t>Suponer linealidad o promedios.</w:t>
      </w:r>
    </w:p>
    <w:p w14:paraId="323A287D" w14:textId="77777777" w:rsidR="0067004D" w:rsidRPr="00F77633" w:rsidRDefault="0067004D" w:rsidP="0067004D">
      <w:pPr>
        <w:pStyle w:val="Prrafodelista"/>
        <w:numPr>
          <w:ilvl w:val="0"/>
          <w:numId w:val="6"/>
        </w:numPr>
        <w:jc w:val="both"/>
        <w:rPr>
          <w:rFonts w:ascii="Arial" w:hAnsi="Arial" w:cs="Arial"/>
          <w:sz w:val="24"/>
          <w:szCs w:val="24"/>
        </w:rPr>
      </w:pPr>
      <w:r w:rsidRPr="00F77633">
        <w:rPr>
          <w:rFonts w:ascii="Arial" w:hAnsi="Arial" w:cs="Arial"/>
          <w:sz w:val="24"/>
          <w:szCs w:val="24"/>
        </w:rPr>
        <w:t>Agregar suposiciones y restricciones más "fuertes".</w:t>
      </w:r>
    </w:p>
    <w:p w14:paraId="7C3020B1" w14:textId="77777777" w:rsidR="0067004D" w:rsidRPr="00F77633" w:rsidRDefault="0067004D" w:rsidP="0067004D">
      <w:pPr>
        <w:pStyle w:val="Prrafodelista"/>
        <w:numPr>
          <w:ilvl w:val="0"/>
          <w:numId w:val="6"/>
        </w:numPr>
        <w:jc w:val="both"/>
        <w:rPr>
          <w:rFonts w:ascii="Arial" w:hAnsi="Arial" w:cs="Arial"/>
          <w:sz w:val="24"/>
          <w:szCs w:val="24"/>
        </w:rPr>
      </w:pPr>
      <w:r w:rsidRPr="00F77633">
        <w:rPr>
          <w:rFonts w:ascii="Arial" w:hAnsi="Arial" w:cs="Arial"/>
          <w:sz w:val="24"/>
          <w:szCs w:val="24"/>
        </w:rPr>
        <w:t>Reducir los límites del sistema.</w:t>
      </w:r>
    </w:p>
    <w:p w14:paraId="5D632BF9" w14:textId="77777777" w:rsidR="0067004D" w:rsidRPr="00F77633" w:rsidRDefault="00F77633" w:rsidP="00F77633">
      <w:pPr>
        <w:jc w:val="both"/>
        <w:rPr>
          <w:rFonts w:ascii="Arial" w:hAnsi="Arial" w:cs="Arial"/>
          <w:sz w:val="24"/>
          <w:szCs w:val="24"/>
        </w:rPr>
      </w:pPr>
      <w:r>
        <w:rPr>
          <w:rFonts w:ascii="Arial" w:hAnsi="Arial" w:cs="Arial"/>
          <w:sz w:val="24"/>
          <w:szCs w:val="24"/>
        </w:rPr>
        <w:lastRenderedPageBreak/>
        <w:t xml:space="preserve">Un </w:t>
      </w:r>
      <w:r w:rsidR="0067004D" w:rsidRPr="00F77633">
        <w:rPr>
          <w:rFonts w:ascii="Arial" w:hAnsi="Arial" w:cs="Arial"/>
          <w:sz w:val="24"/>
          <w:szCs w:val="24"/>
        </w:rPr>
        <w:t>modelo debe ser</w:t>
      </w:r>
      <w:r>
        <w:rPr>
          <w:rFonts w:ascii="Arial" w:hAnsi="Arial" w:cs="Arial"/>
          <w:sz w:val="24"/>
          <w:szCs w:val="24"/>
        </w:rPr>
        <w:t xml:space="preserve"> f</w:t>
      </w:r>
      <w:r w:rsidRPr="00F77633">
        <w:rPr>
          <w:rFonts w:ascii="Arial" w:hAnsi="Arial" w:cs="Arial"/>
          <w:sz w:val="24"/>
          <w:szCs w:val="24"/>
        </w:rPr>
        <w:t>ácil de entender por el usuario o usuarios a los cuales les puede interesar la herramien</w:t>
      </w:r>
      <w:ins w:id="140" w:author="Felipe C." w:date="2015-03-02T17:18:00Z">
        <w:r w:rsidR="009A1BD4">
          <w:rPr>
            <w:rFonts w:ascii="Arial" w:hAnsi="Arial" w:cs="Arial"/>
            <w:sz w:val="24"/>
            <w:szCs w:val="24"/>
          </w:rPr>
          <w:t>t</w:t>
        </w:r>
      </w:ins>
      <w:r w:rsidRPr="00F77633">
        <w:rPr>
          <w:rFonts w:ascii="Arial" w:hAnsi="Arial" w:cs="Arial"/>
          <w:sz w:val="24"/>
          <w:szCs w:val="24"/>
        </w:rPr>
        <w:t>a de modelación.</w:t>
      </w:r>
    </w:p>
    <w:p w14:paraId="409ACB18" w14:textId="77777777" w:rsidR="0067004D" w:rsidRPr="00CB1599" w:rsidRDefault="0067004D" w:rsidP="0067004D">
      <w:pPr>
        <w:jc w:val="both"/>
        <w:rPr>
          <w:rFonts w:ascii="Arial" w:hAnsi="Arial" w:cs="Arial"/>
          <w:b/>
          <w:sz w:val="24"/>
          <w:szCs w:val="24"/>
        </w:rPr>
      </w:pPr>
      <w:r w:rsidRPr="00CB1599">
        <w:rPr>
          <w:rFonts w:ascii="Arial" w:hAnsi="Arial" w:cs="Arial"/>
          <w:b/>
          <w:sz w:val="24"/>
          <w:szCs w:val="24"/>
        </w:rPr>
        <w:t>Estructura de un modelo basado en agente</w:t>
      </w:r>
      <w:ins w:id="141" w:author="Felipe C." w:date="2015-03-02T17:19:00Z">
        <w:r w:rsidR="009A1BD4">
          <w:rPr>
            <w:rFonts w:ascii="Arial" w:hAnsi="Arial" w:cs="Arial"/>
            <w:b/>
            <w:sz w:val="24"/>
            <w:szCs w:val="24"/>
          </w:rPr>
          <w:t>s</w:t>
        </w:r>
      </w:ins>
      <w:r w:rsidRPr="00CB1599">
        <w:rPr>
          <w:rFonts w:ascii="Arial" w:hAnsi="Arial" w:cs="Arial"/>
          <w:b/>
          <w:sz w:val="24"/>
          <w:szCs w:val="24"/>
        </w:rPr>
        <w:t>:</w:t>
      </w:r>
    </w:p>
    <w:p w14:paraId="0D6E372E" w14:textId="77777777" w:rsidR="0067004D" w:rsidRPr="00CB1599" w:rsidRDefault="00CB1599" w:rsidP="0067004D">
      <w:pPr>
        <w:jc w:val="both"/>
        <w:rPr>
          <w:rFonts w:ascii="Arial" w:hAnsi="Arial" w:cs="Arial"/>
          <w:sz w:val="24"/>
          <w:szCs w:val="24"/>
        </w:rPr>
      </w:pPr>
      <w:r>
        <w:rPr>
          <w:rFonts w:ascii="Arial" w:hAnsi="Arial" w:cs="Arial"/>
          <w:sz w:val="24"/>
          <w:szCs w:val="24"/>
        </w:rPr>
        <w:t>1. Agentes, con sus propiedades</w:t>
      </w:r>
      <w:r w:rsidR="0067004D" w:rsidRPr="00CB1599">
        <w:rPr>
          <w:rFonts w:ascii="Arial" w:hAnsi="Arial" w:cs="Arial"/>
          <w:sz w:val="24"/>
          <w:szCs w:val="24"/>
        </w:rPr>
        <w:t xml:space="preserve"> y comportamientos.</w:t>
      </w:r>
    </w:p>
    <w:p w14:paraId="5847A2EC" w14:textId="77777777" w:rsidR="0067004D" w:rsidRPr="00CB1599" w:rsidRDefault="0067004D" w:rsidP="0067004D">
      <w:pPr>
        <w:jc w:val="both"/>
        <w:rPr>
          <w:rFonts w:ascii="Arial" w:hAnsi="Arial" w:cs="Arial"/>
          <w:sz w:val="24"/>
          <w:szCs w:val="24"/>
        </w:rPr>
      </w:pPr>
      <w:r w:rsidRPr="00CB1599">
        <w:rPr>
          <w:rFonts w:ascii="Arial" w:hAnsi="Arial" w:cs="Arial"/>
          <w:sz w:val="24"/>
          <w:szCs w:val="24"/>
        </w:rPr>
        <w:t>2. Relaciones entre agentes y los métodos de interacción. Una topología subyacente de conexión que define cómo y con cuáles agentes interactuar</w:t>
      </w:r>
      <w:r w:rsidR="00CB1599">
        <w:rPr>
          <w:rFonts w:ascii="Arial" w:hAnsi="Arial" w:cs="Arial"/>
          <w:sz w:val="24"/>
          <w:szCs w:val="24"/>
        </w:rPr>
        <w:t xml:space="preserve"> esto nos determinará la forma en la cual interactúan los mismos</w:t>
      </w:r>
      <w:r w:rsidRPr="00CB1599">
        <w:rPr>
          <w:rFonts w:ascii="Arial" w:hAnsi="Arial" w:cs="Arial"/>
          <w:sz w:val="24"/>
          <w:szCs w:val="24"/>
        </w:rPr>
        <w:t>.</w:t>
      </w:r>
    </w:p>
    <w:p w14:paraId="4F420EF3" w14:textId="77777777" w:rsidR="008446CB" w:rsidRPr="00CB1599" w:rsidRDefault="0067004D" w:rsidP="008446CB">
      <w:pPr>
        <w:jc w:val="both"/>
        <w:rPr>
          <w:rFonts w:ascii="Arial" w:hAnsi="Arial" w:cs="Arial"/>
          <w:sz w:val="24"/>
          <w:szCs w:val="24"/>
        </w:rPr>
      </w:pPr>
      <w:r w:rsidRPr="00CB1599">
        <w:rPr>
          <w:rFonts w:ascii="Arial" w:hAnsi="Arial" w:cs="Arial"/>
          <w:sz w:val="24"/>
          <w:szCs w:val="24"/>
        </w:rPr>
        <w:t>3. Medio ambiente de los agentes. Los agentes viven e interactúan con su entorno, además de otros agentes.</w:t>
      </w:r>
    </w:p>
    <w:p w14:paraId="34446A9A" w14:textId="77777777" w:rsidR="008446CB" w:rsidRPr="00CB1599" w:rsidRDefault="008446CB" w:rsidP="008446CB">
      <w:pPr>
        <w:pStyle w:val="Prrafodelista"/>
        <w:numPr>
          <w:ilvl w:val="0"/>
          <w:numId w:val="7"/>
        </w:numPr>
        <w:jc w:val="both"/>
        <w:rPr>
          <w:rFonts w:ascii="Arial" w:hAnsi="Arial" w:cs="Arial"/>
          <w:sz w:val="24"/>
          <w:szCs w:val="24"/>
        </w:rPr>
      </w:pPr>
      <w:r w:rsidRPr="00CB1599">
        <w:rPr>
          <w:rFonts w:ascii="Arial" w:hAnsi="Arial" w:cs="Arial"/>
          <w:sz w:val="24"/>
          <w:szCs w:val="24"/>
        </w:rPr>
        <w:t>Dirigido a objetivos claros</w:t>
      </w:r>
      <w:r w:rsidR="00CB1599">
        <w:rPr>
          <w:rFonts w:ascii="Arial" w:hAnsi="Arial" w:cs="Arial"/>
          <w:sz w:val="24"/>
          <w:szCs w:val="24"/>
        </w:rPr>
        <w:t xml:space="preserve"> establecidos de acuerdo a lo que queremos observar</w:t>
      </w:r>
      <w:r w:rsidRPr="00CB1599">
        <w:rPr>
          <w:rFonts w:ascii="Arial" w:hAnsi="Arial" w:cs="Arial"/>
          <w:sz w:val="24"/>
          <w:szCs w:val="24"/>
        </w:rPr>
        <w:t>.</w:t>
      </w:r>
    </w:p>
    <w:p w14:paraId="3FBA661E" w14:textId="77777777" w:rsidR="008446CB" w:rsidRPr="00CB1599" w:rsidRDefault="008446CB" w:rsidP="008446CB">
      <w:pPr>
        <w:pStyle w:val="Prrafodelista"/>
        <w:numPr>
          <w:ilvl w:val="0"/>
          <w:numId w:val="7"/>
        </w:numPr>
        <w:jc w:val="both"/>
        <w:rPr>
          <w:rFonts w:ascii="Arial" w:hAnsi="Arial" w:cs="Arial"/>
          <w:sz w:val="24"/>
          <w:szCs w:val="24"/>
        </w:rPr>
      </w:pPr>
      <w:r w:rsidRPr="00CB1599">
        <w:rPr>
          <w:rFonts w:ascii="Arial" w:hAnsi="Arial" w:cs="Arial"/>
          <w:sz w:val="24"/>
          <w:szCs w:val="24"/>
        </w:rPr>
        <w:t>No debe dar respuestas absurdas</w:t>
      </w:r>
      <w:r w:rsidR="00350C9A">
        <w:rPr>
          <w:rFonts w:ascii="Arial" w:hAnsi="Arial" w:cs="Arial"/>
          <w:sz w:val="24"/>
          <w:szCs w:val="24"/>
        </w:rPr>
        <w:t>, la información que se obtenga nos debe aportar datos que podamos interpretar</w:t>
      </w:r>
      <w:r w:rsidRPr="00CB1599">
        <w:rPr>
          <w:rFonts w:ascii="Arial" w:hAnsi="Arial" w:cs="Arial"/>
          <w:sz w:val="24"/>
          <w:szCs w:val="24"/>
        </w:rPr>
        <w:t>.</w:t>
      </w:r>
    </w:p>
    <w:p w14:paraId="6CEC745F" w14:textId="77777777" w:rsidR="008446CB" w:rsidRPr="00CB1599" w:rsidRDefault="008446CB" w:rsidP="008446CB">
      <w:pPr>
        <w:pStyle w:val="Prrafodelista"/>
        <w:numPr>
          <w:ilvl w:val="0"/>
          <w:numId w:val="7"/>
        </w:numPr>
        <w:jc w:val="both"/>
        <w:rPr>
          <w:rFonts w:ascii="Arial" w:hAnsi="Arial" w:cs="Arial"/>
          <w:sz w:val="24"/>
          <w:szCs w:val="24"/>
        </w:rPr>
      </w:pPr>
      <w:r w:rsidRPr="00CB1599">
        <w:rPr>
          <w:rFonts w:ascii="Arial" w:hAnsi="Arial" w:cs="Arial"/>
          <w:sz w:val="24"/>
          <w:szCs w:val="24"/>
        </w:rPr>
        <w:t>De fácil comunicación.</w:t>
      </w:r>
    </w:p>
    <w:p w14:paraId="46395ACB" w14:textId="77777777" w:rsidR="008446CB" w:rsidRPr="00CB1599" w:rsidRDefault="008446CB" w:rsidP="008446CB">
      <w:pPr>
        <w:pStyle w:val="Prrafodelista"/>
        <w:numPr>
          <w:ilvl w:val="0"/>
          <w:numId w:val="7"/>
        </w:numPr>
        <w:jc w:val="both"/>
        <w:rPr>
          <w:rFonts w:ascii="Arial" w:hAnsi="Arial" w:cs="Arial"/>
          <w:sz w:val="24"/>
          <w:szCs w:val="24"/>
        </w:rPr>
      </w:pPr>
      <w:r w:rsidRPr="00CB1599">
        <w:rPr>
          <w:rFonts w:ascii="Arial" w:hAnsi="Arial" w:cs="Arial"/>
          <w:sz w:val="24"/>
          <w:szCs w:val="24"/>
        </w:rPr>
        <w:t>Debe describir todo lo importante</w:t>
      </w:r>
      <w:r w:rsidR="00350C9A">
        <w:rPr>
          <w:rFonts w:ascii="Arial" w:hAnsi="Arial" w:cs="Arial"/>
          <w:sz w:val="24"/>
          <w:szCs w:val="24"/>
        </w:rPr>
        <w:t xml:space="preserve"> y si fuera posible un poco más</w:t>
      </w:r>
      <w:r w:rsidRPr="00CB1599">
        <w:rPr>
          <w:rFonts w:ascii="Arial" w:hAnsi="Arial" w:cs="Arial"/>
          <w:sz w:val="24"/>
          <w:szCs w:val="24"/>
        </w:rPr>
        <w:t>.</w:t>
      </w:r>
    </w:p>
    <w:p w14:paraId="215D085F" w14:textId="77777777" w:rsidR="008446CB" w:rsidRPr="00CB1599" w:rsidRDefault="008446CB" w:rsidP="008446CB">
      <w:pPr>
        <w:pStyle w:val="Prrafodelista"/>
        <w:numPr>
          <w:ilvl w:val="0"/>
          <w:numId w:val="7"/>
        </w:numPr>
        <w:jc w:val="both"/>
        <w:rPr>
          <w:rFonts w:ascii="Arial" w:hAnsi="Arial" w:cs="Arial"/>
          <w:sz w:val="24"/>
          <w:szCs w:val="24"/>
        </w:rPr>
      </w:pPr>
      <w:r w:rsidRPr="00CB1599">
        <w:rPr>
          <w:rFonts w:ascii="Arial" w:hAnsi="Arial" w:cs="Arial"/>
          <w:sz w:val="24"/>
          <w:szCs w:val="24"/>
        </w:rPr>
        <w:t>Adaptable y, por consiguiente, fácil de modificar.</w:t>
      </w:r>
    </w:p>
    <w:p w14:paraId="0916EA33" w14:textId="77777777" w:rsidR="008446CB" w:rsidRPr="00CB1599" w:rsidRDefault="008446CB" w:rsidP="008446CB">
      <w:pPr>
        <w:pStyle w:val="Prrafodelista"/>
        <w:numPr>
          <w:ilvl w:val="0"/>
          <w:numId w:val="7"/>
        </w:numPr>
        <w:jc w:val="both"/>
        <w:rPr>
          <w:rFonts w:ascii="Arial" w:hAnsi="Arial" w:cs="Arial"/>
          <w:sz w:val="24"/>
          <w:szCs w:val="24"/>
        </w:rPr>
      </w:pPr>
      <w:r w:rsidRPr="00CB1599">
        <w:rPr>
          <w:rFonts w:ascii="Arial" w:hAnsi="Arial" w:cs="Arial"/>
          <w:sz w:val="24"/>
          <w:szCs w:val="24"/>
        </w:rPr>
        <w:t>Evolutivo, implica sencillo al principio y cada vez más complejo (a medida que el usuario aprende a manejarlo)</w:t>
      </w:r>
      <w:r w:rsidR="00350C9A">
        <w:rPr>
          <w:rFonts w:ascii="Arial" w:hAnsi="Arial" w:cs="Arial"/>
          <w:sz w:val="24"/>
          <w:szCs w:val="24"/>
        </w:rPr>
        <w:t xml:space="preserve"> ya que le podemos agregar más elementos</w:t>
      </w:r>
      <w:r w:rsidRPr="00CB1599">
        <w:rPr>
          <w:rFonts w:ascii="Arial" w:hAnsi="Arial" w:cs="Arial"/>
          <w:sz w:val="24"/>
          <w:szCs w:val="24"/>
        </w:rPr>
        <w:t>.</w:t>
      </w:r>
    </w:p>
    <w:p w14:paraId="4F235728" w14:textId="77777777" w:rsidR="008446CB" w:rsidRPr="00350C9A" w:rsidRDefault="008446CB" w:rsidP="008446CB">
      <w:pPr>
        <w:jc w:val="both"/>
        <w:rPr>
          <w:rFonts w:ascii="Arial" w:hAnsi="Arial" w:cs="Arial"/>
          <w:sz w:val="24"/>
          <w:szCs w:val="24"/>
        </w:rPr>
      </w:pPr>
      <w:r w:rsidRPr="00350C9A">
        <w:rPr>
          <w:rFonts w:ascii="Arial" w:hAnsi="Arial" w:cs="Arial"/>
          <w:sz w:val="24"/>
          <w:szCs w:val="24"/>
        </w:rPr>
        <w:t>Aunque hay pocas reglas firmes sobre como uno debe avanzar en el proceso de modelado, un punto en el que la mayoría de los autores coinciden</w:t>
      </w:r>
      <w:r w:rsidR="00350C9A">
        <w:rPr>
          <w:rFonts w:ascii="Arial" w:hAnsi="Arial" w:cs="Arial"/>
          <w:sz w:val="24"/>
          <w:szCs w:val="24"/>
        </w:rPr>
        <w:t>,</w:t>
      </w:r>
      <w:r w:rsidRPr="00350C9A">
        <w:rPr>
          <w:rFonts w:ascii="Arial" w:hAnsi="Arial" w:cs="Arial"/>
          <w:sz w:val="24"/>
          <w:szCs w:val="24"/>
        </w:rPr>
        <w:t xml:space="preserve"> es que siempre es una buena idea comenzar con un modelo que es s</w:t>
      </w:r>
      <w:ins w:id="142" w:author="Felipe C." w:date="2015-03-02T17:20:00Z">
        <w:r w:rsidR="009A1BD4">
          <w:rPr>
            <w:rFonts w:ascii="Arial" w:hAnsi="Arial" w:cs="Arial"/>
            <w:sz w:val="24"/>
            <w:szCs w:val="24"/>
          </w:rPr>
          <w:t>ó</w:t>
        </w:r>
      </w:ins>
      <w:del w:id="143" w:author="Felipe C." w:date="2015-03-02T17:20:00Z">
        <w:r w:rsidRPr="00350C9A" w:rsidDel="009A1BD4">
          <w:rPr>
            <w:rFonts w:ascii="Arial" w:hAnsi="Arial" w:cs="Arial"/>
            <w:sz w:val="24"/>
            <w:szCs w:val="24"/>
          </w:rPr>
          <w:delText>o</w:delText>
        </w:r>
      </w:del>
      <w:r w:rsidRPr="00350C9A">
        <w:rPr>
          <w:rFonts w:ascii="Arial" w:hAnsi="Arial" w:cs="Arial"/>
          <w:sz w:val="24"/>
          <w:szCs w:val="24"/>
        </w:rPr>
        <w:t>lo moderadamente detallado, el cual más tarde puede hacerse más sofisticado si es necesario.</w:t>
      </w:r>
    </w:p>
    <w:p w14:paraId="19D36EF4" w14:textId="77777777" w:rsidR="008446CB" w:rsidRPr="00350C9A" w:rsidRDefault="008446CB" w:rsidP="008446CB">
      <w:pPr>
        <w:jc w:val="both"/>
        <w:rPr>
          <w:rFonts w:ascii="Arial" w:hAnsi="Arial" w:cs="Arial"/>
          <w:sz w:val="24"/>
          <w:szCs w:val="24"/>
        </w:rPr>
      </w:pPr>
      <w:r w:rsidRPr="00350C9A">
        <w:rPr>
          <w:rFonts w:ascii="Arial" w:hAnsi="Arial" w:cs="Arial"/>
          <w:sz w:val="24"/>
          <w:szCs w:val="24"/>
        </w:rPr>
        <w:t>Un modelo debe contener solo suficiente detalle</w:t>
      </w:r>
      <w:r w:rsidR="00350C9A">
        <w:rPr>
          <w:rFonts w:ascii="Arial" w:hAnsi="Arial" w:cs="Arial"/>
          <w:sz w:val="24"/>
          <w:szCs w:val="24"/>
        </w:rPr>
        <w:t xml:space="preserve"> en principio</w:t>
      </w:r>
      <w:r w:rsidRPr="00350C9A">
        <w:rPr>
          <w:rFonts w:ascii="Arial" w:hAnsi="Arial" w:cs="Arial"/>
          <w:sz w:val="24"/>
          <w:szCs w:val="24"/>
        </w:rPr>
        <w:t xml:space="preserve"> para capturar la esencia del sistema para los propósitos</w:t>
      </w:r>
      <w:r w:rsidR="00FD0F8B">
        <w:rPr>
          <w:rFonts w:ascii="Arial" w:hAnsi="Arial" w:cs="Arial"/>
          <w:sz w:val="24"/>
          <w:szCs w:val="24"/>
        </w:rPr>
        <w:t xml:space="preserve"> mediante </w:t>
      </w:r>
      <w:r w:rsidRPr="00350C9A">
        <w:rPr>
          <w:rFonts w:ascii="Arial" w:hAnsi="Arial" w:cs="Arial"/>
          <w:sz w:val="24"/>
          <w:szCs w:val="24"/>
        </w:rPr>
        <w:t>los cuales el modelo fue pensado; no es necesario tener una correspondencia uno a uno entre elementos del modelo y elementos del sistema.</w:t>
      </w:r>
    </w:p>
    <w:p w14:paraId="5F543CD0" w14:textId="77777777" w:rsidR="008446CB" w:rsidRPr="00F67D80" w:rsidRDefault="008446CB" w:rsidP="008446CB">
      <w:pPr>
        <w:jc w:val="both"/>
        <w:rPr>
          <w:rFonts w:ascii="Arial" w:hAnsi="Arial" w:cs="Arial"/>
          <w:b/>
          <w:sz w:val="24"/>
          <w:szCs w:val="24"/>
        </w:rPr>
      </w:pPr>
      <w:r w:rsidRPr="00F67D80">
        <w:rPr>
          <w:rFonts w:ascii="Arial" w:hAnsi="Arial" w:cs="Arial"/>
          <w:b/>
          <w:sz w:val="24"/>
          <w:szCs w:val="24"/>
        </w:rPr>
        <w:t xml:space="preserve">Ventajas y desventajas de la </w:t>
      </w:r>
      <w:ins w:id="144" w:author="Felipe C." w:date="2015-03-02T17:21:00Z">
        <w:r w:rsidR="009A1BD4">
          <w:rPr>
            <w:rFonts w:ascii="Arial" w:hAnsi="Arial" w:cs="Arial"/>
            <w:b/>
            <w:sz w:val="24"/>
            <w:szCs w:val="24"/>
          </w:rPr>
          <w:t>s</w:t>
        </w:r>
      </w:ins>
      <w:del w:id="145" w:author="Felipe C." w:date="2015-03-02T17:21:00Z">
        <w:r w:rsidRPr="00F67D80" w:rsidDel="009A1BD4">
          <w:rPr>
            <w:rFonts w:ascii="Arial" w:hAnsi="Arial" w:cs="Arial"/>
            <w:b/>
            <w:sz w:val="24"/>
            <w:szCs w:val="24"/>
          </w:rPr>
          <w:delText>S</w:delText>
        </w:r>
      </w:del>
      <w:r w:rsidRPr="00F67D80">
        <w:rPr>
          <w:rFonts w:ascii="Arial" w:hAnsi="Arial" w:cs="Arial"/>
          <w:b/>
          <w:sz w:val="24"/>
          <w:szCs w:val="24"/>
        </w:rPr>
        <w:t>imulación</w:t>
      </w:r>
      <w:r w:rsidR="00F67D80">
        <w:rPr>
          <w:rFonts w:ascii="Arial" w:hAnsi="Arial" w:cs="Arial"/>
          <w:b/>
          <w:sz w:val="24"/>
          <w:szCs w:val="24"/>
        </w:rPr>
        <w:t>.</w:t>
      </w:r>
    </w:p>
    <w:p w14:paraId="3DADDDEA" w14:textId="77777777" w:rsidR="008446CB" w:rsidRPr="00FD0F8B" w:rsidRDefault="008446CB" w:rsidP="008446CB">
      <w:pPr>
        <w:jc w:val="both"/>
        <w:rPr>
          <w:rFonts w:ascii="Arial" w:hAnsi="Arial" w:cs="Arial"/>
          <w:sz w:val="24"/>
          <w:szCs w:val="24"/>
        </w:rPr>
      </w:pPr>
      <w:r w:rsidRPr="00FD0F8B">
        <w:rPr>
          <w:rFonts w:ascii="Arial" w:hAnsi="Arial" w:cs="Arial"/>
          <w:sz w:val="24"/>
          <w:szCs w:val="24"/>
        </w:rPr>
        <w:t>Algunas posibles ventajas de la simulación son:</w:t>
      </w:r>
    </w:p>
    <w:p w14:paraId="5227387E" w14:textId="77777777" w:rsidR="008446CB" w:rsidRPr="00FD0F8B" w:rsidRDefault="008446CB" w:rsidP="008446CB">
      <w:pPr>
        <w:pStyle w:val="Prrafodelista"/>
        <w:numPr>
          <w:ilvl w:val="0"/>
          <w:numId w:val="8"/>
        </w:numPr>
        <w:jc w:val="both"/>
        <w:rPr>
          <w:rFonts w:ascii="Arial" w:hAnsi="Arial" w:cs="Arial"/>
          <w:sz w:val="24"/>
          <w:szCs w:val="24"/>
        </w:rPr>
      </w:pPr>
      <w:r w:rsidRPr="00FD0F8B">
        <w:rPr>
          <w:rFonts w:ascii="Arial" w:hAnsi="Arial" w:cs="Arial"/>
          <w:sz w:val="24"/>
          <w:szCs w:val="24"/>
        </w:rPr>
        <w:t>La mayoría de los sistemas complejos del mundo real con elementos es</w:t>
      </w:r>
      <w:r w:rsidR="00FD0F8B" w:rsidRPr="00FD0F8B">
        <w:rPr>
          <w:rFonts w:ascii="Arial" w:hAnsi="Arial" w:cs="Arial"/>
          <w:sz w:val="24"/>
          <w:szCs w:val="24"/>
        </w:rPr>
        <w:t>tocásticos no pueden ser descri</w:t>
      </w:r>
      <w:r w:rsidRPr="00FD0F8B">
        <w:rPr>
          <w:rFonts w:ascii="Arial" w:hAnsi="Arial" w:cs="Arial"/>
          <w:sz w:val="24"/>
          <w:szCs w:val="24"/>
        </w:rPr>
        <w:t>tos precisamente por un modelo matemático que pueda ser evaluado analíticamente. Así, una simulación es comúnmente el único tipo de investigación posible.</w:t>
      </w:r>
    </w:p>
    <w:p w14:paraId="45AF157C" w14:textId="77777777" w:rsidR="008446CB" w:rsidRPr="00FD0F8B" w:rsidRDefault="008446CB" w:rsidP="008446CB">
      <w:pPr>
        <w:pStyle w:val="Prrafodelista"/>
        <w:numPr>
          <w:ilvl w:val="0"/>
          <w:numId w:val="8"/>
        </w:numPr>
        <w:jc w:val="both"/>
        <w:rPr>
          <w:rFonts w:ascii="Arial" w:hAnsi="Arial" w:cs="Arial"/>
          <w:sz w:val="24"/>
          <w:szCs w:val="24"/>
        </w:rPr>
      </w:pPr>
      <w:r w:rsidRPr="00FD0F8B">
        <w:rPr>
          <w:rFonts w:ascii="Arial" w:hAnsi="Arial" w:cs="Arial"/>
          <w:sz w:val="24"/>
          <w:szCs w:val="24"/>
        </w:rPr>
        <w:lastRenderedPageBreak/>
        <w:t>La simula</w:t>
      </w:r>
      <w:r w:rsidR="00FD0F8B" w:rsidRPr="00FD0F8B">
        <w:rPr>
          <w:rFonts w:ascii="Arial" w:hAnsi="Arial" w:cs="Arial"/>
          <w:sz w:val="24"/>
          <w:szCs w:val="24"/>
        </w:rPr>
        <w:t>ción le permite a uno estimar el</w:t>
      </w:r>
      <w:r w:rsidRPr="00FD0F8B">
        <w:rPr>
          <w:rFonts w:ascii="Arial" w:hAnsi="Arial" w:cs="Arial"/>
          <w:sz w:val="24"/>
          <w:szCs w:val="24"/>
        </w:rPr>
        <w:t xml:space="preserve"> </w:t>
      </w:r>
      <w:r w:rsidRPr="009A1BD4">
        <w:rPr>
          <w:rFonts w:ascii="Arial" w:hAnsi="Arial" w:cs="Arial"/>
          <w:i/>
          <w:sz w:val="24"/>
          <w:szCs w:val="24"/>
          <w:rPrChange w:id="146" w:author="Felipe C." w:date="2015-03-02T17:21:00Z">
            <w:rPr>
              <w:rFonts w:ascii="Arial" w:hAnsi="Arial" w:cs="Arial"/>
              <w:sz w:val="24"/>
              <w:szCs w:val="24"/>
            </w:rPr>
          </w:rPrChange>
        </w:rPr>
        <w:t>performance</w:t>
      </w:r>
      <w:r w:rsidRPr="00FD0F8B">
        <w:rPr>
          <w:rFonts w:ascii="Arial" w:hAnsi="Arial" w:cs="Arial"/>
          <w:sz w:val="24"/>
          <w:szCs w:val="24"/>
        </w:rPr>
        <w:t xml:space="preserve"> de un sistema existente bajo algún conjunto proyectado de condiciones operativas.</w:t>
      </w:r>
    </w:p>
    <w:p w14:paraId="68D81C79" w14:textId="77777777" w:rsidR="008446CB" w:rsidRPr="00FD0F8B" w:rsidRDefault="008446CB" w:rsidP="008446CB">
      <w:pPr>
        <w:pStyle w:val="Prrafodelista"/>
        <w:numPr>
          <w:ilvl w:val="0"/>
          <w:numId w:val="8"/>
        </w:numPr>
        <w:jc w:val="both"/>
        <w:rPr>
          <w:rFonts w:ascii="Arial" w:hAnsi="Arial" w:cs="Arial"/>
          <w:sz w:val="24"/>
          <w:szCs w:val="24"/>
        </w:rPr>
      </w:pPr>
      <w:r w:rsidRPr="00FD0F8B">
        <w:rPr>
          <w:rFonts w:ascii="Arial" w:hAnsi="Arial" w:cs="Arial"/>
          <w:sz w:val="24"/>
          <w:szCs w:val="24"/>
        </w:rPr>
        <w:t>Los diseños de sistemas propuestos alternativos (o políticas operativas alternativas para un sistema) pueden ser comparadas vía simulación para ver cuál satisface mejor un requerimiento específico.</w:t>
      </w:r>
    </w:p>
    <w:p w14:paraId="45C93369" w14:textId="77777777" w:rsidR="008446CB" w:rsidRPr="00FD0F8B" w:rsidRDefault="008446CB" w:rsidP="008446CB">
      <w:pPr>
        <w:pStyle w:val="Prrafodelista"/>
        <w:numPr>
          <w:ilvl w:val="0"/>
          <w:numId w:val="8"/>
        </w:numPr>
        <w:jc w:val="both"/>
        <w:rPr>
          <w:rFonts w:ascii="Arial" w:hAnsi="Arial" w:cs="Arial"/>
          <w:sz w:val="24"/>
          <w:szCs w:val="24"/>
        </w:rPr>
      </w:pPr>
      <w:r w:rsidRPr="00FD0F8B">
        <w:rPr>
          <w:rFonts w:ascii="Arial" w:hAnsi="Arial" w:cs="Arial"/>
          <w:sz w:val="24"/>
          <w:szCs w:val="24"/>
        </w:rPr>
        <w:t>En una simulación podemos mantener mucho mejor control sobre las condiciones experimentales</w:t>
      </w:r>
      <w:ins w:id="147" w:author="Felipe C." w:date="2015-03-02T17:21:00Z">
        <w:r w:rsidR="009A1BD4">
          <w:rPr>
            <w:rFonts w:ascii="Arial" w:hAnsi="Arial" w:cs="Arial"/>
            <w:sz w:val="24"/>
            <w:szCs w:val="24"/>
          </w:rPr>
          <w:t>,</w:t>
        </w:r>
      </w:ins>
      <w:r w:rsidRPr="00FD0F8B">
        <w:rPr>
          <w:rFonts w:ascii="Arial" w:hAnsi="Arial" w:cs="Arial"/>
          <w:sz w:val="24"/>
          <w:szCs w:val="24"/>
        </w:rPr>
        <w:t xml:space="preserve"> que lo que generalmente sería posible cuando experimentamos con el sistema en sí mismo</w:t>
      </w:r>
      <w:ins w:id="148" w:author="Felipe C." w:date="2015-03-02T17:21:00Z">
        <w:r w:rsidR="009A1BD4">
          <w:rPr>
            <w:rFonts w:ascii="Arial" w:hAnsi="Arial" w:cs="Arial"/>
            <w:sz w:val="24"/>
            <w:szCs w:val="24"/>
          </w:rPr>
          <w:t>. E</w:t>
        </w:r>
      </w:ins>
      <w:del w:id="149" w:author="Felipe C." w:date="2015-03-02T17:21:00Z">
        <w:r w:rsidR="00FD0F8B" w:rsidDel="009A1BD4">
          <w:rPr>
            <w:rFonts w:ascii="Arial" w:hAnsi="Arial" w:cs="Arial"/>
            <w:sz w:val="24"/>
            <w:szCs w:val="24"/>
          </w:rPr>
          <w:delText>, e</w:delText>
        </w:r>
      </w:del>
      <w:r w:rsidR="00FD0F8B">
        <w:rPr>
          <w:rFonts w:ascii="Arial" w:hAnsi="Arial" w:cs="Arial"/>
          <w:sz w:val="24"/>
          <w:szCs w:val="24"/>
        </w:rPr>
        <w:t>s decir podemos observar en el escritorio, lo que en campo nos puede tomar días</w:t>
      </w:r>
      <w:r w:rsidRPr="00FD0F8B">
        <w:rPr>
          <w:rFonts w:ascii="Arial" w:hAnsi="Arial" w:cs="Arial"/>
          <w:sz w:val="24"/>
          <w:szCs w:val="24"/>
        </w:rPr>
        <w:t>.</w:t>
      </w:r>
    </w:p>
    <w:p w14:paraId="52C61ABC" w14:textId="77777777" w:rsidR="008446CB" w:rsidRDefault="008446CB" w:rsidP="008446CB">
      <w:pPr>
        <w:pStyle w:val="Prrafodelista"/>
        <w:numPr>
          <w:ilvl w:val="0"/>
          <w:numId w:val="8"/>
        </w:numPr>
        <w:jc w:val="both"/>
        <w:rPr>
          <w:rFonts w:ascii="Arial" w:hAnsi="Arial" w:cs="Arial"/>
          <w:sz w:val="24"/>
          <w:szCs w:val="24"/>
        </w:rPr>
      </w:pPr>
      <w:r w:rsidRPr="00FD0F8B">
        <w:rPr>
          <w:rFonts w:ascii="Arial" w:hAnsi="Arial" w:cs="Arial"/>
          <w:sz w:val="24"/>
          <w:szCs w:val="24"/>
        </w:rPr>
        <w:t>La simulación nos permite estudiar un sistema con un largo horizonte de</w:t>
      </w:r>
      <w:r w:rsidR="00FD0F8B">
        <w:rPr>
          <w:rFonts w:ascii="Arial" w:hAnsi="Arial" w:cs="Arial"/>
          <w:sz w:val="24"/>
          <w:szCs w:val="24"/>
        </w:rPr>
        <w:t xml:space="preserve"> tiempo (por ejemplo el modelo que nos ocupa</w:t>
      </w:r>
      <w:r w:rsidRPr="00FD0F8B">
        <w:rPr>
          <w:rFonts w:ascii="Arial" w:hAnsi="Arial" w:cs="Arial"/>
          <w:sz w:val="24"/>
          <w:szCs w:val="24"/>
        </w:rPr>
        <w:t>) en un tiempo comprimido, o alternativamente estudiar los funcionamientos detallados de un sistema en un tiempo expandido.</w:t>
      </w:r>
    </w:p>
    <w:p w14:paraId="14FC851A" w14:textId="77777777" w:rsidR="00FD0F8B" w:rsidRPr="00FD0F8B" w:rsidRDefault="00FD0F8B" w:rsidP="008446CB">
      <w:pPr>
        <w:pStyle w:val="Prrafodelista"/>
        <w:numPr>
          <w:ilvl w:val="0"/>
          <w:numId w:val="8"/>
        </w:numPr>
        <w:jc w:val="both"/>
        <w:rPr>
          <w:rFonts w:ascii="Arial" w:hAnsi="Arial" w:cs="Arial"/>
          <w:sz w:val="24"/>
          <w:szCs w:val="24"/>
        </w:rPr>
      </w:pPr>
      <w:r>
        <w:rPr>
          <w:rFonts w:ascii="Arial" w:hAnsi="Arial" w:cs="Arial"/>
          <w:sz w:val="24"/>
          <w:szCs w:val="24"/>
        </w:rPr>
        <w:t>El ahorro horas-hombre es mucho mayor ya que solo requerimos obser</w:t>
      </w:r>
      <w:ins w:id="150" w:author="Felipe C." w:date="2015-03-02T17:22:00Z">
        <w:r w:rsidR="00322D2F">
          <w:rPr>
            <w:rFonts w:ascii="Arial" w:hAnsi="Arial" w:cs="Arial"/>
            <w:sz w:val="24"/>
            <w:szCs w:val="24"/>
          </w:rPr>
          <w:t>v</w:t>
        </w:r>
      </w:ins>
      <w:r>
        <w:rPr>
          <w:rFonts w:ascii="Arial" w:hAnsi="Arial" w:cs="Arial"/>
          <w:sz w:val="24"/>
          <w:szCs w:val="24"/>
        </w:rPr>
        <w:t>aciones en el sitio y datos para el desarrollo de nuestra simulación.</w:t>
      </w:r>
    </w:p>
    <w:p w14:paraId="368AF204" w14:textId="77777777" w:rsidR="008446CB" w:rsidRPr="00FD0F8B" w:rsidRDefault="008446CB" w:rsidP="008446CB">
      <w:pPr>
        <w:jc w:val="both"/>
        <w:rPr>
          <w:rFonts w:ascii="Arial" w:hAnsi="Arial" w:cs="Arial"/>
          <w:sz w:val="24"/>
          <w:szCs w:val="24"/>
        </w:rPr>
      </w:pPr>
      <w:r w:rsidRPr="00FD0F8B">
        <w:rPr>
          <w:rFonts w:ascii="Arial" w:hAnsi="Arial" w:cs="Arial"/>
          <w:sz w:val="24"/>
          <w:szCs w:val="24"/>
        </w:rPr>
        <w:t>Algunas desventajas de la simulación son:</w:t>
      </w:r>
    </w:p>
    <w:p w14:paraId="0B734671" w14:textId="77777777" w:rsidR="0067004D" w:rsidRPr="006367C2" w:rsidRDefault="008446CB" w:rsidP="008446CB">
      <w:pPr>
        <w:pStyle w:val="Prrafodelista"/>
        <w:numPr>
          <w:ilvl w:val="0"/>
          <w:numId w:val="9"/>
        </w:numPr>
        <w:jc w:val="both"/>
        <w:rPr>
          <w:rFonts w:ascii="Arial" w:hAnsi="Arial" w:cs="Arial"/>
          <w:sz w:val="24"/>
          <w:szCs w:val="24"/>
          <w:u w:val="single"/>
        </w:rPr>
      </w:pPr>
      <w:r w:rsidRPr="00FD0F8B">
        <w:rPr>
          <w:rFonts w:ascii="Arial" w:hAnsi="Arial" w:cs="Arial"/>
          <w:sz w:val="24"/>
          <w:szCs w:val="24"/>
        </w:rPr>
        <w:t>Cada ejecución de un modelo de simulación estocástico produce sólo estimaciones de las características reales de un modelo para un conjunto particular de parámetros de entrada</w:t>
      </w:r>
      <w:ins w:id="151" w:author="Felipe C." w:date="2015-03-02T17:22:00Z">
        <w:r w:rsidR="00322D2F">
          <w:rPr>
            <w:rFonts w:ascii="Arial" w:hAnsi="Arial" w:cs="Arial"/>
            <w:sz w:val="24"/>
            <w:szCs w:val="24"/>
          </w:rPr>
          <w:t>,</w:t>
        </w:r>
      </w:ins>
      <w:r w:rsidR="00FD0F8B">
        <w:rPr>
          <w:rFonts w:ascii="Arial" w:hAnsi="Arial" w:cs="Arial"/>
          <w:sz w:val="24"/>
          <w:szCs w:val="24"/>
        </w:rPr>
        <w:t xml:space="preserve"> de ahí la importancia de contar con datos reales de nuestro problema</w:t>
      </w:r>
      <w:r w:rsidRPr="00FD0F8B">
        <w:rPr>
          <w:rFonts w:ascii="Arial" w:hAnsi="Arial" w:cs="Arial"/>
          <w:sz w:val="24"/>
          <w:szCs w:val="24"/>
        </w:rPr>
        <w:t>. Así, se requerirán varias corridas independientes del modelo para cada conjunto de parámetros de entrada a ser estudiado. Por esta razón, los modelos de simulación no son tan buenos en optimización como lo son en comparación de un número fijo de diseños de sistemas alternativos especificados.</w:t>
      </w:r>
      <w:ins w:id="152" w:author="Felipe C." w:date="2015-03-02T17:22:00Z">
        <w:r w:rsidR="00322D2F">
          <w:rPr>
            <w:rFonts w:ascii="Arial" w:hAnsi="Arial" w:cs="Arial"/>
            <w:sz w:val="24"/>
            <w:szCs w:val="24"/>
          </w:rPr>
          <w:t>***</w:t>
        </w:r>
      </w:ins>
      <w:r w:rsidRPr="00FD0F8B">
        <w:rPr>
          <w:rFonts w:ascii="Arial" w:hAnsi="Arial" w:cs="Arial"/>
          <w:sz w:val="24"/>
          <w:szCs w:val="24"/>
        </w:rPr>
        <w:t xml:space="preserve"> Por otro lado, si un modelo analítico es apropiado, puede fácilmente producir las características reales exactas del modelo para una variedad de conjuntos de parámetros de entrada. Así, si un modelo analítico válido está disponible o puede ser desarrollado en forma simple, este será preferible a un modelo de simulación.</w:t>
      </w:r>
    </w:p>
    <w:p w14:paraId="60621F5C" w14:textId="77777777" w:rsidR="003F7533" w:rsidRPr="00FD0F8B" w:rsidRDefault="003F7533" w:rsidP="003F7533">
      <w:pPr>
        <w:pStyle w:val="Prrafodelista"/>
        <w:numPr>
          <w:ilvl w:val="0"/>
          <w:numId w:val="9"/>
        </w:numPr>
        <w:jc w:val="both"/>
        <w:rPr>
          <w:rFonts w:ascii="Arial" w:hAnsi="Arial" w:cs="Arial"/>
          <w:sz w:val="24"/>
          <w:szCs w:val="24"/>
        </w:rPr>
      </w:pPr>
      <w:r w:rsidRPr="00FD0F8B">
        <w:rPr>
          <w:rFonts w:ascii="Arial" w:hAnsi="Arial" w:cs="Arial"/>
          <w:sz w:val="24"/>
          <w:szCs w:val="24"/>
        </w:rPr>
        <w:t>Los modelos de simulación son comúnmente costosos y consumidores de tiempo para desarrollar.</w:t>
      </w:r>
    </w:p>
    <w:p w14:paraId="2F5A031C" w14:textId="77777777" w:rsidR="003F7533" w:rsidRPr="00FD0F8B" w:rsidRDefault="003F7533" w:rsidP="003F7533">
      <w:pPr>
        <w:pStyle w:val="Prrafodelista"/>
        <w:numPr>
          <w:ilvl w:val="0"/>
          <w:numId w:val="9"/>
        </w:numPr>
        <w:jc w:val="both"/>
        <w:rPr>
          <w:rFonts w:ascii="Arial" w:hAnsi="Arial" w:cs="Arial"/>
          <w:sz w:val="24"/>
          <w:szCs w:val="24"/>
        </w:rPr>
      </w:pPr>
      <w:r w:rsidRPr="00FD0F8B">
        <w:rPr>
          <w:rFonts w:ascii="Arial" w:hAnsi="Arial" w:cs="Arial"/>
          <w:sz w:val="24"/>
          <w:szCs w:val="24"/>
        </w:rPr>
        <w:t>El gran volumen de números producidos por un estudio de simulación o el impacto persuasivo de una animación realística</w:t>
      </w:r>
      <w:ins w:id="153" w:author="Felipe C." w:date="2015-03-02T17:23:00Z">
        <w:r w:rsidR="00322D2F">
          <w:rPr>
            <w:rFonts w:ascii="Arial" w:hAnsi="Arial" w:cs="Arial"/>
            <w:sz w:val="24"/>
            <w:szCs w:val="24"/>
          </w:rPr>
          <w:t>,</w:t>
        </w:r>
      </w:ins>
      <w:r w:rsidRPr="00FD0F8B">
        <w:rPr>
          <w:rFonts w:ascii="Arial" w:hAnsi="Arial" w:cs="Arial"/>
          <w:sz w:val="24"/>
          <w:szCs w:val="24"/>
        </w:rPr>
        <w:t xml:space="preserve"> por lo general crean una tendencia a tenerle mayor confianza al resultado de un estudio. Si un modelo no es una representación válida de un sistema bajo estudio, los resultados de la simulación, sin importar lo impresionantes que parezcan, proveerán poca información útil sobre el sistema actual.</w:t>
      </w:r>
    </w:p>
    <w:p w14:paraId="2B361839" w14:textId="77777777" w:rsidR="003F7533" w:rsidRPr="00805A9F" w:rsidRDefault="003F7533" w:rsidP="003F7533">
      <w:pPr>
        <w:pStyle w:val="Prrafodelista"/>
        <w:numPr>
          <w:ilvl w:val="0"/>
          <w:numId w:val="9"/>
        </w:numPr>
        <w:jc w:val="both"/>
        <w:rPr>
          <w:rFonts w:ascii="Arial" w:hAnsi="Arial" w:cs="Arial"/>
          <w:sz w:val="24"/>
          <w:szCs w:val="24"/>
        </w:rPr>
      </w:pPr>
      <w:r w:rsidRPr="00805A9F">
        <w:rPr>
          <w:rFonts w:ascii="Arial" w:hAnsi="Arial" w:cs="Arial"/>
          <w:sz w:val="24"/>
          <w:szCs w:val="24"/>
        </w:rPr>
        <w:t xml:space="preserve">En algunos estudios, tanto la simulación como los modelos analíticos podrían ser útiles. En particular, la simulación puede usarse para chequear </w:t>
      </w:r>
      <w:r w:rsidRPr="00805A9F">
        <w:rPr>
          <w:rFonts w:ascii="Arial" w:hAnsi="Arial" w:cs="Arial"/>
          <w:sz w:val="24"/>
          <w:szCs w:val="24"/>
        </w:rPr>
        <w:lastRenderedPageBreak/>
        <w:t>la validez de suposiciones necesarias en un modelo analítico. Por otro lado, un modelo analítico puede sugerir alternativas razonables para investigar en un estudio de simulación.</w:t>
      </w:r>
    </w:p>
    <w:p w14:paraId="554C0E62" w14:textId="77777777" w:rsidR="003F7533" w:rsidRPr="00322D2F" w:rsidRDefault="003F7533" w:rsidP="003F7533">
      <w:pPr>
        <w:jc w:val="both"/>
        <w:rPr>
          <w:rFonts w:ascii="Arial" w:hAnsi="Arial" w:cs="Arial"/>
          <w:b/>
          <w:sz w:val="24"/>
          <w:szCs w:val="24"/>
          <w:rPrChange w:id="154" w:author="Felipe C." w:date="2015-03-02T17:23:00Z">
            <w:rPr>
              <w:rFonts w:ascii="Arial" w:hAnsi="Arial" w:cs="Arial"/>
              <w:sz w:val="24"/>
              <w:szCs w:val="24"/>
            </w:rPr>
          </w:rPrChange>
        </w:rPr>
      </w:pPr>
      <w:r w:rsidRPr="00322D2F">
        <w:rPr>
          <w:rFonts w:ascii="Arial" w:hAnsi="Arial" w:cs="Arial"/>
          <w:b/>
          <w:sz w:val="24"/>
          <w:szCs w:val="24"/>
          <w:rPrChange w:id="155" w:author="Felipe C." w:date="2015-03-02T17:23:00Z">
            <w:rPr>
              <w:rFonts w:ascii="Arial" w:hAnsi="Arial" w:cs="Arial"/>
              <w:sz w:val="24"/>
              <w:szCs w:val="24"/>
            </w:rPr>
          </w:rPrChange>
        </w:rPr>
        <w:t>Riesgos al momento de realizar una Simulación</w:t>
      </w:r>
    </w:p>
    <w:p w14:paraId="61D0B0F9" w14:textId="77777777" w:rsidR="003F7533" w:rsidRPr="00805A9F" w:rsidRDefault="003F7533" w:rsidP="003F7533">
      <w:pPr>
        <w:jc w:val="both"/>
        <w:rPr>
          <w:rFonts w:ascii="Arial" w:hAnsi="Arial" w:cs="Arial"/>
          <w:sz w:val="24"/>
          <w:szCs w:val="24"/>
        </w:rPr>
      </w:pPr>
      <w:r w:rsidRPr="00805A9F">
        <w:rPr>
          <w:rFonts w:ascii="Arial" w:hAnsi="Arial" w:cs="Arial"/>
          <w:sz w:val="24"/>
          <w:szCs w:val="24"/>
        </w:rPr>
        <w:t>Asumiendo que se ha tomado una decisión prudente de utilizar la simulación,</w:t>
      </w:r>
      <w:r w:rsidR="00805A9F">
        <w:rPr>
          <w:rFonts w:ascii="Arial" w:hAnsi="Arial" w:cs="Arial"/>
          <w:sz w:val="24"/>
          <w:szCs w:val="24"/>
        </w:rPr>
        <w:t xml:space="preserve"> por facilidad de uso,</w:t>
      </w:r>
      <w:r w:rsidRPr="00805A9F">
        <w:rPr>
          <w:rFonts w:ascii="Arial" w:hAnsi="Arial" w:cs="Arial"/>
          <w:sz w:val="24"/>
          <w:szCs w:val="24"/>
        </w:rPr>
        <w:t xml:space="preserve"> existen varios riesgos a lo largo del camino hacia la terminación exitosa de un estudio de simulación</w:t>
      </w:r>
      <w:r w:rsidR="00805A9F" w:rsidRPr="00805A9F">
        <w:rPr>
          <w:rFonts w:ascii="Arial" w:hAnsi="Arial" w:cs="Arial"/>
          <w:sz w:val="24"/>
          <w:szCs w:val="24"/>
        </w:rPr>
        <w:t xml:space="preserve"> que deben ser tomados en cuenta</w:t>
      </w:r>
      <w:r w:rsidRPr="00805A9F">
        <w:rPr>
          <w:rFonts w:ascii="Arial" w:hAnsi="Arial" w:cs="Arial"/>
          <w:sz w:val="24"/>
          <w:szCs w:val="24"/>
        </w:rPr>
        <w:t>. Estos riesgos son:</w:t>
      </w:r>
    </w:p>
    <w:p w14:paraId="1E222576" w14:textId="77777777" w:rsidR="003F7533" w:rsidRPr="00805A9F" w:rsidRDefault="00805A9F" w:rsidP="003F7533">
      <w:pPr>
        <w:pStyle w:val="Prrafodelista"/>
        <w:numPr>
          <w:ilvl w:val="0"/>
          <w:numId w:val="10"/>
        </w:numPr>
        <w:jc w:val="both"/>
        <w:rPr>
          <w:rFonts w:ascii="Arial" w:hAnsi="Arial" w:cs="Arial"/>
          <w:sz w:val="24"/>
          <w:szCs w:val="24"/>
        </w:rPr>
      </w:pPr>
      <w:r>
        <w:rPr>
          <w:rFonts w:ascii="Arial" w:hAnsi="Arial" w:cs="Arial"/>
          <w:sz w:val="24"/>
          <w:szCs w:val="24"/>
        </w:rPr>
        <w:t>Los</w:t>
      </w:r>
      <w:r w:rsidR="003F7533" w:rsidRPr="00805A9F">
        <w:rPr>
          <w:rFonts w:ascii="Arial" w:hAnsi="Arial" w:cs="Arial"/>
          <w:sz w:val="24"/>
          <w:szCs w:val="24"/>
        </w:rPr>
        <w:t xml:space="preserve"> objetivos </w:t>
      </w:r>
      <w:r>
        <w:rPr>
          <w:rFonts w:ascii="Arial" w:hAnsi="Arial" w:cs="Arial"/>
          <w:sz w:val="24"/>
          <w:szCs w:val="24"/>
        </w:rPr>
        <w:t xml:space="preserve">no estan </w:t>
      </w:r>
      <w:r w:rsidR="003F7533" w:rsidRPr="00805A9F">
        <w:rPr>
          <w:rFonts w:ascii="Arial" w:hAnsi="Arial" w:cs="Arial"/>
          <w:sz w:val="24"/>
          <w:szCs w:val="24"/>
        </w:rPr>
        <w:t>bien definidos al comienzo del estudio de</w:t>
      </w:r>
      <w:ins w:id="156" w:author="Felipe C." w:date="2015-03-02T17:23:00Z">
        <w:r w:rsidR="00322D2F">
          <w:rPr>
            <w:rFonts w:ascii="Arial" w:hAnsi="Arial" w:cs="Arial"/>
            <w:sz w:val="24"/>
            <w:szCs w:val="24"/>
          </w:rPr>
          <w:t xml:space="preserve"> la</w:t>
        </w:r>
      </w:ins>
      <w:r w:rsidR="003F7533" w:rsidRPr="00805A9F">
        <w:rPr>
          <w:rFonts w:ascii="Arial" w:hAnsi="Arial" w:cs="Arial"/>
          <w:sz w:val="24"/>
          <w:szCs w:val="24"/>
        </w:rPr>
        <w:t xml:space="preserve"> simulación.</w:t>
      </w:r>
    </w:p>
    <w:p w14:paraId="1F03F404" w14:textId="77777777" w:rsidR="003F7533" w:rsidRPr="00805A9F" w:rsidRDefault="003F7533" w:rsidP="003F7533">
      <w:pPr>
        <w:pStyle w:val="Prrafodelista"/>
        <w:numPr>
          <w:ilvl w:val="0"/>
          <w:numId w:val="10"/>
        </w:numPr>
        <w:jc w:val="both"/>
        <w:rPr>
          <w:rFonts w:ascii="Arial" w:hAnsi="Arial" w:cs="Arial"/>
          <w:sz w:val="24"/>
          <w:szCs w:val="24"/>
        </w:rPr>
      </w:pPr>
      <w:r w:rsidRPr="00805A9F">
        <w:rPr>
          <w:rFonts w:ascii="Arial" w:hAnsi="Arial" w:cs="Arial"/>
          <w:sz w:val="24"/>
          <w:szCs w:val="24"/>
        </w:rPr>
        <w:t>Inapropiado nivel de detalle del modelo.</w:t>
      </w:r>
    </w:p>
    <w:p w14:paraId="75B4F040" w14:textId="77777777" w:rsidR="003F7533" w:rsidRPr="00805A9F" w:rsidRDefault="003F7533" w:rsidP="003F7533">
      <w:pPr>
        <w:pStyle w:val="Prrafodelista"/>
        <w:numPr>
          <w:ilvl w:val="0"/>
          <w:numId w:val="10"/>
        </w:numPr>
        <w:jc w:val="both"/>
        <w:rPr>
          <w:rFonts w:ascii="Arial" w:hAnsi="Arial" w:cs="Arial"/>
          <w:sz w:val="24"/>
          <w:szCs w:val="24"/>
        </w:rPr>
      </w:pPr>
      <w:r w:rsidRPr="00805A9F">
        <w:rPr>
          <w:rFonts w:ascii="Arial" w:hAnsi="Arial" w:cs="Arial"/>
          <w:sz w:val="24"/>
          <w:szCs w:val="24"/>
        </w:rPr>
        <w:t>Tratar un estudio de simulación como si éste fuera principalmente un ejercicio complicado de programación.</w:t>
      </w:r>
    </w:p>
    <w:p w14:paraId="3971CD4C" w14:textId="77777777" w:rsidR="003F7533" w:rsidRPr="00805A9F" w:rsidRDefault="003F7533" w:rsidP="003F7533">
      <w:pPr>
        <w:pStyle w:val="Prrafodelista"/>
        <w:numPr>
          <w:ilvl w:val="0"/>
          <w:numId w:val="10"/>
        </w:numPr>
        <w:jc w:val="both"/>
        <w:rPr>
          <w:rFonts w:ascii="Arial" w:hAnsi="Arial" w:cs="Arial"/>
          <w:sz w:val="24"/>
          <w:szCs w:val="24"/>
        </w:rPr>
      </w:pPr>
      <w:r w:rsidRPr="00805A9F">
        <w:rPr>
          <w:rFonts w:ascii="Arial" w:hAnsi="Arial" w:cs="Arial"/>
          <w:sz w:val="24"/>
          <w:szCs w:val="24"/>
        </w:rPr>
        <w:t>Usar software de simulación comercial que puede contener errores o cuyas sentencias pueden no estar bien documentadas y pueden no implementar la lógica de modelado deseada.</w:t>
      </w:r>
    </w:p>
    <w:p w14:paraId="5DDDB4CC" w14:textId="77777777" w:rsidR="003F7533" w:rsidRPr="00805A9F" w:rsidRDefault="003F7533" w:rsidP="003F7533">
      <w:pPr>
        <w:pStyle w:val="Prrafodelista"/>
        <w:numPr>
          <w:ilvl w:val="0"/>
          <w:numId w:val="10"/>
        </w:numPr>
        <w:jc w:val="both"/>
        <w:rPr>
          <w:rFonts w:ascii="Arial" w:hAnsi="Arial" w:cs="Arial"/>
          <w:sz w:val="24"/>
          <w:szCs w:val="24"/>
        </w:rPr>
      </w:pPr>
      <w:r w:rsidRPr="00805A9F">
        <w:rPr>
          <w:rFonts w:ascii="Arial" w:hAnsi="Arial" w:cs="Arial"/>
          <w:sz w:val="24"/>
          <w:szCs w:val="24"/>
        </w:rPr>
        <w:t>Fallar en no tener en cuenta correctamente los orígenes de la aleatoriedad en el sistema actual.</w:t>
      </w:r>
    </w:p>
    <w:p w14:paraId="1D6DEE4C" w14:textId="77777777" w:rsidR="003F7533" w:rsidRPr="00805A9F" w:rsidRDefault="003F7533" w:rsidP="003F7533">
      <w:pPr>
        <w:pStyle w:val="Prrafodelista"/>
        <w:numPr>
          <w:ilvl w:val="0"/>
          <w:numId w:val="10"/>
        </w:numPr>
        <w:jc w:val="both"/>
        <w:rPr>
          <w:rFonts w:ascii="Arial" w:hAnsi="Arial" w:cs="Arial"/>
          <w:sz w:val="24"/>
          <w:szCs w:val="24"/>
        </w:rPr>
      </w:pPr>
      <w:r w:rsidRPr="00805A9F">
        <w:rPr>
          <w:rFonts w:ascii="Arial" w:hAnsi="Arial" w:cs="Arial"/>
          <w:sz w:val="24"/>
          <w:szCs w:val="24"/>
        </w:rPr>
        <w:t>Analizar los datos de salida de una corrida de simulación usando fórmulas estadísticas que suponen independencia.</w:t>
      </w:r>
    </w:p>
    <w:p w14:paraId="1D5B9A93" w14:textId="77777777" w:rsidR="003F7533" w:rsidRPr="00805A9F" w:rsidRDefault="003F7533" w:rsidP="003F7533">
      <w:pPr>
        <w:pStyle w:val="Prrafodelista"/>
        <w:numPr>
          <w:ilvl w:val="0"/>
          <w:numId w:val="10"/>
        </w:numPr>
        <w:jc w:val="both"/>
        <w:rPr>
          <w:rFonts w:ascii="Arial" w:hAnsi="Arial" w:cs="Arial"/>
          <w:sz w:val="24"/>
          <w:szCs w:val="24"/>
        </w:rPr>
      </w:pPr>
      <w:r w:rsidRPr="00805A9F">
        <w:rPr>
          <w:rFonts w:ascii="Arial" w:hAnsi="Arial" w:cs="Arial"/>
          <w:sz w:val="24"/>
          <w:szCs w:val="24"/>
        </w:rPr>
        <w:t>Realizar una repetición simple de un diseño de sistema particular y tratar las estadísticas de salida como las “respuestas reales”.</w:t>
      </w:r>
    </w:p>
    <w:p w14:paraId="5E45BF62" w14:textId="77777777" w:rsidR="003F7533" w:rsidRPr="00805A9F" w:rsidRDefault="003F7533" w:rsidP="003F7533">
      <w:pPr>
        <w:pStyle w:val="Prrafodelista"/>
        <w:numPr>
          <w:ilvl w:val="0"/>
          <w:numId w:val="10"/>
        </w:numPr>
        <w:jc w:val="both"/>
        <w:rPr>
          <w:rFonts w:ascii="Arial" w:hAnsi="Arial" w:cs="Arial"/>
          <w:sz w:val="24"/>
          <w:szCs w:val="24"/>
        </w:rPr>
      </w:pPr>
      <w:r w:rsidRPr="00805A9F">
        <w:rPr>
          <w:rFonts w:ascii="Arial" w:hAnsi="Arial" w:cs="Arial"/>
          <w:sz w:val="24"/>
          <w:szCs w:val="24"/>
        </w:rPr>
        <w:t>Comparar diseños de sistemas alternativos sobre la base de una repetición para cada diseño.</w:t>
      </w:r>
      <w:ins w:id="157" w:author="Felipe C." w:date="2015-03-02T17:24:00Z">
        <w:r w:rsidR="00322D2F">
          <w:rPr>
            <w:rFonts w:ascii="Arial" w:hAnsi="Arial" w:cs="Arial"/>
            <w:sz w:val="24"/>
            <w:szCs w:val="24"/>
          </w:rPr>
          <w:t xml:space="preserve">  ****</w:t>
        </w:r>
      </w:ins>
    </w:p>
    <w:p w14:paraId="34CC0578" w14:textId="77777777" w:rsidR="00921FC9" w:rsidRPr="00805A9F" w:rsidRDefault="00921FC9" w:rsidP="00921FC9">
      <w:pPr>
        <w:jc w:val="both"/>
        <w:rPr>
          <w:rFonts w:ascii="Arial" w:hAnsi="Arial" w:cs="Arial"/>
          <w:b/>
          <w:sz w:val="24"/>
          <w:szCs w:val="24"/>
        </w:rPr>
      </w:pPr>
      <w:r w:rsidRPr="00805A9F">
        <w:rPr>
          <w:rFonts w:ascii="Arial" w:hAnsi="Arial" w:cs="Arial"/>
          <w:b/>
          <w:sz w:val="24"/>
          <w:szCs w:val="24"/>
        </w:rPr>
        <w:t>Fundamento de Redes</w:t>
      </w:r>
      <w:r w:rsidR="00F06F45" w:rsidRPr="00805A9F">
        <w:rPr>
          <w:rFonts w:ascii="Arial" w:hAnsi="Arial" w:cs="Arial"/>
          <w:b/>
          <w:sz w:val="24"/>
          <w:szCs w:val="24"/>
        </w:rPr>
        <w:t>.</w:t>
      </w:r>
    </w:p>
    <w:p w14:paraId="11FA9188" w14:textId="77777777" w:rsidR="00F06F45" w:rsidRPr="00805A9F" w:rsidRDefault="00805A9F" w:rsidP="00921FC9">
      <w:pPr>
        <w:jc w:val="both"/>
        <w:rPr>
          <w:rFonts w:ascii="Arial" w:hAnsi="Arial" w:cs="Arial"/>
          <w:i/>
          <w:sz w:val="24"/>
          <w:szCs w:val="24"/>
        </w:rPr>
      </w:pPr>
      <w:r>
        <w:rPr>
          <w:rFonts w:ascii="Arial" w:hAnsi="Arial" w:cs="Arial"/>
          <w:i/>
          <w:sz w:val="24"/>
          <w:szCs w:val="24"/>
        </w:rPr>
        <w:t>“</w:t>
      </w:r>
      <w:r w:rsidR="00F06F45" w:rsidRPr="00805A9F">
        <w:rPr>
          <w:rFonts w:ascii="Arial" w:hAnsi="Arial" w:cs="Arial"/>
          <w:i/>
          <w:sz w:val="24"/>
          <w:szCs w:val="24"/>
        </w:rPr>
        <w:t>La correcta planeación de una red de transporte influye en tres aspectos principales del sistema:</w:t>
      </w:r>
    </w:p>
    <w:p w14:paraId="54ADC614" w14:textId="77777777" w:rsidR="00F06F45" w:rsidRPr="00805A9F" w:rsidRDefault="00F06F45" w:rsidP="00F06F45">
      <w:pPr>
        <w:pStyle w:val="Prrafodelista"/>
        <w:numPr>
          <w:ilvl w:val="0"/>
          <w:numId w:val="3"/>
        </w:numPr>
        <w:jc w:val="both"/>
        <w:rPr>
          <w:rFonts w:ascii="Arial" w:hAnsi="Arial" w:cs="Arial"/>
          <w:i/>
          <w:sz w:val="24"/>
          <w:szCs w:val="24"/>
        </w:rPr>
      </w:pPr>
      <w:r w:rsidRPr="00805A9F">
        <w:rPr>
          <w:rFonts w:ascii="Arial" w:hAnsi="Arial" w:cs="Arial"/>
          <w:i/>
          <w:sz w:val="24"/>
          <w:szCs w:val="24"/>
        </w:rPr>
        <w:t>En el desempeño</w:t>
      </w:r>
    </w:p>
    <w:p w14:paraId="2994C588" w14:textId="77777777" w:rsidR="00F06F45" w:rsidRPr="00805A9F" w:rsidRDefault="00F06F45" w:rsidP="00F06F45">
      <w:pPr>
        <w:pStyle w:val="Prrafodelista"/>
        <w:numPr>
          <w:ilvl w:val="0"/>
          <w:numId w:val="3"/>
        </w:numPr>
        <w:jc w:val="both"/>
        <w:rPr>
          <w:rFonts w:ascii="Arial" w:hAnsi="Arial" w:cs="Arial"/>
          <w:i/>
          <w:sz w:val="24"/>
          <w:szCs w:val="24"/>
        </w:rPr>
      </w:pPr>
      <w:r w:rsidRPr="00805A9F">
        <w:rPr>
          <w:rFonts w:ascii="Arial" w:hAnsi="Arial" w:cs="Arial"/>
          <w:i/>
          <w:sz w:val="24"/>
          <w:szCs w:val="24"/>
        </w:rPr>
        <w:t>En la atracción de usuarios</w:t>
      </w:r>
    </w:p>
    <w:p w14:paraId="4B6ACB32" w14:textId="77777777" w:rsidR="00F06F45" w:rsidRPr="00805A9F" w:rsidRDefault="00F06F45" w:rsidP="00F06F45">
      <w:pPr>
        <w:pStyle w:val="Prrafodelista"/>
        <w:numPr>
          <w:ilvl w:val="0"/>
          <w:numId w:val="3"/>
        </w:numPr>
        <w:jc w:val="both"/>
        <w:rPr>
          <w:rFonts w:ascii="Arial" w:hAnsi="Arial" w:cs="Arial"/>
          <w:i/>
          <w:sz w:val="24"/>
          <w:szCs w:val="24"/>
        </w:rPr>
      </w:pPr>
      <w:r w:rsidRPr="00805A9F">
        <w:rPr>
          <w:rFonts w:ascii="Arial" w:hAnsi="Arial" w:cs="Arial"/>
          <w:i/>
          <w:sz w:val="24"/>
          <w:szCs w:val="24"/>
        </w:rPr>
        <w:t>En la operación</w:t>
      </w:r>
    </w:p>
    <w:p w14:paraId="5B02205E" w14:textId="77777777" w:rsidR="00F06F45" w:rsidRPr="00805A9F" w:rsidRDefault="00F06F45" w:rsidP="00F06F45">
      <w:pPr>
        <w:jc w:val="both"/>
        <w:rPr>
          <w:rFonts w:ascii="Arial" w:hAnsi="Arial" w:cs="Arial"/>
          <w:i/>
          <w:sz w:val="24"/>
          <w:szCs w:val="24"/>
        </w:rPr>
      </w:pPr>
      <w:r w:rsidRPr="00805A9F">
        <w:rPr>
          <w:rFonts w:ascii="Arial" w:hAnsi="Arial" w:cs="Arial"/>
          <w:i/>
          <w:sz w:val="24"/>
          <w:szCs w:val="24"/>
        </w:rPr>
        <w:t>Esto obliga a cumplir con tres metas principales al diseñar nuestra red, siendo éstas:</w:t>
      </w:r>
    </w:p>
    <w:p w14:paraId="7BA0A2DE" w14:textId="77777777" w:rsidR="00F06F45" w:rsidRPr="00805A9F" w:rsidRDefault="00F06F45" w:rsidP="00F06F45">
      <w:pPr>
        <w:pStyle w:val="Prrafodelista"/>
        <w:numPr>
          <w:ilvl w:val="0"/>
          <w:numId w:val="4"/>
        </w:numPr>
        <w:jc w:val="both"/>
        <w:rPr>
          <w:rFonts w:ascii="Arial" w:hAnsi="Arial" w:cs="Arial"/>
          <w:i/>
          <w:sz w:val="24"/>
          <w:szCs w:val="24"/>
        </w:rPr>
      </w:pPr>
      <w:r w:rsidRPr="00805A9F">
        <w:rPr>
          <w:rFonts w:ascii="Arial" w:hAnsi="Arial" w:cs="Arial"/>
          <w:i/>
          <w:sz w:val="24"/>
          <w:szCs w:val="24"/>
        </w:rPr>
        <w:t>Transportar al máximo número de pasajeros</w:t>
      </w:r>
    </w:p>
    <w:p w14:paraId="5C950DFE" w14:textId="77777777" w:rsidR="00F06F45" w:rsidRPr="00805A9F" w:rsidRDefault="00F06F45" w:rsidP="00F06F45">
      <w:pPr>
        <w:pStyle w:val="Prrafodelista"/>
        <w:numPr>
          <w:ilvl w:val="0"/>
          <w:numId w:val="4"/>
        </w:numPr>
        <w:jc w:val="both"/>
        <w:rPr>
          <w:rFonts w:ascii="Arial" w:hAnsi="Arial" w:cs="Arial"/>
          <w:i/>
          <w:sz w:val="24"/>
          <w:szCs w:val="24"/>
        </w:rPr>
      </w:pPr>
      <w:r w:rsidRPr="00805A9F">
        <w:rPr>
          <w:rFonts w:ascii="Arial" w:hAnsi="Arial" w:cs="Arial"/>
          <w:i/>
          <w:sz w:val="24"/>
          <w:szCs w:val="24"/>
        </w:rPr>
        <w:t>Lograr la máxima eficiencia operativa y con ello buscar los costos mínimos para un determinado nivel de desempeño</w:t>
      </w:r>
    </w:p>
    <w:p w14:paraId="5D46A01D" w14:textId="77777777" w:rsidR="00F06F45" w:rsidRPr="00805A9F" w:rsidRDefault="00F06F45" w:rsidP="00F06F45">
      <w:pPr>
        <w:pStyle w:val="Prrafodelista"/>
        <w:numPr>
          <w:ilvl w:val="0"/>
          <w:numId w:val="4"/>
        </w:numPr>
        <w:jc w:val="both"/>
        <w:rPr>
          <w:rFonts w:ascii="Arial" w:hAnsi="Arial" w:cs="Arial"/>
          <w:i/>
          <w:sz w:val="24"/>
          <w:szCs w:val="24"/>
        </w:rPr>
      </w:pPr>
      <w:r w:rsidRPr="00805A9F">
        <w:rPr>
          <w:rFonts w:ascii="Arial" w:hAnsi="Arial" w:cs="Arial"/>
          <w:i/>
          <w:sz w:val="24"/>
          <w:szCs w:val="24"/>
        </w:rPr>
        <w:lastRenderedPageBreak/>
        <w:t>Tener presente los impactos que se inducen en los</w:t>
      </w:r>
      <w:r w:rsidR="001E2701" w:rsidRPr="00805A9F">
        <w:rPr>
          <w:rFonts w:ascii="Arial" w:hAnsi="Arial" w:cs="Arial"/>
          <w:i/>
          <w:sz w:val="24"/>
          <w:szCs w:val="24"/>
        </w:rPr>
        <w:t xml:space="preserve"> patrones de uso de suelo así como en las metas sociales que la comunidad busca cumplir</w:t>
      </w:r>
    </w:p>
    <w:p w14:paraId="79796660" w14:textId="77777777" w:rsidR="001E2701" w:rsidRPr="00805A9F" w:rsidRDefault="001E2701" w:rsidP="001E2701">
      <w:pPr>
        <w:jc w:val="both"/>
        <w:rPr>
          <w:rFonts w:ascii="Arial" w:hAnsi="Arial" w:cs="Arial"/>
          <w:i/>
          <w:sz w:val="24"/>
          <w:szCs w:val="24"/>
        </w:rPr>
      </w:pPr>
      <w:r w:rsidRPr="00805A9F">
        <w:rPr>
          <w:rFonts w:ascii="Arial" w:hAnsi="Arial" w:cs="Arial"/>
          <w:i/>
          <w:sz w:val="24"/>
          <w:szCs w:val="24"/>
        </w:rPr>
        <w:t>Estructura física de la red</w:t>
      </w:r>
    </w:p>
    <w:p w14:paraId="41597C04" w14:textId="77777777" w:rsidR="001E2701" w:rsidRPr="00805A9F" w:rsidRDefault="0017460A" w:rsidP="001E2701">
      <w:pPr>
        <w:jc w:val="both"/>
        <w:rPr>
          <w:rFonts w:ascii="Arial" w:hAnsi="Arial" w:cs="Arial"/>
          <w:i/>
          <w:sz w:val="24"/>
          <w:szCs w:val="24"/>
        </w:rPr>
      </w:pPr>
      <w:r w:rsidRPr="00805A9F">
        <w:rPr>
          <w:rFonts w:ascii="Arial" w:hAnsi="Arial" w:cs="Arial"/>
          <w:i/>
          <w:sz w:val="24"/>
          <w:szCs w:val="24"/>
        </w:rPr>
        <w:t>Un sistema de transporte se encuentra integrado por una variedad de líneas y rutas que en su conjunto conforman a la red</w:t>
      </w:r>
      <w:r w:rsidR="005630D9" w:rsidRPr="00805A9F">
        <w:rPr>
          <w:rFonts w:ascii="Arial" w:hAnsi="Arial" w:cs="Arial"/>
          <w:i/>
          <w:sz w:val="24"/>
          <w:szCs w:val="24"/>
        </w:rPr>
        <w:t xml:space="preserve"> de transporte de una ciudad. Es por ello que primeramente se tratará la estructura física de las rutas y posteriormente la conjunción de rutas en la red.</w:t>
      </w:r>
    </w:p>
    <w:p w14:paraId="20F78B22" w14:textId="77777777" w:rsidR="005630D9" w:rsidRPr="00805A9F" w:rsidRDefault="005D35E9" w:rsidP="001E2701">
      <w:pPr>
        <w:jc w:val="both"/>
        <w:rPr>
          <w:rFonts w:ascii="Arial" w:hAnsi="Arial" w:cs="Arial"/>
          <w:i/>
          <w:sz w:val="24"/>
          <w:szCs w:val="24"/>
        </w:rPr>
      </w:pPr>
      <w:r w:rsidRPr="00805A9F">
        <w:rPr>
          <w:rFonts w:ascii="Arial" w:hAnsi="Arial" w:cs="Arial"/>
          <w:i/>
          <w:sz w:val="24"/>
          <w:szCs w:val="24"/>
        </w:rPr>
        <w:t>Estructura física de las rutas.</w:t>
      </w:r>
    </w:p>
    <w:p w14:paraId="53A15D7C" w14:textId="77777777" w:rsidR="005D35E9" w:rsidRPr="00805A9F" w:rsidRDefault="005D35E9" w:rsidP="001E2701">
      <w:pPr>
        <w:jc w:val="both"/>
        <w:rPr>
          <w:rFonts w:ascii="Arial" w:hAnsi="Arial" w:cs="Arial"/>
          <w:i/>
          <w:sz w:val="24"/>
          <w:szCs w:val="24"/>
        </w:rPr>
      </w:pPr>
      <w:r w:rsidRPr="00805A9F">
        <w:rPr>
          <w:rFonts w:ascii="Arial" w:hAnsi="Arial" w:cs="Arial"/>
          <w:i/>
          <w:sz w:val="24"/>
          <w:szCs w:val="24"/>
        </w:rPr>
        <w:t>Se pueden distinguir 5 tipos fundamentales de rutas:</w:t>
      </w:r>
    </w:p>
    <w:p w14:paraId="708C387C" w14:textId="77777777" w:rsidR="005D35E9" w:rsidRPr="00805A9F" w:rsidRDefault="005D35E9" w:rsidP="001E2701">
      <w:pPr>
        <w:jc w:val="both"/>
        <w:rPr>
          <w:rFonts w:ascii="Arial" w:hAnsi="Arial" w:cs="Arial"/>
          <w:i/>
          <w:sz w:val="24"/>
          <w:szCs w:val="24"/>
        </w:rPr>
      </w:pPr>
      <w:r w:rsidRPr="00805A9F">
        <w:rPr>
          <w:rFonts w:ascii="Arial" w:hAnsi="Arial" w:cs="Arial"/>
          <w:i/>
          <w:sz w:val="24"/>
          <w:szCs w:val="24"/>
        </w:rPr>
        <w:t xml:space="preserve">Radiales. Es el tipo común y un gran número de ciudades se han desarrollado en función de este tipo de rutas. Predominan en ciudades pequeñas y medias al estar la mayor parte de sus viajes canalizados a un centro de actividades o centro histórico. En ciudades mayores a 300,000 habitantes este tipo de rutas empieza a ser insuficiente ya que concentra los movimientos y no considera las necesidades </w:t>
      </w:r>
      <w:del w:id="158" w:author="Felipe C." w:date="2015-03-02T17:26:00Z">
        <w:r w:rsidRPr="00805A9F" w:rsidDel="00322D2F">
          <w:rPr>
            <w:rFonts w:ascii="Arial" w:hAnsi="Arial" w:cs="Arial"/>
            <w:i/>
            <w:sz w:val="24"/>
            <w:szCs w:val="24"/>
          </w:rPr>
          <w:delText xml:space="preserve">las necesidades </w:delText>
        </w:r>
      </w:del>
      <w:r w:rsidRPr="00805A9F">
        <w:rPr>
          <w:rFonts w:ascii="Arial" w:hAnsi="Arial" w:cs="Arial"/>
          <w:i/>
          <w:sz w:val="24"/>
          <w:szCs w:val="24"/>
        </w:rPr>
        <w:t>que se presentan entre otras áreas urbanas. Esto induce a que la distribución del servicio se encuentre limitada a ciertas áreas de la ciudad y concentre las terminales en las zonas de mayor densidad.</w:t>
      </w:r>
    </w:p>
    <w:p w14:paraId="4E5FD01A" w14:textId="77777777" w:rsidR="005D35E9" w:rsidRPr="00805A9F" w:rsidRDefault="005D35E9" w:rsidP="001E2701">
      <w:pPr>
        <w:jc w:val="both"/>
        <w:rPr>
          <w:rFonts w:ascii="Arial" w:hAnsi="Arial" w:cs="Arial"/>
          <w:i/>
          <w:sz w:val="24"/>
          <w:szCs w:val="24"/>
        </w:rPr>
      </w:pPr>
      <w:r w:rsidRPr="00805A9F">
        <w:rPr>
          <w:rFonts w:ascii="Arial" w:hAnsi="Arial" w:cs="Arial"/>
          <w:i/>
          <w:sz w:val="24"/>
          <w:szCs w:val="24"/>
        </w:rPr>
        <w:t>Diametrales. Por lo general, al desarrollarse la red de transporte y crecer la ciudad, un primer ajuste que se realiza es la conexión de dos rutas radiales, mismas que conforman una nueva ruta que pasa por el centro y conecta dos extremos de la ciudad.</w:t>
      </w:r>
    </w:p>
    <w:p w14:paraId="4CBF5461" w14:textId="77777777" w:rsidR="005D35E9" w:rsidRPr="00805A9F" w:rsidRDefault="005D35E9" w:rsidP="001E2701">
      <w:pPr>
        <w:jc w:val="both"/>
        <w:rPr>
          <w:rFonts w:ascii="Arial" w:hAnsi="Arial" w:cs="Arial"/>
          <w:i/>
          <w:sz w:val="24"/>
          <w:szCs w:val="24"/>
        </w:rPr>
      </w:pPr>
      <w:r w:rsidRPr="00805A9F">
        <w:rPr>
          <w:rFonts w:ascii="Arial" w:hAnsi="Arial" w:cs="Arial"/>
          <w:i/>
          <w:sz w:val="24"/>
          <w:szCs w:val="24"/>
        </w:rPr>
        <w:t>Con esta conexión se logra una mejor distribución del servicio y evita la concentración de terminales en los centros históricos o de actividades, lográndose una mayor eficiencia. Sin embargo, se debe tener presente la necesidad de que exista un balance en la demanda a ambos extremos de la ruta ya que en caso contrario la operación y la asignación de oferta se dificulta con las consecuentes desbalances en la relación oferta-demanda. Asimismo, la longitud de la ruta puede ocasionar demoras y cargas desbalanceadas.</w:t>
      </w:r>
    </w:p>
    <w:p w14:paraId="6314EC65" w14:textId="77777777" w:rsidR="008676E7" w:rsidRPr="00805A9F" w:rsidRDefault="008676E7" w:rsidP="001E2701">
      <w:pPr>
        <w:jc w:val="both"/>
        <w:rPr>
          <w:rFonts w:ascii="Arial" w:hAnsi="Arial" w:cs="Arial"/>
          <w:i/>
          <w:sz w:val="24"/>
          <w:szCs w:val="24"/>
        </w:rPr>
      </w:pPr>
      <w:r w:rsidRPr="00805A9F">
        <w:rPr>
          <w:rFonts w:ascii="Arial" w:hAnsi="Arial" w:cs="Arial"/>
          <w:i/>
          <w:sz w:val="24"/>
          <w:szCs w:val="24"/>
        </w:rPr>
        <w:t>Tangencial. Son rutas que pasan a un lado del centro de actividades o centro histórico de una ciudad. Este tipo de rutas solo es recomendable en las grandes ciudades debido a la menos demanda que ellas presentan. Un ejemplo claro la representa la línea 4 del metro de la Ciudad de México o la Línea 1 del tren ligero de Guadalajara.</w:t>
      </w:r>
    </w:p>
    <w:p w14:paraId="34BDD2C2" w14:textId="77777777" w:rsidR="008676E7" w:rsidRPr="00805A9F" w:rsidRDefault="008676E7" w:rsidP="001E2701">
      <w:pPr>
        <w:jc w:val="both"/>
        <w:rPr>
          <w:rFonts w:ascii="Arial" w:hAnsi="Arial" w:cs="Arial"/>
          <w:i/>
          <w:sz w:val="24"/>
          <w:szCs w:val="24"/>
        </w:rPr>
      </w:pPr>
      <w:r w:rsidRPr="00805A9F">
        <w:rPr>
          <w:rFonts w:ascii="Arial" w:hAnsi="Arial" w:cs="Arial"/>
          <w:i/>
          <w:sz w:val="24"/>
          <w:szCs w:val="24"/>
        </w:rPr>
        <w:t xml:space="preserve">Rutas de lazo en su extremo. Son rutas de configuración radial en las que se presenta un lazo en uno de sus extremos lo que induce a contar con una sola </w:t>
      </w:r>
      <w:r w:rsidRPr="00805A9F">
        <w:rPr>
          <w:rFonts w:ascii="Arial" w:hAnsi="Arial" w:cs="Arial"/>
          <w:i/>
          <w:sz w:val="24"/>
          <w:szCs w:val="24"/>
        </w:rPr>
        <w:lastRenderedPageBreak/>
        <w:t>terminal. Es necesario buscar una coordinación para lograr un mismo intervalo en la porción que conforma el lazo.</w:t>
      </w:r>
    </w:p>
    <w:p w14:paraId="714B1DD0" w14:textId="77777777" w:rsidR="008676E7" w:rsidRPr="00805A9F" w:rsidRDefault="008676E7" w:rsidP="001E2701">
      <w:pPr>
        <w:jc w:val="both"/>
        <w:rPr>
          <w:rFonts w:ascii="Arial" w:hAnsi="Arial" w:cs="Arial"/>
          <w:sz w:val="24"/>
          <w:szCs w:val="24"/>
        </w:rPr>
      </w:pPr>
      <w:r w:rsidRPr="00805A9F">
        <w:rPr>
          <w:rFonts w:ascii="Arial" w:hAnsi="Arial" w:cs="Arial"/>
          <w:i/>
          <w:sz w:val="24"/>
          <w:szCs w:val="24"/>
        </w:rPr>
        <w:t>Circulares. Por lo general, sirven de rutas conectoras con las radiales, permitiendo una mejor distribución de los usuarios así como una mejor utilización del parque vehicular. En este caso, se eliminan las terminales, pero presentan el problema operativo de no poder recuperar tiempos perdidos. A su vez, pueden presentarse rutas en forma de arco o segmentos de círculo que no pasan por el centro de la ciudad</w:t>
      </w:r>
      <w:r w:rsidR="00805A9F" w:rsidRPr="00805A9F">
        <w:rPr>
          <w:rFonts w:ascii="Arial" w:hAnsi="Arial" w:cs="Arial"/>
          <w:i/>
          <w:sz w:val="24"/>
          <w:szCs w:val="24"/>
        </w:rPr>
        <w:t>”</w:t>
      </w:r>
      <w:r w:rsidR="007705BC" w:rsidRPr="00805A9F">
        <w:rPr>
          <w:rFonts w:ascii="Arial" w:hAnsi="Arial" w:cs="Arial"/>
          <w:i/>
          <w:sz w:val="24"/>
          <w:szCs w:val="24"/>
        </w:rPr>
        <w:t xml:space="preserve"> </w:t>
      </w:r>
      <w:r w:rsidR="007705BC" w:rsidRPr="00805A9F">
        <w:rPr>
          <w:rFonts w:ascii="Arial" w:hAnsi="Arial" w:cs="Arial"/>
          <w:sz w:val="24"/>
          <w:szCs w:val="24"/>
        </w:rPr>
        <w:t>(Molinero. 2005:210)</w:t>
      </w:r>
      <w:r w:rsidRPr="00805A9F">
        <w:rPr>
          <w:rFonts w:ascii="Arial" w:hAnsi="Arial" w:cs="Arial"/>
          <w:sz w:val="24"/>
          <w:szCs w:val="24"/>
        </w:rPr>
        <w:t>.</w:t>
      </w:r>
    </w:p>
    <w:p w14:paraId="69C39D63" w14:textId="77777777" w:rsidR="00921FC9" w:rsidRPr="00FC576E" w:rsidRDefault="00921FC9" w:rsidP="00921FC9">
      <w:pPr>
        <w:jc w:val="both"/>
        <w:rPr>
          <w:rFonts w:ascii="Arial" w:hAnsi="Arial" w:cs="Arial"/>
          <w:b/>
          <w:sz w:val="24"/>
          <w:szCs w:val="24"/>
        </w:rPr>
      </w:pPr>
      <w:r w:rsidRPr="00FC576E">
        <w:rPr>
          <w:rFonts w:ascii="Arial" w:hAnsi="Arial" w:cs="Arial"/>
          <w:b/>
          <w:sz w:val="24"/>
          <w:szCs w:val="24"/>
        </w:rPr>
        <w:t>Utilización</w:t>
      </w:r>
      <w:r w:rsidR="00805A9F">
        <w:rPr>
          <w:rFonts w:ascii="Arial" w:hAnsi="Arial" w:cs="Arial"/>
          <w:b/>
          <w:sz w:val="24"/>
          <w:szCs w:val="24"/>
        </w:rPr>
        <w:t xml:space="preserve"> de NetLogo</w:t>
      </w:r>
    </w:p>
    <w:p w14:paraId="1079BD4E" w14:textId="77777777" w:rsidR="0095517E" w:rsidRPr="000F2B57" w:rsidRDefault="00FC576E" w:rsidP="0095517E">
      <w:pPr>
        <w:jc w:val="both"/>
        <w:rPr>
          <w:rFonts w:ascii="Arial" w:hAnsi="Arial" w:cs="Arial"/>
          <w:sz w:val="24"/>
          <w:szCs w:val="24"/>
        </w:rPr>
      </w:pPr>
      <w:r w:rsidRPr="000F2B57">
        <w:rPr>
          <w:rFonts w:ascii="Arial" w:hAnsi="Arial" w:cs="Arial"/>
          <w:i/>
          <w:sz w:val="24"/>
          <w:szCs w:val="24"/>
        </w:rPr>
        <w:t>Netlogo e</w:t>
      </w:r>
      <w:r w:rsidR="0095517E" w:rsidRPr="000F2B57">
        <w:rPr>
          <w:rFonts w:ascii="Arial" w:hAnsi="Arial" w:cs="Arial"/>
          <w:i/>
          <w:sz w:val="24"/>
          <w:szCs w:val="24"/>
        </w:rPr>
        <w:t>s un entorno de modelado programable para simular fenómenos naturales y sociales. Fue escrito por Uri Wilensky en 1999 y ha estado en constante desarrollo desde entonces en el</w:t>
      </w:r>
      <w:r w:rsidR="0095517E" w:rsidRPr="000F2B57">
        <w:rPr>
          <w:rFonts w:ascii="Arial" w:hAnsi="Arial" w:cs="Arial"/>
          <w:sz w:val="24"/>
          <w:szCs w:val="24"/>
        </w:rPr>
        <w:t xml:space="preserve"> </w:t>
      </w:r>
      <w:r w:rsidR="00200A76" w:rsidRPr="000F2B57">
        <w:rPr>
          <w:rFonts w:ascii="Arial" w:hAnsi="Arial" w:cs="Arial"/>
          <w:i/>
          <w:sz w:val="24"/>
          <w:szCs w:val="24"/>
        </w:rPr>
        <w:t>“</w:t>
      </w:r>
      <w:r w:rsidR="0095517E" w:rsidRPr="000F2B57">
        <w:rPr>
          <w:rFonts w:ascii="Arial" w:hAnsi="Arial" w:cs="Arial"/>
          <w:i/>
          <w:sz w:val="24"/>
          <w:szCs w:val="24"/>
        </w:rPr>
        <w:t>Center for Connected Learning and Computer-Based Modeling</w:t>
      </w:r>
      <w:r w:rsidR="000F2B57" w:rsidRPr="000F2B57">
        <w:rPr>
          <w:rFonts w:ascii="Arial" w:hAnsi="Arial" w:cs="Arial"/>
          <w:i/>
          <w:sz w:val="24"/>
          <w:szCs w:val="24"/>
        </w:rPr>
        <w:t>”</w:t>
      </w:r>
      <w:r w:rsidR="000F2B57" w:rsidRPr="000F2B57">
        <w:rPr>
          <w:rStyle w:val="Refdenotaalpie"/>
          <w:rFonts w:ascii="Arial" w:hAnsi="Arial" w:cs="Arial"/>
          <w:sz w:val="24"/>
          <w:szCs w:val="24"/>
        </w:rPr>
        <w:footnoteReference w:id="10"/>
      </w:r>
      <w:r w:rsidR="000F2B57" w:rsidRPr="000F2B57">
        <w:rPr>
          <w:rFonts w:ascii="Arial" w:hAnsi="Arial" w:cs="Arial"/>
          <w:sz w:val="24"/>
          <w:szCs w:val="24"/>
        </w:rPr>
        <w:t>.</w:t>
      </w:r>
    </w:p>
    <w:p w14:paraId="296000C0" w14:textId="77777777" w:rsidR="0095517E" w:rsidRPr="00FF1E98" w:rsidRDefault="0095517E" w:rsidP="0095517E">
      <w:pPr>
        <w:jc w:val="both"/>
        <w:rPr>
          <w:rFonts w:ascii="Arial" w:hAnsi="Arial" w:cs="Arial"/>
          <w:sz w:val="24"/>
          <w:szCs w:val="24"/>
        </w:rPr>
      </w:pPr>
      <w:r w:rsidRPr="00FF1E98">
        <w:rPr>
          <w:rFonts w:ascii="Arial" w:hAnsi="Arial" w:cs="Arial"/>
          <w:sz w:val="24"/>
          <w:szCs w:val="24"/>
        </w:rPr>
        <w:t>Es particularmente adecuada para el modelado de sistemas complejos en desarrollo en el tiempo</w:t>
      </w:r>
      <w:r w:rsidR="000F2B57" w:rsidRPr="00FF1E98">
        <w:rPr>
          <w:rFonts w:ascii="Arial" w:hAnsi="Arial" w:cs="Arial"/>
          <w:sz w:val="24"/>
          <w:szCs w:val="24"/>
        </w:rPr>
        <w:t xml:space="preserve"> esto es a sistemas dinámicos los cuales son claramente sociales, físicos</w:t>
      </w:r>
      <w:ins w:id="159" w:author="Felipe C." w:date="2015-03-02T17:28:00Z">
        <w:r w:rsidR="00322D2F">
          <w:rPr>
            <w:rFonts w:ascii="Arial" w:hAnsi="Arial" w:cs="Arial"/>
            <w:sz w:val="24"/>
            <w:szCs w:val="24"/>
          </w:rPr>
          <w:t>,</w:t>
        </w:r>
      </w:ins>
      <w:r w:rsidR="000F2B57" w:rsidRPr="00FF1E98">
        <w:rPr>
          <w:rFonts w:ascii="Arial" w:hAnsi="Arial" w:cs="Arial"/>
          <w:sz w:val="24"/>
          <w:szCs w:val="24"/>
        </w:rPr>
        <w:t xml:space="preserve"> entre otros</w:t>
      </w:r>
      <w:r w:rsidRPr="00FF1E98">
        <w:rPr>
          <w:rFonts w:ascii="Arial" w:hAnsi="Arial" w:cs="Arial"/>
          <w:sz w:val="24"/>
          <w:szCs w:val="24"/>
        </w:rPr>
        <w:t>. Los modeladores pueden dar instrucciones a cientos o miles de "agentes" todos los que operan de forma independiente</w:t>
      </w:r>
      <w:r w:rsidR="00FF1E98" w:rsidRPr="00FF1E98">
        <w:rPr>
          <w:rFonts w:ascii="Arial" w:hAnsi="Arial" w:cs="Arial"/>
          <w:sz w:val="24"/>
          <w:szCs w:val="24"/>
        </w:rPr>
        <w:t xml:space="preserve"> como ya se hizo mención con las indicaciones que se requieran</w:t>
      </w:r>
      <w:r w:rsidRPr="00FF1E98">
        <w:rPr>
          <w:rFonts w:ascii="Arial" w:hAnsi="Arial" w:cs="Arial"/>
          <w:sz w:val="24"/>
          <w:szCs w:val="24"/>
        </w:rPr>
        <w:t>. Esto hace que sea posible explorar la conexión entre el comportamiento a nivel micro de los individuos y los patrones de nivel macro que surgen de su interacción.</w:t>
      </w:r>
    </w:p>
    <w:p w14:paraId="63098E0E" w14:textId="77777777" w:rsidR="0095517E" w:rsidRPr="00FF1E98" w:rsidRDefault="0095517E" w:rsidP="0095517E">
      <w:pPr>
        <w:jc w:val="both"/>
        <w:rPr>
          <w:rFonts w:ascii="Arial" w:hAnsi="Arial" w:cs="Arial"/>
          <w:sz w:val="24"/>
          <w:szCs w:val="24"/>
        </w:rPr>
      </w:pPr>
      <w:r w:rsidRPr="00FF1E98">
        <w:rPr>
          <w:rFonts w:ascii="Arial" w:hAnsi="Arial" w:cs="Arial"/>
          <w:sz w:val="24"/>
          <w:szCs w:val="24"/>
        </w:rPr>
        <w:t xml:space="preserve">Permite a los </w:t>
      </w:r>
      <w:r w:rsidR="00FF1E98">
        <w:rPr>
          <w:rFonts w:ascii="Arial" w:hAnsi="Arial" w:cs="Arial"/>
          <w:sz w:val="24"/>
          <w:szCs w:val="24"/>
        </w:rPr>
        <w:t>investigado</w:t>
      </w:r>
      <w:ins w:id="160" w:author="Felipe C." w:date="2015-03-02T17:29:00Z">
        <w:r w:rsidR="00322D2F">
          <w:rPr>
            <w:rFonts w:ascii="Arial" w:hAnsi="Arial" w:cs="Arial"/>
            <w:sz w:val="24"/>
            <w:szCs w:val="24"/>
          </w:rPr>
          <w:t>r</w:t>
        </w:r>
      </w:ins>
      <w:r w:rsidR="00FF1E98">
        <w:rPr>
          <w:rFonts w:ascii="Arial" w:hAnsi="Arial" w:cs="Arial"/>
          <w:sz w:val="24"/>
          <w:szCs w:val="24"/>
        </w:rPr>
        <w:t xml:space="preserve">es que lo utilizan, </w:t>
      </w:r>
      <w:r w:rsidRPr="00FF1E98">
        <w:rPr>
          <w:rFonts w:ascii="Arial" w:hAnsi="Arial" w:cs="Arial"/>
          <w:sz w:val="24"/>
          <w:szCs w:val="24"/>
        </w:rPr>
        <w:t>hacer simulaciones abiertas y "jugar" con ellas, la exploración de su comportamiento bajo diversas condiciones</w:t>
      </w:r>
      <w:r w:rsidR="00FF1E98" w:rsidRPr="00FF1E98">
        <w:rPr>
          <w:rFonts w:ascii="Arial" w:hAnsi="Arial" w:cs="Arial"/>
          <w:sz w:val="24"/>
          <w:szCs w:val="24"/>
        </w:rPr>
        <w:t xml:space="preserve"> dadas por el ambiente o los escen</w:t>
      </w:r>
      <w:r w:rsidR="00FF1E98">
        <w:rPr>
          <w:rFonts w:ascii="Arial" w:hAnsi="Arial" w:cs="Arial"/>
          <w:sz w:val="24"/>
          <w:szCs w:val="24"/>
        </w:rPr>
        <w:t>a</w:t>
      </w:r>
      <w:r w:rsidR="00FF1E98" w:rsidRPr="00FF1E98">
        <w:rPr>
          <w:rFonts w:ascii="Arial" w:hAnsi="Arial" w:cs="Arial"/>
          <w:sz w:val="24"/>
          <w:szCs w:val="24"/>
        </w:rPr>
        <w:t>rios  que requiera nuestro programa</w:t>
      </w:r>
      <w:r w:rsidRPr="00FF1E98">
        <w:rPr>
          <w:rFonts w:ascii="Arial" w:hAnsi="Arial" w:cs="Arial"/>
          <w:sz w:val="24"/>
          <w:szCs w:val="24"/>
        </w:rPr>
        <w:t xml:space="preserve">. También es un entorno de edición que permite a los </w:t>
      </w:r>
      <w:r w:rsidR="00FF1E98">
        <w:rPr>
          <w:rFonts w:ascii="Arial" w:hAnsi="Arial" w:cs="Arial"/>
          <w:sz w:val="24"/>
          <w:szCs w:val="24"/>
        </w:rPr>
        <w:t>investigadores</w:t>
      </w:r>
      <w:r w:rsidRPr="00FF1E98">
        <w:rPr>
          <w:rFonts w:ascii="Arial" w:hAnsi="Arial" w:cs="Arial"/>
          <w:sz w:val="24"/>
          <w:szCs w:val="24"/>
        </w:rPr>
        <w:t>, crear sus propios modelos</w:t>
      </w:r>
      <w:r w:rsidR="00FF1E98">
        <w:rPr>
          <w:rFonts w:ascii="Arial" w:hAnsi="Arial" w:cs="Arial"/>
          <w:sz w:val="24"/>
          <w:szCs w:val="24"/>
        </w:rPr>
        <w:t xml:space="preserve"> o modificar los existentes</w:t>
      </w:r>
      <w:r w:rsidR="00FF1E98" w:rsidRPr="00FF1E98">
        <w:rPr>
          <w:rFonts w:ascii="Arial" w:hAnsi="Arial" w:cs="Arial"/>
          <w:sz w:val="24"/>
          <w:szCs w:val="24"/>
        </w:rPr>
        <w:t>.</w:t>
      </w:r>
    </w:p>
    <w:p w14:paraId="009B93CB" w14:textId="77777777" w:rsidR="00607BC9" w:rsidRDefault="0095517E" w:rsidP="0095517E">
      <w:pPr>
        <w:jc w:val="both"/>
        <w:rPr>
          <w:rFonts w:ascii="Arial" w:hAnsi="Arial" w:cs="Arial"/>
          <w:sz w:val="24"/>
          <w:szCs w:val="24"/>
        </w:rPr>
      </w:pPr>
      <w:r w:rsidRPr="00607BC9">
        <w:rPr>
          <w:rFonts w:ascii="Arial" w:hAnsi="Arial" w:cs="Arial"/>
          <w:sz w:val="24"/>
          <w:szCs w:val="24"/>
        </w:rPr>
        <w:t>Tiene una extensa documentación y t</w:t>
      </w:r>
      <w:r w:rsidR="00607BC9">
        <w:rPr>
          <w:rFonts w:ascii="Arial" w:hAnsi="Arial" w:cs="Arial"/>
          <w:sz w:val="24"/>
          <w:szCs w:val="24"/>
        </w:rPr>
        <w:t>utoriales. También viene con</w:t>
      </w:r>
      <w:r w:rsidRPr="00607BC9">
        <w:rPr>
          <w:rFonts w:ascii="Arial" w:hAnsi="Arial" w:cs="Arial"/>
          <w:sz w:val="24"/>
          <w:szCs w:val="24"/>
        </w:rPr>
        <w:t xml:space="preserve"> modelos </w:t>
      </w:r>
      <w:r w:rsidR="00607BC9">
        <w:rPr>
          <w:rFonts w:ascii="Arial" w:hAnsi="Arial" w:cs="Arial"/>
          <w:sz w:val="24"/>
          <w:szCs w:val="24"/>
        </w:rPr>
        <w:t xml:space="preserve">en la </w:t>
      </w:r>
      <w:r w:rsidRPr="00607BC9">
        <w:rPr>
          <w:rFonts w:ascii="Arial" w:hAnsi="Arial" w:cs="Arial"/>
          <w:sz w:val="24"/>
          <w:szCs w:val="24"/>
        </w:rPr>
        <w:t>Biblioteca, una gran colección de simulaciones pre-</w:t>
      </w:r>
      <w:r w:rsidR="00607BC9" w:rsidRPr="00607BC9">
        <w:rPr>
          <w:rFonts w:ascii="Arial" w:hAnsi="Arial" w:cs="Arial"/>
          <w:sz w:val="24"/>
          <w:szCs w:val="24"/>
        </w:rPr>
        <w:t>cargadas</w:t>
      </w:r>
      <w:r w:rsidRPr="00607BC9">
        <w:rPr>
          <w:rFonts w:ascii="Arial" w:hAnsi="Arial" w:cs="Arial"/>
          <w:sz w:val="24"/>
          <w:szCs w:val="24"/>
        </w:rPr>
        <w:t xml:space="preserve"> que puede</w:t>
      </w:r>
      <w:r w:rsidR="00607BC9" w:rsidRPr="00607BC9">
        <w:rPr>
          <w:rFonts w:ascii="Arial" w:hAnsi="Arial" w:cs="Arial"/>
          <w:sz w:val="24"/>
          <w:szCs w:val="24"/>
        </w:rPr>
        <w:t>n</w:t>
      </w:r>
      <w:r w:rsidRPr="00607BC9">
        <w:rPr>
          <w:rFonts w:ascii="Arial" w:hAnsi="Arial" w:cs="Arial"/>
          <w:sz w:val="24"/>
          <w:szCs w:val="24"/>
        </w:rPr>
        <w:t xml:space="preserve"> ser utilizad</w:t>
      </w:r>
      <w:r w:rsidR="00607BC9" w:rsidRPr="00607BC9">
        <w:rPr>
          <w:rFonts w:ascii="Arial" w:hAnsi="Arial" w:cs="Arial"/>
          <w:sz w:val="24"/>
          <w:szCs w:val="24"/>
        </w:rPr>
        <w:t>as</w:t>
      </w:r>
      <w:r w:rsidRPr="00607BC9">
        <w:rPr>
          <w:rFonts w:ascii="Arial" w:hAnsi="Arial" w:cs="Arial"/>
          <w:sz w:val="24"/>
          <w:szCs w:val="24"/>
        </w:rPr>
        <w:t xml:space="preserve"> y modificad</w:t>
      </w:r>
      <w:r w:rsidR="00607BC9" w:rsidRPr="00607BC9">
        <w:rPr>
          <w:rFonts w:ascii="Arial" w:hAnsi="Arial" w:cs="Arial"/>
          <w:sz w:val="24"/>
          <w:szCs w:val="24"/>
        </w:rPr>
        <w:t>as</w:t>
      </w:r>
      <w:r w:rsidRPr="00607BC9">
        <w:rPr>
          <w:rFonts w:ascii="Arial" w:hAnsi="Arial" w:cs="Arial"/>
          <w:sz w:val="24"/>
          <w:szCs w:val="24"/>
        </w:rPr>
        <w:t>. Estas simulaciones abordan las áreas de contenido en las ciencias naturales y sociales, incluyendo la biología y la medicina, la física y la química, las matemáticas y la informática, y la economía y la psicología social. Varios programas de estudio basado</w:t>
      </w:r>
      <w:r w:rsidR="00607BC9">
        <w:rPr>
          <w:rFonts w:ascii="Arial" w:hAnsi="Arial" w:cs="Arial"/>
          <w:sz w:val="24"/>
          <w:szCs w:val="24"/>
        </w:rPr>
        <w:t>s</w:t>
      </w:r>
      <w:r w:rsidRPr="00607BC9">
        <w:rPr>
          <w:rFonts w:ascii="Arial" w:hAnsi="Arial" w:cs="Arial"/>
          <w:sz w:val="24"/>
          <w:szCs w:val="24"/>
        </w:rPr>
        <w:t xml:space="preserve"> en la investigación-model</w:t>
      </w:r>
      <w:r w:rsidR="00607BC9">
        <w:rPr>
          <w:rFonts w:ascii="Arial" w:hAnsi="Arial" w:cs="Arial"/>
          <w:sz w:val="24"/>
          <w:szCs w:val="24"/>
        </w:rPr>
        <w:t>ación.</w:t>
      </w:r>
    </w:p>
    <w:p w14:paraId="6B818B04" w14:textId="77777777" w:rsidR="0095517E" w:rsidRPr="00607BC9" w:rsidRDefault="00607BC9" w:rsidP="0095517E">
      <w:pPr>
        <w:jc w:val="both"/>
        <w:rPr>
          <w:rFonts w:ascii="Arial" w:hAnsi="Arial" w:cs="Arial"/>
          <w:sz w:val="24"/>
          <w:szCs w:val="24"/>
        </w:rPr>
      </w:pPr>
      <w:r>
        <w:rPr>
          <w:rFonts w:ascii="Arial" w:hAnsi="Arial" w:cs="Arial"/>
          <w:sz w:val="24"/>
          <w:szCs w:val="24"/>
        </w:rPr>
        <w:t>F</w:t>
      </w:r>
      <w:r w:rsidR="0095517E" w:rsidRPr="00607BC9">
        <w:rPr>
          <w:rFonts w:ascii="Arial" w:hAnsi="Arial" w:cs="Arial"/>
          <w:sz w:val="24"/>
          <w:szCs w:val="24"/>
        </w:rPr>
        <w:t xml:space="preserve">unciona en todas las plataformas (Mac, Windows, Linux, y otros). Se ejecuta como una aplicación independiente. </w:t>
      </w:r>
      <w:r>
        <w:rPr>
          <w:rFonts w:ascii="Arial" w:hAnsi="Arial" w:cs="Arial"/>
          <w:sz w:val="24"/>
          <w:szCs w:val="24"/>
        </w:rPr>
        <w:t>Los m</w:t>
      </w:r>
      <w:r w:rsidR="0095517E" w:rsidRPr="00607BC9">
        <w:rPr>
          <w:rFonts w:ascii="Arial" w:hAnsi="Arial" w:cs="Arial"/>
          <w:sz w:val="24"/>
          <w:szCs w:val="24"/>
        </w:rPr>
        <w:t>odelos y actividades HubNet se pueden ejecutar como applets de Java en un navegador web. También se admite la operación de línea de comandos.</w:t>
      </w:r>
    </w:p>
    <w:p w14:paraId="63BF021A" w14:textId="77777777" w:rsidR="0095517E" w:rsidRPr="00607BC9" w:rsidRDefault="00921FC9" w:rsidP="00607BC9">
      <w:pPr>
        <w:jc w:val="both"/>
        <w:rPr>
          <w:rFonts w:ascii="Arial" w:hAnsi="Arial" w:cs="Arial"/>
          <w:sz w:val="24"/>
          <w:szCs w:val="24"/>
        </w:rPr>
      </w:pPr>
      <w:r w:rsidRPr="00607BC9">
        <w:rPr>
          <w:rFonts w:ascii="Arial" w:hAnsi="Arial" w:cs="Arial"/>
          <w:sz w:val="24"/>
          <w:szCs w:val="24"/>
        </w:rPr>
        <w:lastRenderedPageBreak/>
        <w:t xml:space="preserve">Elementos de </w:t>
      </w:r>
      <w:r w:rsidR="00607BC9" w:rsidRPr="00607BC9">
        <w:rPr>
          <w:rFonts w:ascii="Arial" w:hAnsi="Arial" w:cs="Arial"/>
          <w:sz w:val="24"/>
          <w:szCs w:val="24"/>
        </w:rPr>
        <w:t>Sistema</w:t>
      </w:r>
      <w:r w:rsidR="00607BC9">
        <w:rPr>
          <w:rFonts w:ascii="Arial" w:hAnsi="Arial" w:cs="Arial"/>
          <w:sz w:val="24"/>
          <w:szCs w:val="24"/>
        </w:rPr>
        <w:t xml:space="preserve">; </w:t>
      </w:r>
      <w:r w:rsidR="00607BC9" w:rsidRPr="00607BC9">
        <w:rPr>
          <w:rFonts w:ascii="Arial" w:hAnsi="Arial" w:cs="Arial"/>
          <w:sz w:val="24"/>
          <w:szCs w:val="24"/>
        </w:rPr>
        <w:t>Gratuito, de código abierto.</w:t>
      </w:r>
    </w:p>
    <w:p w14:paraId="31C0892C" w14:textId="77777777" w:rsidR="00CE7FC9" w:rsidRPr="00CE7FC9" w:rsidRDefault="00607BC9" w:rsidP="00CE7FC9">
      <w:pPr>
        <w:jc w:val="both"/>
        <w:rPr>
          <w:rFonts w:ascii="Arial" w:hAnsi="Arial" w:cs="Arial"/>
          <w:sz w:val="24"/>
          <w:szCs w:val="24"/>
        </w:rPr>
      </w:pPr>
      <w:r w:rsidRPr="00607BC9">
        <w:rPr>
          <w:rFonts w:ascii="Arial" w:hAnsi="Arial" w:cs="Arial"/>
          <w:sz w:val="24"/>
          <w:szCs w:val="24"/>
        </w:rPr>
        <w:t xml:space="preserve">Elementos de </w:t>
      </w:r>
      <w:r w:rsidR="0095517E" w:rsidRPr="00607BC9">
        <w:rPr>
          <w:rFonts w:ascii="Arial" w:hAnsi="Arial" w:cs="Arial"/>
          <w:sz w:val="24"/>
          <w:szCs w:val="24"/>
        </w:rPr>
        <w:t>Programación:</w:t>
      </w:r>
      <w:r>
        <w:rPr>
          <w:rFonts w:ascii="Arial" w:hAnsi="Arial" w:cs="Arial"/>
          <w:sz w:val="24"/>
          <w:szCs w:val="24"/>
        </w:rPr>
        <w:t xml:space="preserve"> </w:t>
      </w:r>
      <w:r w:rsidR="009F169C" w:rsidRPr="00CE7FC9">
        <w:rPr>
          <w:rFonts w:ascii="Arial" w:hAnsi="Arial" w:cs="Arial"/>
          <w:sz w:val="24"/>
          <w:szCs w:val="24"/>
        </w:rPr>
        <w:t>T</w:t>
      </w:r>
      <w:r w:rsidR="0095517E" w:rsidRPr="00CE7FC9">
        <w:rPr>
          <w:rFonts w:ascii="Arial" w:hAnsi="Arial" w:cs="Arial"/>
          <w:sz w:val="24"/>
          <w:szCs w:val="24"/>
        </w:rPr>
        <w:t>otalmente programable</w:t>
      </w:r>
      <w:r w:rsidRPr="00CE7FC9">
        <w:rPr>
          <w:rFonts w:ascii="Arial" w:hAnsi="Arial" w:cs="Arial"/>
          <w:sz w:val="24"/>
          <w:szCs w:val="24"/>
        </w:rPr>
        <w:t xml:space="preserve">, </w:t>
      </w:r>
      <w:r w:rsidR="009F169C" w:rsidRPr="00CE7FC9">
        <w:rPr>
          <w:rFonts w:ascii="Arial" w:hAnsi="Arial" w:cs="Arial"/>
          <w:sz w:val="24"/>
          <w:szCs w:val="24"/>
        </w:rPr>
        <w:t>S</w:t>
      </w:r>
      <w:r w:rsidR="0095517E" w:rsidRPr="00CE7FC9">
        <w:rPr>
          <w:rFonts w:ascii="Arial" w:hAnsi="Arial" w:cs="Arial"/>
          <w:sz w:val="24"/>
          <w:szCs w:val="24"/>
        </w:rPr>
        <w:t xml:space="preserve">intaxis </w:t>
      </w:r>
      <w:r w:rsidRPr="00CE7FC9">
        <w:rPr>
          <w:rFonts w:ascii="Arial" w:hAnsi="Arial" w:cs="Arial"/>
          <w:sz w:val="24"/>
          <w:szCs w:val="24"/>
        </w:rPr>
        <w:t xml:space="preserve">accesible esto es que no requiere conocimientos de programación muy profundos, </w:t>
      </w:r>
      <w:del w:id="161" w:author="Felipe C." w:date="2015-03-02T17:30:00Z">
        <w:r w:rsidRPr="00CE7FC9" w:rsidDel="00322D2F">
          <w:rPr>
            <w:rFonts w:ascii="Arial" w:hAnsi="Arial" w:cs="Arial"/>
            <w:sz w:val="24"/>
            <w:szCs w:val="24"/>
          </w:rPr>
          <w:delText xml:space="preserve">solo </w:delText>
        </w:r>
      </w:del>
      <w:ins w:id="162" w:author="Felipe C." w:date="2015-03-02T17:30:00Z">
        <w:r w:rsidR="00322D2F" w:rsidRPr="00CE7FC9">
          <w:rPr>
            <w:rFonts w:ascii="Arial" w:hAnsi="Arial" w:cs="Arial"/>
            <w:sz w:val="24"/>
            <w:szCs w:val="24"/>
          </w:rPr>
          <w:t>s</w:t>
        </w:r>
        <w:r w:rsidR="00322D2F">
          <w:rPr>
            <w:rFonts w:ascii="Arial" w:hAnsi="Arial" w:cs="Arial"/>
            <w:sz w:val="24"/>
            <w:szCs w:val="24"/>
          </w:rPr>
          <w:t>ó</w:t>
        </w:r>
        <w:r w:rsidR="00322D2F" w:rsidRPr="00CE7FC9">
          <w:rPr>
            <w:rFonts w:ascii="Arial" w:hAnsi="Arial" w:cs="Arial"/>
            <w:sz w:val="24"/>
            <w:szCs w:val="24"/>
          </w:rPr>
          <w:t xml:space="preserve">lo </w:t>
        </w:r>
      </w:ins>
      <w:r w:rsidRPr="00CE7FC9">
        <w:rPr>
          <w:rFonts w:ascii="Arial" w:hAnsi="Arial" w:cs="Arial"/>
          <w:sz w:val="24"/>
          <w:szCs w:val="24"/>
        </w:rPr>
        <w:t xml:space="preserve">básicos. </w:t>
      </w:r>
      <w:r w:rsidR="0095517E" w:rsidRPr="00CE7FC9">
        <w:rPr>
          <w:rFonts w:ascii="Arial" w:hAnsi="Arial" w:cs="Arial"/>
          <w:sz w:val="24"/>
          <w:szCs w:val="24"/>
        </w:rPr>
        <w:t xml:space="preserve">Los agentes móviles (tortugas) se mueven a través de una rejilla de </w:t>
      </w:r>
      <w:r w:rsidR="00CE7FC9" w:rsidRPr="00CE7FC9">
        <w:rPr>
          <w:rFonts w:ascii="Arial" w:hAnsi="Arial" w:cs="Arial"/>
          <w:sz w:val="24"/>
          <w:szCs w:val="24"/>
        </w:rPr>
        <w:t xml:space="preserve">agentes estacionarios (parches). </w:t>
      </w:r>
    </w:p>
    <w:p w14:paraId="425B1BC6" w14:textId="77777777" w:rsidR="0095517E" w:rsidRPr="00CE7FC9" w:rsidRDefault="00CE7FC9" w:rsidP="00CE7FC9">
      <w:pPr>
        <w:jc w:val="both"/>
        <w:rPr>
          <w:rFonts w:ascii="Arial" w:hAnsi="Arial" w:cs="Arial"/>
          <w:sz w:val="24"/>
          <w:szCs w:val="24"/>
        </w:rPr>
      </w:pPr>
      <w:r w:rsidRPr="00CE7FC9">
        <w:rPr>
          <w:rFonts w:ascii="Arial" w:hAnsi="Arial" w:cs="Arial"/>
          <w:sz w:val="24"/>
          <w:szCs w:val="24"/>
        </w:rPr>
        <w:t xml:space="preserve">Elemenos de </w:t>
      </w:r>
      <w:r w:rsidR="0095517E" w:rsidRPr="00CE7FC9">
        <w:rPr>
          <w:rFonts w:ascii="Arial" w:hAnsi="Arial" w:cs="Arial"/>
          <w:sz w:val="24"/>
          <w:szCs w:val="24"/>
        </w:rPr>
        <w:t xml:space="preserve">Medio Ambiente: Centro de mando para </w:t>
      </w:r>
      <w:r w:rsidRPr="00CE7FC9">
        <w:rPr>
          <w:rFonts w:ascii="Arial" w:hAnsi="Arial" w:cs="Arial"/>
          <w:sz w:val="24"/>
          <w:szCs w:val="24"/>
        </w:rPr>
        <w:t xml:space="preserve">el manejo de las corridas, </w:t>
      </w:r>
      <w:r w:rsidR="0095517E" w:rsidRPr="00CE7FC9">
        <w:rPr>
          <w:rFonts w:ascii="Arial" w:hAnsi="Arial" w:cs="Arial"/>
          <w:sz w:val="24"/>
          <w:szCs w:val="24"/>
        </w:rPr>
        <w:t>botones, deslizadores, interruptores, selectores, monitores, cajas de texto, notas, área de salida</w:t>
      </w:r>
      <w:r w:rsidRPr="00CE7FC9">
        <w:rPr>
          <w:rFonts w:ascii="Arial" w:hAnsi="Arial" w:cs="Arial"/>
          <w:sz w:val="24"/>
          <w:szCs w:val="24"/>
        </w:rPr>
        <w:t xml:space="preserve">. </w:t>
      </w:r>
      <w:r w:rsidR="0095517E" w:rsidRPr="00CE7FC9">
        <w:rPr>
          <w:rFonts w:ascii="Arial" w:hAnsi="Arial" w:cs="Arial"/>
          <w:sz w:val="24"/>
          <w:szCs w:val="24"/>
        </w:rPr>
        <w:t>Ficha Información para anotar su</w:t>
      </w:r>
      <w:r w:rsidRPr="00CE7FC9">
        <w:rPr>
          <w:rFonts w:ascii="Arial" w:hAnsi="Arial" w:cs="Arial"/>
          <w:sz w:val="24"/>
          <w:szCs w:val="24"/>
        </w:rPr>
        <w:t>s titulos</w:t>
      </w:r>
      <w:r w:rsidR="0095517E" w:rsidRPr="00CE7FC9">
        <w:rPr>
          <w:rFonts w:ascii="Arial" w:hAnsi="Arial" w:cs="Arial"/>
          <w:sz w:val="24"/>
          <w:szCs w:val="24"/>
        </w:rPr>
        <w:t xml:space="preserve"> c</w:t>
      </w:r>
      <w:r w:rsidRPr="00CE7FC9">
        <w:rPr>
          <w:rFonts w:ascii="Arial" w:hAnsi="Arial" w:cs="Arial"/>
          <w:sz w:val="24"/>
          <w:szCs w:val="24"/>
        </w:rPr>
        <w:t>on formatos de texto e imágenes. S</w:t>
      </w:r>
      <w:r w:rsidR="0095517E" w:rsidRPr="00CE7FC9">
        <w:rPr>
          <w:rFonts w:ascii="Arial" w:hAnsi="Arial" w:cs="Arial"/>
          <w:sz w:val="24"/>
          <w:szCs w:val="24"/>
        </w:rPr>
        <w:t>upervisa</w:t>
      </w:r>
      <w:r w:rsidRPr="00CE7FC9">
        <w:rPr>
          <w:rFonts w:ascii="Arial" w:hAnsi="Arial" w:cs="Arial"/>
          <w:sz w:val="24"/>
          <w:szCs w:val="24"/>
        </w:rPr>
        <w:t xml:space="preserve"> de ma</w:t>
      </w:r>
      <w:ins w:id="163" w:author="Felipe C." w:date="2015-03-02T17:30:00Z">
        <w:r w:rsidR="00322D2F">
          <w:rPr>
            <w:rFonts w:ascii="Arial" w:hAnsi="Arial" w:cs="Arial"/>
            <w:sz w:val="24"/>
            <w:szCs w:val="24"/>
          </w:rPr>
          <w:t>n</w:t>
        </w:r>
      </w:ins>
      <w:r w:rsidRPr="00CE7FC9">
        <w:rPr>
          <w:rFonts w:ascii="Arial" w:hAnsi="Arial" w:cs="Arial"/>
          <w:sz w:val="24"/>
          <w:szCs w:val="24"/>
        </w:rPr>
        <w:t>era individual a</w:t>
      </w:r>
      <w:ins w:id="164" w:author="Felipe C." w:date="2015-03-02T17:30:00Z">
        <w:r w:rsidR="00322D2F">
          <w:rPr>
            <w:rFonts w:ascii="Arial" w:hAnsi="Arial" w:cs="Arial"/>
            <w:sz w:val="24"/>
            <w:szCs w:val="24"/>
          </w:rPr>
          <w:t xml:space="preserve"> </w:t>
        </w:r>
      </w:ins>
      <w:r w:rsidRPr="00CE7FC9">
        <w:rPr>
          <w:rFonts w:ascii="Arial" w:hAnsi="Arial" w:cs="Arial"/>
          <w:sz w:val="24"/>
          <w:szCs w:val="24"/>
        </w:rPr>
        <w:t xml:space="preserve">cada agente, con sus características einteracciones. </w:t>
      </w:r>
      <w:r w:rsidR="0095517E" w:rsidRPr="00CE7FC9">
        <w:rPr>
          <w:rFonts w:ascii="Arial" w:hAnsi="Arial" w:cs="Arial"/>
          <w:sz w:val="24"/>
          <w:szCs w:val="24"/>
        </w:rPr>
        <w:t>Sistemas dinámicos</w:t>
      </w:r>
      <w:r w:rsidRPr="00CE7FC9">
        <w:rPr>
          <w:rFonts w:ascii="Arial" w:hAnsi="Arial" w:cs="Arial"/>
          <w:sz w:val="24"/>
          <w:szCs w:val="24"/>
        </w:rPr>
        <w:t xml:space="preserve"> y </w:t>
      </w:r>
      <w:r w:rsidR="0095517E" w:rsidRPr="00CE7FC9">
        <w:rPr>
          <w:rFonts w:ascii="Arial" w:hAnsi="Arial" w:cs="Arial"/>
          <w:sz w:val="24"/>
          <w:szCs w:val="24"/>
        </w:rPr>
        <w:t>3D para el modelado de los mundos en 3D</w:t>
      </w:r>
      <w:ins w:id="165" w:author="Felipe C." w:date="2015-03-02T17:30:00Z">
        <w:r w:rsidR="00322D2F">
          <w:rPr>
            <w:rFonts w:ascii="Arial" w:hAnsi="Arial" w:cs="Arial"/>
            <w:sz w:val="24"/>
            <w:szCs w:val="24"/>
          </w:rPr>
          <w:t>.</w:t>
        </w:r>
      </w:ins>
      <w:del w:id="166" w:author="Felipe C." w:date="2015-03-02T17:30:00Z">
        <w:r w:rsidR="0095517E" w:rsidRPr="00CE7FC9" w:rsidDel="00322D2F">
          <w:rPr>
            <w:rFonts w:ascii="Arial" w:hAnsi="Arial" w:cs="Arial"/>
            <w:sz w:val="24"/>
            <w:szCs w:val="24"/>
          </w:rPr>
          <w:delText xml:space="preserve"> </w:delText>
        </w:r>
      </w:del>
    </w:p>
    <w:p w14:paraId="3C455D03" w14:textId="77777777" w:rsidR="00CE7FC9" w:rsidRPr="00CE7FC9" w:rsidRDefault="00CE7FC9" w:rsidP="00CE7FC9">
      <w:pPr>
        <w:jc w:val="both"/>
        <w:rPr>
          <w:rFonts w:ascii="Arial" w:hAnsi="Arial" w:cs="Arial"/>
          <w:sz w:val="24"/>
          <w:szCs w:val="24"/>
        </w:rPr>
      </w:pPr>
      <w:r w:rsidRPr="00CE7FC9">
        <w:rPr>
          <w:rFonts w:ascii="Arial" w:hAnsi="Arial" w:cs="Arial"/>
          <w:sz w:val="24"/>
          <w:szCs w:val="24"/>
        </w:rPr>
        <w:t xml:space="preserve">Elemetos de </w:t>
      </w:r>
      <w:r w:rsidR="009F169C" w:rsidRPr="00CE7FC9">
        <w:rPr>
          <w:rFonts w:ascii="Arial" w:hAnsi="Arial" w:cs="Arial"/>
          <w:sz w:val="24"/>
          <w:szCs w:val="24"/>
        </w:rPr>
        <w:t>Pantalla y visualización:</w:t>
      </w:r>
      <w:r w:rsidRPr="00CE7FC9">
        <w:rPr>
          <w:rFonts w:ascii="Arial" w:hAnsi="Arial" w:cs="Arial"/>
          <w:sz w:val="24"/>
          <w:szCs w:val="24"/>
        </w:rPr>
        <w:t xml:space="preserve"> </w:t>
      </w:r>
      <w:r w:rsidR="009F169C" w:rsidRPr="00CE7FC9">
        <w:rPr>
          <w:rFonts w:ascii="Arial" w:hAnsi="Arial" w:cs="Arial"/>
          <w:sz w:val="24"/>
          <w:szCs w:val="24"/>
        </w:rPr>
        <w:t>Gráficos de líneas, de barras y de dispersión</w:t>
      </w:r>
      <w:r w:rsidRPr="00CE7FC9">
        <w:rPr>
          <w:rFonts w:ascii="Arial" w:hAnsi="Arial" w:cs="Arial"/>
          <w:sz w:val="24"/>
          <w:szCs w:val="24"/>
        </w:rPr>
        <w:t xml:space="preserve">. </w:t>
      </w:r>
      <w:r w:rsidR="009F169C" w:rsidRPr="00CE7FC9">
        <w:rPr>
          <w:rFonts w:ascii="Arial" w:hAnsi="Arial" w:cs="Arial"/>
          <w:sz w:val="24"/>
          <w:szCs w:val="24"/>
        </w:rPr>
        <w:t xml:space="preserve">Control deslizante </w:t>
      </w:r>
      <w:r w:rsidRPr="00CE7FC9">
        <w:rPr>
          <w:rFonts w:ascii="Arial" w:hAnsi="Arial" w:cs="Arial"/>
          <w:sz w:val="24"/>
          <w:szCs w:val="24"/>
        </w:rPr>
        <w:t xml:space="preserve">de </w:t>
      </w:r>
      <w:r w:rsidR="009F169C" w:rsidRPr="00CE7FC9">
        <w:rPr>
          <w:rFonts w:ascii="Arial" w:hAnsi="Arial" w:cs="Arial"/>
          <w:sz w:val="24"/>
          <w:szCs w:val="24"/>
        </w:rPr>
        <w:t>Velocidad</w:t>
      </w:r>
      <w:r w:rsidRPr="00CE7FC9">
        <w:rPr>
          <w:rFonts w:ascii="Arial" w:hAnsi="Arial" w:cs="Arial"/>
          <w:sz w:val="24"/>
          <w:szCs w:val="24"/>
        </w:rPr>
        <w:t xml:space="preserve"> permite el</w:t>
      </w:r>
      <w:r w:rsidR="009F169C" w:rsidRPr="00CE7FC9">
        <w:rPr>
          <w:rFonts w:ascii="Arial" w:hAnsi="Arial" w:cs="Arial"/>
          <w:sz w:val="24"/>
          <w:szCs w:val="24"/>
        </w:rPr>
        <w:t xml:space="preserve"> avance rápid</w:t>
      </w:r>
      <w:r w:rsidRPr="00CE7FC9">
        <w:rPr>
          <w:rFonts w:ascii="Arial" w:hAnsi="Arial" w:cs="Arial"/>
          <w:sz w:val="24"/>
          <w:szCs w:val="24"/>
        </w:rPr>
        <w:t xml:space="preserve">o del </w:t>
      </w:r>
      <w:r w:rsidR="009F169C" w:rsidRPr="00CE7FC9">
        <w:rPr>
          <w:rFonts w:ascii="Arial" w:hAnsi="Arial" w:cs="Arial"/>
          <w:sz w:val="24"/>
          <w:szCs w:val="24"/>
        </w:rPr>
        <w:t xml:space="preserve">modelo </w:t>
      </w:r>
      <w:r w:rsidRPr="00CE7FC9">
        <w:rPr>
          <w:rFonts w:ascii="Arial" w:hAnsi="Arial" w:cs="Arial"/>
          <w:sz w:val="24"/>
          <w:szCs w:val="24"/>
        </w:rPr>
        <w:t>o verlo en cámara lenta. Se puede v</w:t>
      </w:r>
      <w:r w:rsidR="009F169C" w:rsidRPr="00CE7FC9">
        <w:rPr>
          <w:rFonts w:ascii="Arial" w:hAnsi="Arial" w:cs="Arial"/>
          <w:sz w:val="24"/>
          <w:szCs w:val="24"/>
        </w:rPr>
        <w:t>er el modelo en 2D o 3D</w:t>
      </w:r>
      <w:ins w:id="167" w:author="Felipe C." w:date="2015-03-02T17:30:00Z">
        <w:r w:rsidR="00322D2F">
          <w:rPr>
            <w:rFonts w:ascii="Arial" w:hAnsi="Arial" w:cs="Arial"/>
            <w:sz w:val="24"/>
            <w:szCs w:val="24"/>
          </w:rPr>
          <w:t>,</w:t>
        </w:r>
      </w:ins>
      <w:r w:rsidR="009F169C" w:rsidRPr="00CE7FC9">
        <w:rPr>
          <w:rFonts w:ascii="Arial" w:hAnsi="Arial" w:cs="Arial"/>
          <w:sz w:val="24"/>
          <w:szCs w:val="24"/>
        </w:rPr>
        <w:t xml:space="preserve"> </w:t>
      </w:r>
      <w:r w:rsidRPr="00CE7FC9">
        <w:rPr>
          <w:rFonts w:ascii="Arial" w:hAnsi="Arial" w:cs="Arial"/>
          <w:sz w:val="24"/>
          <w:szCs w:val="24"/>
        </w:rPr>
        <w:t>así como</w:t>
      </w:r>
      <w:del w:id="168" w:author="Felipe C." w:date="2015-03-02T17:30:00Z">
        <w:r w:rsidRPr="00CE7FC9" w:rsidDel="00322D2F">
          <w:rPr>
            <w:rFonts w:ascii="Arial" w:hAnsi="Arial" w:cs="Arial"/>
            <w:sz w:val="24"/>
            <w:szCs w:val="24"/>
          </w:rPr>
          <w:delText>,</w:delText>
        </w:r>
      </w:del>
      <w:r w:rsidRPr="00CE7FC9">
        <w:rPr>
          <w:rFonts w:ascii="Arial" w:hAnsi="Arial" w:cs="Arial"/>
          <w:sz w:val="24"/>
          <w:szCs w:val="24"/>
        </w:rPr>
        <w:t xml:space="preserve"> f</w:t>
      </w:r>
      <w:r w:rsidR="009F169C" w:rsidRPr="00CE7FC9">
        <w:rPr>
          <w:rFonts w:ascii="Arial" w:hAnsi="Arial" w:cs="Arial"/>
          <w:sz w:val="24"/>
          <w:szCs w:val="24"/>
        </w:rPr>
        <w:t xml:space="preserve">ormas vectoriales escalables y </w:t>
      </w:r>
      <w:r w:rsidR="00BD0528" w:rsidRPr="00CE7FC9">
        <w:rPr>
          <w:rFonts w:ascii="Arial" w:hAnsi="Arial" w:cs="Arial"/>
          <w:sz w:val="24"/>
          <w:szCs w:val="24"/>
        </w:rPr>
        <w:t>giratorias</w:t>
      </w:r>
      <w:ins w:id="169" w:author="Felipe C." w:date="2015-03-02T17:30:00Z">
        <w:r w:rsidR="00322D2F">
          <w:rPr>
            <w:rFonts w:ascii="Arial" w:hAnsi="Arial" w:cs="Arial"/>
            <w:sz w:val="24"/>
            <w:szCs w:val="24"/>
          </w:rPr>
          <w:t>,</w:t>
        </w:r>
      </w:ins>
      <w:r w:rsidR="009F169C" w:rsidRPr="00CE7FC9">
        <w:rPr>
          <w:rFonts w:ascii="Arial" w:hAnsi="Arial" w:cs="Arial"/>
          <w:sz w:val="24"/>
          <w:szCs w:val="24"/>
        </w:rPr>
        <w:t xml:space="preserve"> </w:t>
      </w:r>
      <w:r w:rsidRPr="00CE7FC9">
        <w:rPr>
          <w:rFonts w:ascii="Arial" w:hAnsi="Arial" w:cs="Arial"/>
          <w:sz w:val="24"/>
          <w:szCs w:val="24"/>
        </w:rPr>
        <w:t>incluidas las etiqetas de las t</w:t>
      </w:r>
      <w:r w:rsidR="009F169C" w:rsidRPr="00CE7FC9">
        <w:rPr>
          <w:rFonts w:ascii="Arial" w:hAnsi="Arial" w:cs="Arial"/>
          <w:sz w:val="24"/>
          <w:szCs w:val="24"/>
        </w:rPr>
        <w:t>ortuga</w:t>
      </w:r>
      <w:r w:rsidRPr="00CE7FC9">
        <w:rPr>
          <w:rFonts w:ascii="Arial" w:hAnsi="Arial" w:cs="Arial"/>
          <w:sz w:val="24"/>
          <w:szCs w:val="24"/>
        </w:rPr>
        <w:t>s</w:t>
      </w:r>
      <w:r w:rsidR="009F169C" w:rsidRPr="00CE7FC9">
        <w:rPr>
          <w:rFonts w:ascii="Arial" w:hAnsi="Arial" w:cs="Arial"/>
          <w:sz w:val="24"/>
          <w:szCs w:val="24"/>
        </w:rPr>
        <w:t xml:space="preserve"> y </w:t>
      </w:r>
      <w:r w:rsidRPr="00CE7FC9">
        <w:rPr>
          <w:rFonts w:ascii="Arial" w:hAnsi="Arial" w:cs="Arial"/>
          <w:sz w:val="24"/>
          <w:szCs w:val="24"/>
        </w:rPr>
        <w:t xml:space="preserve">los </w:t>
      </w:r>
      <w:r w:rsidR="009F169C" w:rsidRPr="00CE7FC9">
        <w:rPr>
          <w:rFonts w:ascii="Arial" w:hAnsi="Arial" w:cs="Arial"/>
          <w:sz w:val="24"/>
          <w:szCs w:val="24"/>
        </w:rPr>
        <w:t>parches</w:t>
      </w:r>
      <w:r w:rsidRPr="00CE7FC9">
        <w:rPr>
          <w:rFonts w:ascii="Arial" w:hAnsi="Arial" w:cs="Arial"/>
          <w:sz w:val="24"/>
          <w:szCs w:val="24"/>
        </w:rPr>
        <w:t>.</w:t>
      </w:r>
    </w:p>
    <w:p w14:paraId="4C0E0D03" w14:textId="77777777" w:rsidR="00EA2304" w:rsidRDefault="00EA2304" w:rsidP="00921FC9">
      <w:pPr>
        <w:jc w:val="both"/>
        <w:rPr>
          <w:rFonts w:ascii="Arial" w:hAnsi="Arial" w:cs="Arial"/>
          <w:b/>
          <w:sz w:val="24"/>
          <w:szCs w:val="24"/>
        </w:rPr>
      </w:pPr>
    </w:p>
    <w:p w14:paraId="52160C86" w14:textId="77777777" w:rsidR="0095517E" w:rsidRPr="00EA2304" w:rsidRDefault="004956C0" w:rsidP="00921FC9">
      <w:pPr>
        <w:jc w:val="both"/>
        <w:rPr>
          <w:rFonts w:ascii="Arial" w:hAnsi="Arial" w:cs="Arial"/>
          <w:b/>
          <w:sz w:val="24"/>
          <w:szCs w:val="24"/>
        </w:rPr>
      </w:pPr>
      <w:r w:rsidRPr="00EA2304">
        <w:rPr>
          <w:rFonts w:ascii="Arial" w:hAnsi="Arial" w:cs="Arial"/>
          <w:b/>
          <w:sz w:val="24"/>
          <w:szCs w:val="24"/>
        </w:rPr>
        <w:t xml:space="preserve">Modelos de </w:t>
      </w:r>
      <w:r w:rsidR="00832994" w:rsidRPr="00EA2304">
        <w:rPr>
          <w:rFonts w:ascii="Arial" w:hAnsi="Arial" w:cs="Arial"/>
          <w:b/>
          <w:sz w:val="24"/>
          <w:szCs w:val="24"/>
        </w:rPr>
        <w:t xml:space="preserve">Sofware de </w:t>
      </w:r>
      <w:r w:rsidRPr="00EA2304">
        <w:rPr>
          <w:rFonts w:ascii="Arial" w:hAnsi="Arial" w:cs="Arial"/>
          <w:b/>
          <w:sz w:val="24"/>
          <w:szCs w:val="24"/>
        </w:rPr>
        <w:t>Tráfico</w:t>
      </w:r>
      <w:r w:rsidR="00C942EF" w:rsidRPr="00EA2304">
        <w:rPr>
          <w:rFonts w:ascii="Arial" w:hAnsi="Arial" w:cs="Arial"/>
          <w:b/>
          <w:sz w:val="24"/>
          <w:szCs w:val="24"/>
        </w:rPr>
        <w:t xml:space="preserve"> Vehí</w:t>
      </w:r>
      <w:r w:rsidRPr="00EA2304">
        <w:rPr>
          <w:rFonts w:ascii="Arial" w:hAnsi="Arial" w:cs="Arial"/>
          <w:b/>
          <w:sz w:val="24"/>
          <w:szCs w:val="24"/>
        </w:rPr>
        <w:t>cular que existen en el mercado.</w:t>
      </w:r>
    </w:p>
    <w:p w14:paraId="32EB41C1" w14:textId="77777777" w:rsidR="00832994" w:rsidRDefault="00F81828" w:rsidP="00832994">
      <w:pPr>
        <w:jc w:val="both"/>
        <w:rPr>
          <w:rFonts w:ascii="Arial" w:hAnsi="Arial" w:cs="Arial"/>
          <w:sz w:val="24"/>
          <w:szCs w:val="24"/>
        </w:rPr>
      </w:pPr>
      <w:r>
        <w:rPr>
          <w:rFonts w:ascii="Arial" w:hAnsi="Arial" w:cs="Arial"/>
          <w:sz w:val="24"/>
          <w:szCs w:val="24"/>
        </w:rPr>
        <w:t xml:space="preserve">En este punto vamos a mostrar algunos de los </w:t>
      </w:r>
      <w:r w:rsidR="00FC576E">
        <w:rPr>
          <w:rFonts w:ascii="Arial" w:hAnsi="Arial" w:cs="Arial"/>
          <w:sz w:val="24"/>
          <w:szCs w:val="24"/>
        </w:rPr>
        <w:t>programas</w:t>
      </w:r>
      <w:r>
        <w:rPr>
          <w:rFonts w:ascii="Arial" w:hAnsi="Arial" w:cs="Arial"/>
          <w:sz w:val="24"/>
          <w:szCs w:val="24"/>
        </w:rPr>
        <w:t xml:space="preserve"> que existen en el mercado, que si bien no son libres, si se utilizan tanto en las empresas como en algunas universidades para modelar </w:t>
      </w:r>
      <w:r w:rsidR="005C6CB5">
        <w:rPr>
          <w:rFonts w:ascii="Arial" w:hAnsi="Arial" w:cs="Arial"/>
          <w:sz w:val="24"/>
          <w:szCs w:val="24"/>
        </w:rPr>
        <w:t xml:space="preserve">y </w:t>
      </w:r>
      <w:r>
        <w:rPr>
          <w:rFonts w:ascii="Arial" w:hAnsi="Arial" w:cs="Arial"/>
          <w:sz w:val="24"/>
          <w:szCs w:val="24"/>
        </w:rPr>
        <w:t xml:space="preserve">desarrollar los </w:t>
      </w:r>
      <w:r w:rsidR="005C6CB5">
        <w:rPr>
          <w:rFonts w:ascii="Arial" w:hAnsi="Arial" w:cs="Arial"/>
          <w:sz w:val="24"/>
          <w:szCs w:val="24"/>
        </w:rPr>
        <w:t>modelos de trá</w:t>
      </w:r>
      <w:r w:rsidR="00FC576E">
        <w:rPr>
          <w:rFonts w:ascii="Arial" w:hAnsi="Arial" w:cs="Arial"/>
          <w:sz w:val="24"/>
          <w:szCs w:val="24"/>
        </w:rPr>
        <w:t>fico</w:t>
      </w:r>
      <w:r>
        <w:rPr>
          <w:rFonts w:ascii="Arial" w:hAnsi="Arial" w:cs="Arial"/>
          <w:sz w:val="24"/>
          <w:szCs w:val="24"/>
        </w:rPr>
        <w:t>.</w:t>
      </w:r>
    </w:p>
    <w:p w14:paraId="06465120" w14:textId="77777777" w:rsidR="00832994" w:rsidRDefault="00832994" w:rsidP="00832994">
      <w:pPr>
        <w:jc w:val="both"/>
        <w:rPr>
          <w:rFonts w:ascii="Arial" w:hAnsi="Arial" w:cs="Arial"/>
          <w:sz w:val="24"/>
          <w:szCs w:val="24"/>
        </w:rPr>
      </w:pPr>
      <w:r w:rsidRPr="00832994">
        <w:rPr>
          <w:rFonts w:ascii="Arial" w:hAnsi="Arial" w:cs="Arial"/>
          <w:sz w:val="24"/>
          <w:szCs w:val="24"/>
        </w:rPr>
        <w:t>1.-</w:t>
      </w:r>
      <w:r w:rsidRPr="00C548A5">
        <w:rPr>
          <w:rFonts w:ascii="Arial" w:hAnsi="Arial" w:cs="Arial"/>
          <w:b/>
          <w:sz w:val="24"/>
          <w:szCs w:val="24"/>
        </w:rPr>
        <w:t xml:space="preserve">TransCAD </w:t>
      </w:r>
    </w:p>
    <w:p w14:paraId="52A2DB17" w14:textId="77777777" w:rsidR="00832994" w:rsidRPr="00832994" w:rsidRDefault="00832994" w:rsidP="00832994">
      <w:pPr>
        <w:jc w:val="both"/>
        <w:rPr>
          <w:rFonts w:ascii="Arial" w:hAnsi="Arial" w:cs="Arial"/>
          <w:sz w:val="24"/>
          <w:szCs w:val="24"/>
        </w:rPr>
      </w:pPr>
      <w:r w:rsidRPr="002205C4">
        <w:rPr>
          <w:rFonts w:ascii="Arial" w:hAnsi="Arial" w:cs="Arial"/>
          <w:b/>
          <w:sz w:val="24"/>
          <w:szCs w:val="24"/>
        </w:rPr>
        <w:t>Costo</w:t>
      </w:r>
      <w:r w:rsidR="00F81828">
        <w:rPr>
          <w:rFonts w:ascii="Arial" w:hAnsi="Arial" w:cs="Arial"/>
          <w:sz w:val="24"/>
          <w:szCs w:val="24"/>
        </w:rPr>
        <w:t xml:space="preserve">.- </w:t>
      </w:r>
      <w:r w:rsidR="00F106D5">
        <w:rPr>
          <w:rFonts w:ascii="Arial" w:hAnsi="Arial" w:cs="Arial"/>
          <w:sz w:val="24"/>
          <w:szCs w:val="24"/>
        </w:rPr>
        <w:t>1 Año de TransCad Escolar, $ 2,400.00 Dolares. Es la presentación básica, solo incluyen los mapas.</w:t>
      </w:r>
    </w:p>
    <w:p w14:paraId="4CBBF079" w14:textId="77777777" w:rsidR="00832994" w:rsidRPr="00832994" w:rsidRDefault="00832994" w:rsidP="00832994">
      <w:pPr>
        <w:jc w:val="both"/>
        <w:rPr>
          <w:rFonts w:ascii="Arial" w:hAnsi="Arial" w:cs="Arial"/>
          <w:sz w:val="24"/>
          <w:szCs w:val="24"/>
        </w:rPr>
      </w:pPr>
      <w:r w:rsidRPr="002205C4">
        <w:rPr>
          <w:rFonts w:ascii="Arial" w:hAnsi="Arial" w:cs="Arial"/>
          <w:b/>
          <w:sz w:val="24"/>
          <w:szCs w:val="24"/>
        </w:rPr>
        <w:t>Actualizaciones</w:t>
      </w:r>
      <w:r w:rsidR="00914360">
        <w:rPr>
          <w:rFonts w:ascii="Arial" w:hAnsi="Arial" w:cs="Arial"/>
          <w:sz w:val="24"/>
          <w:szCs w:val="24"/>
        </w:rPr>
        <w:t xml:space="preserve">.- </w:t>
      </w:r>
      <w:r w:rsidR="00F106D5">
        <w:rPr>
          <w:rFonts w:ascii="Arial" w:hAnsi="Arial" w:cs="Arial"/>
          <w:sz w:val="24"/>
          <w:szCs w:val="24"/>
        </w:rPr>
        <w:t xml:space="preserve">En cuanto a las actualizaciones se requiere comprar el servicio </w:t>
      </w:r>
    </w:p>
    <w:p w14:paraId="61053A1B" w14:textId="77777777" w:rsidR="00051CBE" w:rsidRDefault="00832994" w:rsidP="00914360">
      <w:pPr>
        <w:jc w:val="both"/>
        <w:rPr>
          <w:rFonts w:ascii="Arial" w:hAnsi="Arial" w:cs="Arial"/>
          <w:sz w:val="24"/>
          <w:szCs w:val="24"/>
        </w:rPr>
      </w:pPr>
      <w:r w:rsidRPr="00C548A5">
        <w:rPr>
          <w:rFonts w:ascii="Arial" w:hAnsi="Arial" w:cs="Arial"/>
          <w:b/>
          <w:sz w:val="24"/>
          <w:szCs w:val="24"/>
        </w:rPr>
        <w:t>Prerrequisitos</w:t>
      </w:r>
      <w:r w:rsidR="00914360">
        <w:rPr>
          <w:rFonts w:ascii="Arial" w:hAnsi="Arial" w:cs="Arial"/>
          <w:sz w:val="24"/>
          <w:szCs w:val="24"/>
        </w:rPr>
        <w:t xml:space="preserve">.- </w:t>
      </w:r>
      <w:r w:rsidR="00914360" w:rsidRPr="00914360">
        <w:rPr>
          <w:rFonts w:ascii="Arial" w:hAnsi="Arial" w:cs="Arial"/>
          <w:sz w:val="24"/>
          <w:szCs w:val="24"/>
        </w:rPr>
        <w:t xml:space="preserve">TransCAD </w:t>
      </w:r>
      <w:r w:rsidR="00051CBE">
        <w:rPr>
          <w:rFonts w:ascii="Arial" w:hAnsi="Arial" w:cs="Arial"/>
          <w:sz w:val="24"/>
          <w:szCs w:val="24"/>
        </w:rPr>
        <w:t xml:space="preserve">requiere </w:t>
      </w:r>
      <w:r w:rsidR="00914360" w:rsidRPr="00914360">
        <w:rPr>
          <w:rFonts w:ascii="Arial" w:hAnsi="Arial" w:cs="Arial"/>
          <w:sz w:val="24"/>
          <w:szCs w:val="24"/>
        </w:rPr>
        <w:t>beneficiarse de los procesadores más rápidos, y se recomienda</w:t>
      </w:r>
      <w:r w:rsidR="00051CBE">
        <w:rPr>
          <w:rFonts w:ascii="Arial" w:hAnsi="Arial" w:cs="Arial"/>
          <w:sz w:val="24"/>
          <w:szCs w:val="24"/>
        </w:rPr>
        <w:t>n</w:t>
      </w:r>
      <w:r w:rsidR="00914360" w:rsidRPr="00914360">
        <w:rPr>
          <w:rFonts w:ascii="Arial" w:hAnsi="Arial" w:cs="Arial"/>
          <w:sz w:val="24"/>
          <w:szCs w:val="24"/>
        </w:rPr>
        <w:t xml:space="preserve"> 4, máquinas de procesadores de uno y dos de 6 o de 8 núcleos con esas fichas para el funcionamiento de los modelos grandes. TransCAD y TransModeler tienen procedimientos de subprocesos múltiples claves que detectan automáticamente y se aprovechan de múltiples núcleos y múltiples CPUs. </w:t>
      </w:r>
    </w:p>
    <w:p w14:paraId="20930A15" w14:textId="77777777" w:rsidR="00914360" w:rsidRPr="00914360" w:rsidRDefault="00914360" w:rsidP="00914360">
      <w:pPr>
        <w:jc w:val="both"/>
        <w:rPr>
          <w:rFonts w:ascii="Arial" w:hAnsi="Arial" w:cs="Arial"/>
          <w:sz w:val="24"/>
          <w:szCs w:val="24"/>
        </w:rPr>
      </w:pPr>
      <w:r w:rsidRPr="00914360">
        <w:rPr>
          <w:rFonts w:ascii="Arial" w:hAnsi="Arial" w:cs="Arial"/>
          <w:sz w:val="24"/>
          <w:szCs w:val="24"/>
        </w:rPr>
        <w:t>Para ordenadores portátiles, se recomienda el más rápido Core i7 Haswell móvil de cuatro núcleos, ya que tienen la vida de la batería significativamente más tiempo y pueden ser casi tan rápido como un escritorio.</w:t>
      </w:r>
    </w:p>
    <w:p w14:paraId="43F68D2A" w14:textId="77777777" w:rsidR="00914360" w:rsidRDefault="000E13C1" w:rsidP="00914360">
      <w:pPr>
        <w:jc w:val="both"/>
        <w:rPr>
          <w:rFonts w:ascii="Arial" w:hAnsi="Arial" w:cs="Arial"/>
          <w:sz w:val="24"/>
          <w:szCs w:val="24"/>
        </w:rPr>
      </w:pPr>
      <w:r>
        <w:rPr>
          <w:rFonts w:ascii="Arial" w:hAnsi="Arial" w:cs="Arial"/>
          <w:sz w:val="24"/>
          <w:szCs w:val="24"/>
        </w:rPr>
        <w:lastRenderedPageBreak/>
        <w:t xml:space="preserve">Memoria. </w:t>
      </w:r>
      <w:r w:rsidRPr="000E13C1">
        <w:rPr>
          <w:rFonts w:ascii="Arial" w:hAnsi="Arial" w:cs="Arial"/>
          <w:sz w:val="24"/>
          <w:szCs w:val="24"/>
        </w:rPr>
        <w:t>Como TransCAD es una aplicación completamente de 64 bits, se recomienda 16 GB de RAM y 64 bits de Windows 7, aunque 6.4 GB será suficiente para muchos usuarios y también suficiente para la versión de 32 bits de TransCAD. Si desea ejecutar los modelos con más de 5</w:t>
      </w:r>
      <w:ins w:id="170" w:author="Felipe C." w:date="2015-03-02T17:32:00Z">
        <w:r w:rsidR="0025418B">
          <w:rPr>
            <w:rFonts w:ascii="Arial" w:hAnsi="Arial" w:cs="Arial"/>
            <w:sz w:val="24"/>
            <w:szCs w:val="24"/>
          </w:rPr>
          <w:t>,</w:t>
        </w:r>
      </w:ins>
      <w:del w:id="171" w:author="Felipe C." w:date="2015-03-02T17:32:00Z">
        <w:r w:rsidRPr="000E13C1" w:rsidDel="0025418B">
          <w:rPr>
            <w:rFonts w:ascii="Arial" w:hAnsi="Arial" w:cs="Arial"/>
            <w:sz w:val="24"/>
            <w:szCs w:val="24"/>
          </w:rPr>
          <w:delText>.</w:delText>
        </w:r>
      </w:del>
      <w:r w:rsidRPr="000E13C1">
        <w:rPr>
          <w:rFonts w:ascii="Arial" w:hAnsi="Arial" w:cs="Arial"/>
          <w:sz w:val="24"/>
          <w:szCs w:val="24"/>
        </w:rPr>
        <w:t xml:space="preserve">000 zonas o más, </w:t>
      </w:r>
      <w:r w:rsidRPr="0025418B">
        <w:rPr>
          <w:rFonts w:ascii="Arial" w:hAnsi="Arial" w:cs="Arial"/>
          <w:strike/>
          <w:sz w:val="24"/>
          <w:szCs w:val="24"/>
          <w:rPrChange w:id="172" w:author="Felipe C." w:date="2015-03-02T17:32:00Z">
            <w:rPr>
              <w:rFonts w:ascii="Arial" w:hAnsi="Arial" w:cs="Arial"/>
              <w:sz w:val="24"/>
              <w:szCs w:val="24"/>
            </w:rPr>
          </w:rPrChange>
        </w:rPr>
        <w:t>usted</w:t>
      </w:r>
      <w:r w:rsidRPr="000E13C1">
        <w:rPr>
          <w:rFonts w:ascii="Arial" w:hAnsi="Arial" w:cs="Arial"/>
          <w:sz w:val="24"/>
          <w:szCs w:val="24"/>
        </w:rPr>
        <w:t xml:space="preserve"> va a querer tener más memoria RAM disponible. La memoria máxima soportada por Windows 7 Professional es 192GB.</w:t>
      </w:r>
    </w:p>
    <w:p w14:paraId="64924D50" w14:textId="77777777" w:rsidR="000E13C1" w:rsidRPr="000E13C1" w:rsidRDefault="000E13C1" w:rsidP="000E13C1">
      <w:pPr>
        <w:jc w:val="both"/>
        <w:rPr>
          <w:rFonts w:ascii="Arial" w:hAnsi="Arial" w:cs="Arial"/>
          <w:sz w:val="24"/>
          <w:szCs w:val="24"/>
        </w:rPr>
      </w:pPr>
      <w:r>
        <w:rPr>
          <w:rFonts w:ascii="Arial" w:hAnsi="Arial" w:cs="Arial"/>
          <w:sz w:val="24"/>
          <w:szCs w:val="24"/>
        </w:rPr>
        <w:t>Disco Duro. S</w:t>
      </w:r>
      <w:r w:rsidRPr="000E13C1">
        <w:rPr>
          <w:rFonts w:ascii="Arial" w:hAnsi="Arial" w:cs="Arial"/>
          <w:sz w:val="24"/>
          <w:szCs w:val="24"/>
        </w:rPr>
        <w:t>e recomienda 200 GB o más de espa</w:t>
      </w:r>
      <w:r w:rsidR="00051CBE">
        <w:rPr>
          <w:rFonts w:ascii="Arial" w:hAnsi="Arial" w:cs="Arial"/>
          <w:sz w:val="24"/>
          <w:szCs w:val="24"/>
        </w:rPr>
        <w:t xml:space="preserve">cio de almacenamiento en disco. </w:t>
      </w:r>
    </w:p>
    <w:p w14:paraId="5BACD3B9" w14:textId="77777777" w:rsidR="00051CBE" w:rsidRDefault="000E13C1" w:rsidP="000E13C1">
      <w:pPr>
        <w:jc w:val="both"/>
        <w:rPr>
          <w:rFonts w:ascii="Arial" w:hAnsi="Arial" w:cs="Arial"/>
          <w:sz w:val="24"/>
          <w:szCs w:val="24"/>
        </w:rPr>
      </w:pPr>
      <w:r>
        <w:rPr>
          <w:rFonts w:ascii="Arial" w:hAnsi="Arial" w:cs="Arial"/>
          <w:sz w:val="24"/>
          <w:szCs w:val="24"/>
        </w:rPr>
        <w:t xml:space="preserve">Monitor. </w:t>
      </w:r>
      <w:r w:rsidRPr="000E13C1">
        <w:rPr>
          <w:rFonts w:ascii="Arial" w:hAnsi="Arial" w:cs="Arial"/>
          <w:sz w:val="24"/>
          <w:szCs w:val="24"/>
        </w:rPr>
        <w:t xml:space="preserve">Esto es muy dependiente de las preferencias del usuario. Se recomienda un 20 "o monitor más grande que puede mostrar al menos 1280x1024. Nos gustan los 24 paneles "de pantalla ancha que pueden mostrar 1920x1080. </w:t>
      </w:r>
    </w:p>
    <w:p w14:paraId="10433BFF" w14:textId="77777777" w:rsidR="00832994" w:rsidRPr="00832994" w:rsidRDefault="00832994" w:rsidP="00832994">
      <w:pPr>
        <w:jc w:val="both"/>
        <w:rPr>
          <w:rFonts w:ascii="Arial" w:hAnsi="Arial" w:cs="Arial"/>
          <w:sz w:val="24"/>
          <w:szCs w:val="24"/>
        </w:rPr>
      </w:pPr>
      <w:r w:rsidRPr="006F509E">
        <w:rPr>
          <w:rFonts w:ascii="Arial" w:hAnsi="Arial" w:cs="Arial"/>
          <w:b/>
          <w:sz w:val="24"/>
          <w:szCs w:val="24"/>
        </w:rPr>
        <w:t>Plataforma</w:t>
      </w:r>
      <w:r w:rsidR="00914360" w:rsidRPr="006F509E">
        <w:rPr>
          <w:rFonts w:ascii="Arial" w:hAnsi="Arial" w:cs="Arial"/>
          <w:b/>
          <w:sz w:val="24"/>
          <w:szCs w:val="24"/>
        </w:rPr>
        <w:t>.</w:t>
      </w:r>
      <w:r w:rsidR="00914360">
        <w:rPr>
          <w:rFonts w:ascii="Arial" w:hAnsi="Arial" w:cs="Arial"/>
          <w:sz w:val="24"/>
          <w:szCs w:val="24"/>
        </w:rPr>
        <w:t xml:space="preserve"> </w:t>
      </w:r>
      <w:r w:rsidR="00914360" w:rsidRPr="00914360">
        <w:rPr>
          <w:rFonts w:ascii="Arial" w:hAnsi="Arial" w:cs="Arial"/>
          <w:sz w:val="24"/>
          <w:szCs w:val="24"/>
        </w:rPr>
        <w:t>Windows 8 (incluyendo 8.1), 7, XP Professional y Vista son compatibles. Las versiones más antiguas de Windows, incluyendo Windows 98, ME y NT, ya no son compatibles. Server versiones compatibles de Windows (2003, 2008, 2008R2, 2012, 2012 R2)</w:t>
      </w:r>
      <w:r w:rsidR="00051CBE">
        <w:rPr>
          <w:rFonts w:ascii="Arial" w:hAnsi="Arial" w:cs="Arial"/>
          <w:sz w:val="24"/>
          <w:szCs w:val="24"/>
        </w:rPr>
        <w:t>.</w:t>
      </w:r>
      <w:r w:rsidR="00914360" w:rsidRPr="00914360">
        <w:rPr>
          <w:rFonts w:ascii="Arial" w:hAnsi="Arial" w:cs="Arial"/>
          <w:sz w:val="24"/>
          <w:szCs w:val="24"/>
        </w:rPr>
        <w:t xml:space="preserve"> Ahora estamos recomendando estos sistemas operativos de 64 bits para todas las nuevas máquinas, de modo que sean capaces de acceder a más memoria con la nueva versión de 64 bits de TransCAD 6.0. En Caliper, nuestro sistema operativo preferido es ahora de 64</w:t>
      </w:r>
      <w:r w:rsidR="000E13C1">
        <w:rPr>
          <w:rFonts w:ascii="Arial" w:hAnsi="Arial" w:cs="Arial"/>
          <w:sz w:val="24"/>
          <w:szCs w:val="24"/>
        </w:rPr>
        <w:t xml:space="preserve"> bits de Windows 7 Professional</w:t>
      </w:r>
      <w:r w:rsidR="00914360" w:rsidRPr="00914360">
        <w:rPr>
          <w:rFonts w:ascii="Arial" w:hAnsi="Arial" w:cs="Arial"/>
          <w:sz w:val="24"/>
          <w:szCs w:val="24"/>
        </w:rPr>
        <w:t>.</w:t>
      </w:r>
    </w:p>
    <w:p w14:paraId="7E616CAA" w14:textId="77777777" w:rsidR="00EC24E8" w:rsidRPr="00EC24E8" w:rsidRDefault="00832994" w:rsidP="00EC24E8">
      <w:pPr>
        <w:jc w:val="both"/>
        <w:rPr>
          <w:rFonts w:ascii="Arial" w:hAnsi="Arial" w:cs="Arial"/>
          <w:sz w:val="24"/>
          <w:szCs w:val="24"/>
        </w:rPr>
      </w:pPr>
      <w:r w:rsidRPr="002205C4">
        <w:rPr>
          <w:rFonts w:ascii="Arial" w:hAnsi="Arial" w:cs="Arial"/>
          <w:b/>
          <w:sz w:val="24"/>
          <w:szCs w:val="24"/>
        </w:rPr>
        <w:t>Breve descripc</w:t>
      </w:r>
      <w:r w:rsidR="00363E08" w:rsidRPr="002205C4">
        <w:rPr>
          <w:rFonts w:ascii="Arial" w:hAnsi="Arial" w:cs="Arial"/>
          <w:b/>
          <w:sz w:val="24"/>
          <w:szCs w:val="24"/>
        </w:rPr>
        <w:t>i</w:t>
      </w:r>
      <w:r w:rsidRPr="002205C4">
        <w:rPr>
          <w:rFonts w:ascii="Arial" w:hAnsi="Arial" w:cs="Arial"/>
          <w:b/>
          <w:sz w:val="24"/>
          <w:szCs w:val="24"/>
        </w:rPr>
        <w:t>ón</w:t>
      </w:r>
      <w:r w:rsidRPr="00832994">
        <w:rPr>
          <w:rFonts w:ascii="Arial" w:hAnsi="Arial" w:cs="Arial"/>
          <w:sz w:val="24"/>
          <w:szCs w:val="24"/>
        </w:rPr>
        <w:t>.</w:t>
      </w:r>
      <w:r w:rsidR="00EC24E8">
        <w:rPr>
          <w:rFonts w:ascii="Arial" w:hAnsi="Arial" w:cs="Arial"/>
          <w:sz w:val="24"/>
          <w:szCs w:val="24"/>
        </w:rPr>
        <w:t xml:space="preserve"> </w:t>
      </w:r>
      <w:r w:rsidR="00EC24E8" w:rsidRPr="00EC24E8">
        <w:rPr>
          <w:rFonts w:ascii="Arial" w:hAnsi="Arial" w:cs="Arial"/>
          <w:sz w:val="24"/>
          <w:szCs w:val="24"/>
        </w:rPr>
        <w:t xml:space="preserve">TransCAD es el primer y único sistema de información geográfica (SIG) diseñado específicamente para su uso por los profesionales del transporte para almacenar, visualizar, gestionar y analizar datos de transporte. TransCAD combina capacidades GIS y modelación de transporte en una única plataforma integrada, que proporciona capacidades que son incomparables por cualquier otro paquete. TransCAD puede usarse para todos los modos de transporte, a cualquier escala o nivel de detalle. TransCAD proporciona: </w:t>
      </w:r>
    </w:p>
    <w:p w14:paraId="7A92BD73" w14:textId="77777777" w:rsidR="00EC24E8" w:rsidRPr="00EC24E8" w:rsidRDefault="00EC24E8" w:rsidP="00EC24E8">
      <w:pPr>
        <w:jc w:val="both"/>
        <w:rPr>
          <w:rFonts w:ascii="Arial" w:hAnsi="Arial" w:cs="Arial"/>
          <w:sz w:val="24"/>
          <w:szCs w:val="24"/>
        </w:rPr>
      </w:pPr>
      <w:r w:rsidRPr="00EC24E8">
        <w:rPr>
          <w:rFonts w:ascii="Arial" w:hAnsi="Arial" w:cs="Arial"/>
          <w:sz w:val="24"/>
          <w:szCs w:val="24"/>
        </w:rPr>
        <w:t xml:space="preserve">Un motor GIS de gran alcance con extensiones especiales para el transporte </w:t>
      </w:r>
    </w:p>
    <w:p w14:paraId="6A7AE32E" w14:textId="77777777" w:rsidR="00EC24E8" w:rsidRPr="00EC24E8" w:rsidRDefault="00EC24E8" w:rsidP="00EC24E8">
      <w:pPr>
        <w:jc w:val="both"/>
        <w:rPr>
          <w:rFonts w:ascii="Arial" w:hAnsi="Arial" w:cs="Arial"/>
          <w:sz w:val="24"/>
          <w:szCs w:val="24"/>
        </w:rPr>
      </w:pPr>
      <w:r w:rsidRPr="00EC24E8">
        <w:rPr>
          <w:rFonts w:ascii="Arial" w:hAnsi="Arial" w:cs="Arial"/>
          <w:sz w:val="24"/>
          <w:szCs w:val="24"/>
        </w:rPr>
        <w:t xml:space="preserve">Cartografía, visualización y análisis de herramientas diseñadas para aplicaciones de transporte </w:t>
      </w:r>
    </w:p>
    <w:p w14:paraId="076A460A" w14:textId="77777777" w:rsidR="00EC24E8" w:rsidRPr="00EC24E8" w:rsidRDefault="00EC24E8" w:rsidP="00EC24E8">
      <w:pPr>
        <w:jc w:val="both"/>
        <w:rPr>
          <w:rFonts w:ascii="Arial" w:hAnsi="Arial" w:cs="Arial"/>
          <w:sz w:val="24"/>
          <w:szCs w:val="24"/>
        </w:rPr>
      </w:pPr>
      <w:r w:rsidRPr="00EC24E8">
        <w:rPr>
          <w:rFonts w:ascii="Arial" w:hAnsi="Arial" w:cs="Arial"/>
          <w:sz w:val="24"/>
          <w:szCs w:val="24"/>
        </w:rPr>
        <w:t xml:space="preserve">Los módulos de aplicación para el enrutamiento, previsión de la demanda de viajes, el transporte público, la logística, la ubicación del sitio, y la gestión del territorio </w:t>
      </w:r>
    </w:p>
    <w:p w14:paraId="130D9772" w14:textId="77777777" w:rsidR="00EC24E8" w:rsidRPr="00EC24E8" w:rsidRDefault="00EC24E8" w:rsidP="00EC24E8">
      <w:pPr>
        <w:jc w:val="both"/>
        <w:rPr>
          <w:rFonts w:ascii="Arial" w:hAnsi="Arial" w:cs="Arial"/>
          <w:sz w:val="24"/>
          <w:szCs w:val="24"/>
        </w:rPr>
      </w:pPr>
      <w:r w:rsidRPr="00EC24E8">
        <w:rPr>
          <w:rFonts w:ascii="Arial" w:hAnsi="Arial" w:cs="Arial"/>
          <w:sz w:val="24"/>
          <w:szCs w:val="24"/>
        </w:rPr>
        <w:t xml:space="preserve">TransCAD tiene aplicaciones para todos los tipos de datos de transporte y para todos los modos de transporte, y es ideal para la construcción de información de transporte y los sistemas de soporte de decisiones. TransCAD se ejecuta en </w:t>
      </w:r>
      <w:r w:rsidRPr="00EC24E8">
        <w:rPr>
          <w:rFonts w:ascii="Arial" w:hAnsi="Arial" w:cs="Arial"/>
          <w:sz w:val="24"/>
          <w:szCs w:val="24"/>
        </w:rPr>
        <w:lastRenderedPageBreak/>
        <w:t xml:space="preserve">hardware fácilmente disponible en Microsoft Windows y abarca prácticamente todas las normas de cómputo de escritorio. Esto tiene dos ventajas importantes: </w:t>
      </w:r>
    </w:p>
    <w:p w14:paraId="0B77B188" w14:textId="77777777" w:rsidR="00EC24E8" w:rsidRDefault="00EC24E8" w:rsidP="00EC24E8">
      <w:pPr>
        <w:jc w:val="both"/>
        <w:rPr>
          <w:rFonts w:ascii="Arial" w:hAnsi="Arial" w:cs="Arial"/>
          <w:sz w:val="24"/>
          <w:szCs w:val="24"/>
        </w:rPr>
      </w:pPr>
      <w:r w:rsidRPr="00EC24E8">
        <w:rPr>
          <w:rFonts w:ascii="Arial" w:hAnsi="Arial" w:cs="Arial"/>
          <w:sz w:val="24"/>
          <w:szCs w:val="24"/>
        </w:rPr>
        <w:t>Puede adquirir e instalar TransCAD a un costo mucho más bajo que cualquier otra solución GIS y m</w:t>
      </w:r>
      <w:r w:rsidR="004844E7">
        <w:rPr>
          <w:rFonts w:ascii="Arial" w:hAnsi="Arial" w:cs="Arial"/>
          <w:sz w:val="24"/>
          <w:szCs w:val="24"/>
        </w:rPr>
        <w:t>odelado integrado de transporte.</w:t>
      </w:r>
    </w:p>
    <w:p w14:paraId="09E25BF7" w14:textId="77777777" w:rsidR="002205C4" w:rsidRPr="002205C4" w:rsidRDefault="004844E7" w:rsidP="002205C4">
      <w:pPr>
        <w:jc w:val="both"/>
        <w:rPr>
          <w:rFonts w:ascii="Arial" w:hAnsi="Arial" w:cs="Arial"/>
          <w:sz w:val="24"/>
          <w:szCs w:val="24"/>
        </w:rPr>
      </w:pPr>
      <w:r w:rsidRPr="002205C4">
        <w:rPr>
          <w:rFonts w:ascii="Arial" w:hAnsi="Arial" w:cs="Arial"/>
          <w:b/>
          <w:sz w:val="24"/>
          <w:szCs w:val="24"/>
        </w:rPr>
        <w:t>Facilidad de programación y uso</w:t>
      </w:r>
      <w:r>
        <w:rPr>
          <w:rFonts w:ascii="Arial" w:hAnsi="Arial" w:cs="Arial"/>
          <w:sz w:val="24"/>
          <w:szCs w:val="24"/>
        </w:rPr>
        <w:t>.</w:t>
      </w:r>
      <w:r w:rsidR="002205C4">
        <w:rPr>
          <w:rFonts w:ascii="Arial" w:hAnsi="Arial" w:cs="Arial"/>
          <w:sz w:val="24"/>
          <w:szCs w:val="24"/>
        </w:rPr>
        <w:t xml:space="preserve"> </w:t>
      </w:r>
      <w:r w:rsidR="002205C4" w:rsidRPr="002205C4">
        <w:rPr>
          <w:rFonts w:ascii="Arial" w:hAnsi="Arial" w:cs="Arial"/>
          <w:sz w:val="24"/>
          <w:szCs w:val="24"/>
        </w:rPr>
        <w:t>TransCAD le permite crear mapas usando sus propios datos o datos de otras fuentes. Se pueden representar los datos en un mapa, directamente desde un archivo dBase, un archivo tipo texto</w:t>
      </w:r>
      <w:r w:rsidR="0099149F">
        <w:rPr>
          <w:rFonts w:ascii="Arial" w:hAnsi="Arial" w:cs="Arial"/>
          <w:sz w:val="24"/>
          <w:szCs w:val="24"/>
        </w:rPr>
        <w:t xml:space="preserve">. </w:t>
      </w:r>
      <w:r w:rsidR="002205C4" w:rsidRPr="002205C4">
        <w:rPr>
          <w:rFonts w:ascii="Arial" w:hAnsi="Arial" w:cs="Arial"/>
          <w:sz w:val="24"/>
          <w:szCs w:val="24"/>
        </w:rPr>
        <w:t xml:space="preserve">Se pueden también rastrear imágenes de satélite, o fotos aéreas directamente para sus mapas. Estas imágenes pueden ser utilizadas como medio de referencia o en conducción con las herramientas del editor de mapas para crear o editar archivos geográficos. </w:t>
      </w:r>
    </w:p>
    <w:p w14:paraId="4BEED6FD" w14:textId="77777777" w:rsidR="004844E7" w:rsidRDefault="002205C4" w:rsidP="002205C4">
      <w:pPr>
        <w:jc w:val="both"/>
        <w:rPr>
          <w:rFonts w:ascii="Arial" w:hAnsi="Arial" w:cs="Arial"/>
          <w:sz w:val="24"/>
          <w:szCs w:val="24"/>
        </w:rPr>
      </w:pPr>
      <w:r w:rsidRPr="002205C4">
        <w:rPr>
          <w:rFonts w:ascii="Arial" w:hAnsi="Arial" w:cs="Arial"/>
          <w:sz w:val="24"/>
          <w:szCs w:val="24"/>
        </w:rPr>
        <w:t>Se pueden representar en mapas directamente archivos Esri, archivos MapInfo TAB, y tablas espaciales Oracle. Con los traductores incorporados, se pueden importar datos geográficos procedentes de otros SIG, y paquetes CAD, así como muchos otros formatos comunes de ficheros.</w:t>
      </w:r>
    </w:p>
    <w:p w14:paraId="24BA93F5" w14:textId="77777777" w:rsidR="004844E7" w:rsidRDefault="004844E7" w:rsidP="00EC24E8">
      <w:pPr>
        <w:jc w:val="both"/>
        <w:rPr>
          <w:rFonts w:ascii="Arial" w:hAnsi="Arial" w:cs="Arial"/>
          <w:sz w:val="24"/>
          <w:szCs w:val="24"/>
        </w:rPr>
      </w:pPr>
      <w:r w:rsidRPr="002205C4">
        <w:rPr>
          <w:rFonts w:ascii="Arial" w:hAnsi="Arial" w:cs="Arial"/>
          <w:b/>
          <w:sz w:val="24"/>
          <w:szCs w:val="24"/>
        </w:rPr>
        <w:t>Con que otros paquetes comparte</w:t>
      </w:r>
      <w:r w:rsidR="008E1FE5" w:rsidRPr="002205C4">
        <w:rPr>
          <w:rFonts w:ascii="Arial" w:hAnsi="Arial" w:cs="Arial"/>
          <w:b/>
          <w:sz w:val="24"/>
          <w:szCs w:val="24"/>
        </w:rPr>
        <w:t>n</w:t>
      </w:r>
      <w:r w:rsidRPr="002205C4">
        <w:rPr>
          <w:rFonts w:ascii="Arial" w:hAnsi="Arial" w:cs="Arial"/>
          <w:b/>
          <w:sz w:val="24"/>
          <w:szCs w:val="24"/>
        </w:rPr>
        <w:t xml:space="preserve"> datos</w:t>
      </w:r>
      <w:r>
        <w:rPr>
          <w:rFonts w:ascii="Arial" w:hAnsi="Arial" w:cs="Arial"/>
          <w:sz w:val="24"/>
          <w:szCs w:val="24"/>
        </w:rPr>
        <w:t>.</w:t>
      </w:r>
      <w:r w:rsidR="008E1FE5">
        <w:rPr>
          <w:rFonts w:ascii="Arial" w:hAnsi="Arial" w:cs="Arial"/>
          <w:sz w:val="24"/>
          <w:szCs w:val="24"/>
        </w:rPr>
        <w:t xml:space="preserve"> </w:t>
      </w:r>
      <w:r w:rsidR="008E1FE5" w:rsidRPr="008E1FE5">
        <w:rPr>
          <w:rFonts w:ascii="Arial" w:hAnsi="Arial" w:cs="Arial"/>
          <w:sz w:val="24"/>
          <w:szCs w:val="24"/>
        </w:rPr>
        <w:t xml:space="preserve">TransCAD soporta más de 50 tipos de archivos y más de 100 formatos de GIS y CAD. Puede asignar archivos de forma ESRI, archivos MapInfo TAB, y Oracle Spatial o tablas de Microsoft SQL Server directamente, o utilizar los built-in traductores para importar datos geográficos de una variedad de otros paquetes de software y fuentes públicas. Esta amplia biblioteca de los importadores y exportadores es uno de los más grandes de la industria y viene sin coste adicional. </w:t>
      </w:r>
    </w:p>
    <w:p w14:paraId="24CAF4FF" w14:textId="77777777" w:rsidR="008E1FE5" w:rsidRDefault="008E1FE5" w:rsidP="00EC24E8">
      <w:pPr>
        <w:jc w:val="both"/>
        <w:rPr>
          <w:rFonts w:ascii="Arial" w:hAnsi="Arial" w:cs="Arial"/>
          <w:sz w:val="24"/>
          <w:szCs w:val="24"/>
        </w:rPr>
      </w:pPr>
      <w:r w:rsidRPr="008E1FE5">
        <w:rPr>
          <w:rFonts w:ascii="Arial" w:hAnsi="Arial" w:cs="Arial"/>
          <w:sz w:val="24"/>
          <w:szCs w:val="24"/>
        </w:rPr>
        <w:t>También puede utilizar las imágenes de mapa de bits, tales como el satélite o fotografías aéreas directamente en sus mapas. Maptitude incluye cajas de herramientas para acceder rápidamente a las imágenes on-line de OpenGIS Web Map Services y Google Earth. Estas imágenes se pueden utilizar como un medio de referencia o en conjunto con las herramientas de edición de mapa para crear o editar archivos geográficos.</w:t>
      </w:r>
    </w:p>
    <w:p w14:paraId="1925B00F" w14:textId="77777777" w:rsidR="008E1FE5" w:rsidRPr="00EC24E8" w:rsidRDefault="008E1FE5" w:rsidP="00EC24E8">
      <w:pPr>
        <w:jc w:val="both"/>
        <w:rPr>
          <w:rFonts w:ascii="Arial" w:hAnsi="Arial" w:cs="Arial"/>
          <w:sz w:val="24"/>
          <w:szCs w:val="24"/>
        </w:rPr>
      </w:pPr>
      <w:r w:rsidRPr="008E1FE5">
        <w:rPr>
          <w:rFonts w:ascii="Arial" w:hAnsi="Arial" w:cs="Arial"/>
          <w:sz w:val="24"/>
          <w:szCs w:val="24"/>
        </w:rPr>
        <w:t xml:space="preserve">Una interfaz integrada para dispositivos de Sistema de Posicionamiento Global (GPS) le permite rastrear y registrar su ubicación y construir bases de datos geográficos a medida que trabaja. Con un GPS y un ordenador portátil, los usuarios en el campo pueden crear archivos </w:t>
      </w:r>
      <w:r w:rsidR="0099149F" w:rsidRPr="008E1FE5">
        <w:rPr>
          <w:rFonts w:ascii="Arial" w:hAnsi="Arial" w:cs="Arial"/>
          <w:sz w:val="24"/>
          <w:szCs w:val="24"/>
        </w:rPr>
        <w:t>geográficos precisos</w:t>
      </w:r>
      <w:r w:rsidRPr="008E1FE5">
        <w:rPr>
          <w:rFonts w:ascii="Arial" w:hAnsi="Arial" w:cs="Arial"/>
          <w:sz w:val="24"/>
          <w:szCs w:val="24"/>
        </w:rPr>
        <w:t xml:space="preserve"> de los servicios públicos, instalaciones empresariales, las características geográficas y mucho más.</w:t>
      </w:r>
    </w:p>
    <w:p w14:paraId="55DFE59F" w14:textId="77777777" w:rsidR="00EC24E8" w:rsidRPr="00EC24E8" w:rsidRDefault="00832994" w:rsidP="00EC24E8">
      <w:pPr>
        <w:jc w:val="both"/>
        <w:rPr>
          <w:rFonts w:ascii="Arial" w:hAnsi="Arial" w:cs="Arial"/>
          <w:sz w:val="24"/>
          <w:szCs w:val="24"/>
        </w:rPr>
      </w:pPr>
      <w:r w:rsidRPr="002205C4">
        <w:rPr>
          <w:rFonts w:ascii="Arial" w:hAnsi="Arial" w:cs="Arial"/>
          <w:b/>
          <w:sz w:val="24"/>
          <w:szCs w:val="24"/>
        </w:rPr>
        <w:t>Metodología que usan</w:t>
      </w:r>
      <w:r w:rsidRPr="00832994">
        <w:rPr>
          <w:rFonts w:ascii="Arial" w:hAnsi="Arial" w:cs="Arial"/>
          <w:sz w:val="24"/>
          <w:szCs w:val="24"/>
        </w:rPr>
        <w:t>.</w:t>
      </w:r>
      <w:r w:rsidR="00EC24E8">
        <w:rPr>
          <w:rFonts w:ascii="Arial" w:hAnsi="Arial" w:cs="Arial"/>
          <w:sz w:val="24"/>
          <w:szCs w:val="24"/>
        </w:rPr>
        <w:t xml:space="preserve"> C</w:t>
      </w:r>
      <w:r w:rsidR="00EC24E8" w:rsidRPr="00EC24E8">
        <w:rPr>
          <w:rFonts w:ascii="Arial" w:hAnsi="Arial" w:cs="Arial"/>
          <w:sz w:val="24"/>
          <w:szCs w:val="24"/>
        </w:rPr>
        <w:t>rear y personalizar mapas, construir y mantener conjuntos de datos geográficos, y realizar diferentes tipos de análisis espacial</w:t>
      </w:r>
      <w:r w:rsidR="0099149F">
        <w:rPr>
          <w:rFonts w:ascii="Arial" w:hAnsi="Arial" w:cs="Arial"/>
          <w:sz w:val="24"/>
          <w:szCs w:val="24"/>
        </w:rPr>
        <w:t xml:space="preserve">. </w:t>
      </w:r>
      <w:r w:rsidR="0099149F">
        <w:rPr>
          <w:rFonts w:ascii="Arial" w:hAnsi="Arial" w:cs="Arial"/>
          <w:sz w:val="24"/>
          <w:szCs w:val="24"/>
        </w:rPr>
        <w:lastRenderedPageBreak/>
        <w:t>TransCAD incluye entidades GIS</w:t>
      </w:r>
      <w:r w:rsidR="00EC24E8" w:rsidRPr="00EC24E8">
        <w:rPr>
          <w:rFonts w:ascii="Arial" w:hAnsi="Arial" w:cs="Arial"/>
          <w:sz w:val="24"/>
          <w:szCs w:val="24"/>
        </w:rPr>
        <w:t xml:space="preserve"> sofisticados como superposición de polígonos, zonas de separación, y geocodificación, y tiene una arquitectura de sistema abierto que soporta el intercambio de datos en redes LAN y de área amplia</w:t>
      </w:r>
      <w:r w:rsidR="00EC24E8">
        <w:rPr>
          <w:rFonts w:ascii="Arial" w:hAnsi="Arial" w:cs="Arial"/>
          <w:sz w:val="24"/>
          <w:szCs w:val="24"/>
        </w:rPr>
        <w:t xml:space="preserve">. </w:t>
      </w:r>
      <w:r w:rsidR="00EC24E8" w:rsidRPr="00EC24E8">
        <w:rPr>
          <w:rFonts w:ascii="Arial" w:hAnsi="Arial" w:cs="Arial"/>
          <w:sz w:val="24"/>
          <w:szCs w:val="24"/>
        </w:rPr>
        <w:t>Las redes de transporte están especializadas</w:t>
      </w:r>
      <w:r w:rsidR="00EC24E8">
        <w:rPr>
          <w:rFonts w:ascii="Arial" w:hAnsi="Arial" w:cs="Arial"/>
          <w:sz w:val="24"/>
          <w:szCs w:val="24"/>
        </w:rPr>
        <w:t xml:space="preserve"> y las</w:t>
      </w:r>
      <w:r w:rsidR="00EC24E8" w:rsidRPr="00EC24E8">
        <w:rPr>
          <w:rFonts w:ascii="Arial" w:hAnsi="Arial" w:cs="Arial"/>
          <w:sz w:val="24"/>
          <w:szCs w:val="24"/>
        </w:rPr>
        <w:t xml:space="preserve"> estructuras de datos que rigen el flujo a través de una red. Las redes se almacenan en una manera altamente eficiente, lo que permite TransCAD para resolver problemas de enrutamiento muy rápidamente.</w:t>
      </w:r>
      <w:r w:rsidR="00EC24E8" w:rsidRPr="00EC24E8">
        <w:t xml:space="preserve"> </w:t>
      </w:r>
      <w:r w:rsidR="00EC24E8" w:rsidRPr="00EC24E8">
        <w:rPr>
          <w:rFonts w:ascii="Arial" w:hAnsi="Arial" w:cs="Arial"/>
          <w:sz w:val="24"/>
          <w:szCs w:val="24"/>
        </w:rPr>
        <w:t>Las matrices contienen datos como la distancia, el tiempo de viaje, y los flujos origen-destino que son esenciales para muchas aplicaciones de transporte. TransCAD proporciona funciones para la creación y manipulación de matrices y herramientas para el análisis espacial y la visualización avanzada de datos de la matriz. Esta combinación le permite ver y entender los flujos de transporte y características de la red de maneras nuevas y diferentes.</w:t>
      </w:r>
      <w:r w:rsidR="00EC24E8">
        <w:rPr>
          <w:rFonts w:ascii="Arial" w:hAnsi="Arial" w:cs="Arial"/>
          <w:sz w:val="24"/>
          <w:szCs w:val="24"/>
        </w:rPr>
        <w:t xml:space="preserve"> </w:t>
      </w:r>
      <w:r w:rsidR="00EC24E8" w:rsidRPr="00EC24E8">
        <w:rPr>
          <w:rFonts w:ascii="Arial" w:hAnsi="Arial" w:cs="Arial"/>
          <w:sz w:val="24"/>
          <w:szCs w:val="24"/>
        </w:rPr>
        <w:t xml:space="preserve">Rutas indican caminos tomados por los camiones, trenes, coches, autobuses, o personas que viajan de un lugar a otro. TransCAD incluye herramientas para crear, visualizar, editar y manipular rutas, y la tecnología de pantalla única para las rutas de asignación en forma clara y convincente. </w:t>
      </w:r>
      <w:r w:rsidR="0099149F">
        <w:rPr>
          <w:rFonts w:ascii="Arial" w:hAnsi="Arial" w:cs="Arial"/>
          <w:sz w:val="24"/>
          <w:szCs w:val="24"/>
        </w:rPr>
        <w:t>P</w:t>
      </w:r>
      <w:r w:rsidR="00EC24E8" w:rsidRPr="00EC24E8">
        <w:rPr>
          <w:rFonts w:ascii="Arial" w:hAnsi="Arial" w:cs="Arial"/>
          <w:sz w:val="24"/>
          <w:szCs w:val="24"/>
        </w:rPr>
        <w:t>uede organizar un conjunto de rutas relacionadas en una sola capa sistema de rutas, e incluir atributos de ruta, dejar de ubicaciones y los horarios de los vehículos.</w:t>
      </w:r>
      <w:r w:rsidR="00EC24E8">
        <w:rPr>
          <w:rFonts w:ascii="Arial" w:hAnsi="Arial" w:cs="Arial"/>
          <w:sz w:val="24"/>
          <w:szCs w:val="24"/>
        </w:rPr>
        <w:t xml:space="preserve"> </w:t>
      </w:r>
      <w:r w:rsidR="00EC24E8" w:rsidRPr="00EC24E8">
        <w:rPr>
          <w:rFonts w:ascii="Arial" w:hAnsi="Arial" w:cs="Arial"/>
          <w:sz w:val="24"/>
          <w:szCs w:val="24"/>
        </w:rPr>
        <w:t>TransCAD le permite identificar la ubicación de las funciones de transporte como una distancia desde un punto fijo a lo largo de una ruta. TransCAD puede visualizar y analizar estos conjuntos de datos sin necesidad de conversión, e incluye funciones de segmentación dinámica de fusionar y analizar múltiples conjuntos de datos lineales-referenciada</w:t>
      </w:r>
      <w:r w:rsidR="00EC24E8">
        <w:rPr>
          <w:rFonts w:ascii="Arial" w:hAnsi="Arial" w:cs="Arial"/>
          <w:sz w:val="24"/>
          <w:szCs w:val="24"/>
        </w:rPr>
        <w:t>.</w:t>
      </w:r>
    </w:p>
    <w:p w14:paraId="0978EB1E" w14:textId="77777777" w:rsidR="00832994" w:rsidRDefault="00832994" w:rsidP="00832994">
      <w:pPr>
        <w:jc w:val="both"/>
        <w:rPr>
          <w:rFonts w:ascii="Arial" w:hAnsi="Arial" w:cs="Arial"/>
          <w:sz w:val="24"/>
          <w:szCs w:val="24"/>
        </w:rPr>
      </w:pPr>
      <w:r>
        <w:rPr>
          <w:rFonts w:ascii="Arial" w:hAnsi="Arial" w:cs="Arial"/>
          <w:sz w:val="24"/>
          <w:szCs w:val="24"/>
        </w:rPr>
        <w:t xml:space="preserve">2.- </w:t>
      </w:r>
      <w:r w:rsidRPr="00F67D80">
        <w:rPr>
          <w:rFonts w:ascii="Arial" w:hAnsi="Arial" w:cs="Arial"/>
          <w:b/>
          <w:sz w:val="24"/>
          <w:szCs w:val="24"/>
        </w:rPr>
        <w:t>TransModeler.</w:t>
      </w:r>
    </w:p>
    <w:p w14:paraId="7EE09604" w14:textId="77777777" w:rsidR="00832994" w:rsidRPr="00832994" w:rsidRDefault="00832994" w:rsidP="00832994">
      <w:pPr>
        <w:jc w:val="both"/>
        <w:rPr>
          <w:rFonts w:ascii="Arial" w:hAnsi="Arial" w:cs="Arial"/>
          <w:sz w:val="24"/>
          <w:szCs w:val="24"/>
        </w:rPr>
      </w:pPr>
      <w:r w:rsidRPr="002205C4">
        <w:rPr>
          <w:rFonts w:ascii="Arial" w:hAnsi="Arial" w:cs="Arial"/>
          <w:b/>
          <w:sz w:val="24"/>
          <w:szCs w:val="24"/>
        </w:rPr>
        <w:t>Costo</w:t>
      </w:r>
      <w:r w:rsidR="00BA4B96">
        <w:rPr>
          <w:rFonts w:ascii="Arial" w:hAnsi="Arial" w:cs="Arial"/>
          <w:sz w:val="24"/>
          <w:szCs w:val="24"/>
        </w:rPr>
        <w:t xml:space="preserve">.- </w:t>
      </w:r>
      <w:r w:rsidR="004C096A" w:rsidRPr="004C096A">
        <w:rPr>
          <w:rFonts w:ascii="Arial" w:hAnsi="Arial" w:cs="Arial"/>
          <w:sz w:val="24"/>
          <w:szCs w:val="24"/>
        </w:rPr>
        <w:t xml:space="preserve">$12,000 </w:t>
      </w:r>
      <w:r w:rsidR="004C096A">
        <w:rPr>
          <w:rFonts w:ascii="Arial" w:hAnsi="Arial" w:cs="Arial"/>
          <w:sz w:val="24"/>
          <w:szCs w:val="24"/>
        </w:rPr>
        <w:t xml:space="preserve">Dolares </w:t>
      </w:r>
      <w:r w:rsidR="004C096A" w:rsidRPr="004C096A">
        <w:rPr>
          <w:rFonts w:ascii="Arial" w:hAnsi="Arial" w:cs="Arial"/>
          <w:sz w:val="24"/>
          <w:szCs w:val="24"/>
        </w:rPr>
        <w:t>(first copy)</w:t>
      </w:r>
      <w:r w:rsidR="004C096A">
        <w:rPr>
          <w:rFonts w:ascii="Arial" w:hAnsi="Arial" w:cs="Arial"/>
          <w:sz w:val="24"/>
          <w:szCs w:val="24"/>
        </w:rPr>
        <w:t xml:space="preserve"> </w:t>
      </w:r>
    </w:p>
    <w:p w14:paraId="08E81988" w14:textId="77777777" w:rsidR="00832994" w:rsidRPr="00832994" w:rsidRDefault="00832994" w:rsidP="00832994">
      <w:pPr>
        <w:jc w:val="both"/>
        <w:rPr>
          <w:rFonts w:ascii="Arial" w:hAnsi="Arial" w:cs="Arial"/>
          <w:sz w:val="24"/>
          <w:szCs w:val="24"/>
        </w:rPr>
      </w:pPr>
      <w:r w:rsidRPr="002205C4">
        <w:rPr>
          <w:rFonts w:ascii="Arial" w:hAnsi="Arial" w:cs="Arial"/>
          <w:b/>
          <w:sz w:val="24"/>
          <w:szCs w:val="24"/>
        </w:rPr>
        <w:t>Actualizaciones</w:t>
      </w:r>
      <w:r w:rsidR="004C096A">
        <w:rPr>
          <w:rFonts w:ascii="Arial" w:hAnsi="Arial" w:cs="Arial"/>
          <w:sz w:val="24"/>
          <w:szCs w:val="24"/>
        </w:rPr>
        <w:t>. Gratuitas durante el</w:t>
      </w:r>
      <w:r w:rsidR="004C096A" w:rsidRPr="004C096A">
        <w:rPr>
          <w:rFonts w:ascii="Arial" w:hAnsi="Arial" w:cs="Arial"/>
          <w:sz w:val="24"/>
          <w:szCs w:val="24"/>
        </w:rPr>
        <w:t xml:space="preserve"> período de un año a partir de la fecha de entrega.</w:t>
      </w:r>
    </w:p>
    <w:p w14:paraId="4B283678" w14:textId="77777777" w:rsidR="00832994" w:rsidRPr="00832994" w:rsidRDefault="00832994" w:rsidP="00832994">
      <w:pPr>
        <w:jc w:val="both"/>
        <w:rPr>
          <w:rFonts w:ascii="Arial" w:hAnsi="Arial" w:cs="Arial"/>
          <w:sz w:val="24"/>
          <w:szCs w:val="24"/>
        </w:rPr>
      </w:pPr>
      <w:r w:rsidRPr="002205C4">
        <w:rPr>
          <w:rFonts w:ascii="Arial" w:hAnsi="Arial" w:cs="Arial"/>
          <w:b/>
          <w:sz w:val="24"/>
          <w:szCs w:val="24"/>
        </w:rPr>
        <w:t>Prerrequisitos</w:t>
      </w:r>
      <w:r w:rsidR="004C096A">
        <w:rPr>
          <w:rFonts w:ascii="Arial" w:hAnsi="Arial" w:cs="Arial"/>
          <w:sz w:val="24"/>
          <w:szCs w:val="24"/>
        </w:rPr>
        <w:t>. Mismos que TransCad.</w:t>
      </w:r>
    </w:p>
    <w:p w14:paraId="60BE7F0C" w14:textId="77777777" w:rsidR="00832994" w:rsidRPr="00832994" w:rsidRDefault="00832994" w:rsidP="00832994">
      <w:pPr>
        <w:jc w:val="both"/>
        <w:rPr>
          <w:rFonts w:ascii="Arial" w:hAnsi="Arial" w:cs="Arial"/>
          <w:sz w:val="24"/>
          <w:szCs w:val="24"/>
        </w:rPr>
      </w:pPr>
      <w:r w:rsidRPr="002205C4">
        <w:rPr>
          <w:rFonts w:ascii="Arial" w:hAnsi="Arial" w:cs="Arial"/>
          <w:b/>
          <w:sz w:val="24"/>
          <w:szCs w:val="24"/>
        </w:rPr>
        <w:t>Plataforma</w:t>
      </w:r>
      <w:r w:rsidR="004C096A">
        <w:rPr>
          <w:rFonts w:ascii="Arial" w:hAnsi="Arial" w:cs="Arial"/>
          <w:sz w:val="24"/>
          <w:szCs w:val="24"/>
        </w:rPr>
        <w:t>. Misma que TransCad</w:t>
      </w:r>
    </w:p>
    <w:p w14:paraId="071CC6F4" w14:textId="77777777" w:rsidR="00832994" w:rsidRPr="00832994" w:rsidRDefault="00832994" w:rsidP="00832994">
      <w:pPr>
        <w:jc w:val="both"/>
        <w:rPr>
          <w:rFonts w:ascii="Arial" w:hAnsi="Arial" w:cs="Arial"/>
          <w:sz w:val="24"/>
          <w:szCs w:val="24"/>
        </w:rPr>
      </w:pPr>
      <w:r w:rsidRPr="002205C4">
        <w:rPr>
          <w:rFonts w:ascii="Arial" w:hAnsi="Arial" w:cs="Arial"/>
          <w:b/>
          <w:sz w:val="24"/>
          <w:szCs w:val="24"/>
        </w:rPr>
        <w:t>Breve descripc</w:t>
      </w:r>
      <w:r w:rsidR="00363E08" w:rsidRPr="002205C4">
        <w:rPr>
          <w:rFonts w:ascii="Arial" w:hAnsi="Arial" w:cs="Arial"/>
          <w:b/>
          <w:sz w:val="24"/>
          <w:szCs w:val="24"/>
        </w:rPr>
        <w:t>i</w:t>
      </w:r>
      <w:r w:rsidRPr="002205C4">
        <w:rPr>
          <w:rFonts w:ascii="Arial" w:hAnsi="Arial" w:cs="Arial"/>
          <w:b/>
          <w:sz w:val="24"/>
          <w:szCs w:val="24"/>
        </w:rPr>
        <w:t>ón</w:t>
      </w:r>
      <w:r w:rsidRPr="00832994">
        <w:rPr>
          <w:rFonts w:ascii="Arial" w:hAnsi="Arial" w:cs="Arial"/>
          <w:sz w:val="24"/>
          <w:szCs w:val="24"/>
        </w:rPr>
        <w:t>.</w:t>
      </w:r>
      <w:r w:rsidR="00BA4B96">
        <w:rPr>
          <w:rFonts w:ascii="Arial" w:hAnsi="Arial" w:cs="Arial"/>
          <w:sz w:val="24"/>
          <w:szCs w:val="24"/>
        </w:rPr>
        <w:t xml:space="preserve"> </w:t>
      </w:r>
      <w:r w:rsidR="00BA4B96" w:rsidRPr="00BA4B96">
        <w:rPr>
          <w:rFonts w:ascii="Arial" w:hAnsi="Arial" w:cs="Arial"/>
          <w:sz w:val="24"/>
          <w:szCs w:val="24"/>
        </w:rPr>
        <w:t>TransModeler es un potente y versátil paquete de simulación, aplicable a una amplia gama de tareas de planeamiento y modelamiento de tráfico. TransModeler puede simular toda clase de redes de viales, desde autopistas hasta calles de los centros de las ciudades, y puede analizar redes multimodales de áreas extensas con gran de</w:t>
      </w:r>
      <w:r w:rsidR="00BA4B96">
        <w:rPr>
          <w:rFonts w:ascii="Arial" w:hAnsi="Arial" w:cs="Arial"/>
          <w:sz w:val="24"/>
          <w:szCs w:val="24"/>
        </w:rPr>
        <w:t>talle y fidelidad. Se puede a</w:t>
      </w:r>
      <w:r w:rsidR="00BA4B96" w:rsidRPr="00BA4B96">
        <w:rPr>
          <w:rFonts w:ascii="Arial" w:hAnsi="Arial" w:cs="Arial"/>
          <w:sz w:val="24"/>
          <w:szCs w:val="24"/>
        </w:rPr>
        <w:t>nimar el comportamiento de sistemas de tráfico complejos para ilustrar la circulación de tráfico, la operación semafórica, y el funcionamiento conjunto de la red.</w:t>
      </w:r>
    </w:p>
    <w:p w14:paraId="76093F13" w14:textId="77777777" w:rsidR="004844E7" w:rsidRDefault="004844E7" w:rsidP="004844E7">
      <w:pPr>
        <w:jc w:val="both"/>
        <w:rPr>
          <w:rFonts w:ascii="Arial" w:hAnsi="Arial" w:cs="Arial"/>
          <w:sz w:val="24"/>
          <w:szCs w:val="24"/>
        </w:rPr>
      </w:pPr>
      <w:r w:rsidRPr="002205C4">
        <w:rPr>
          <w:rFonts w:ascii="Arial" w:hAnsi="Arial" w:cs="Arial"/>
          <w:b/>
          <w:sz w:val="24"/>
          <w:szCs w:val="24"/>
        </w:rPr>
        <w:lastRenderedPageBreak/>
        <w:t>Facilidad de programación y uso</w:t>
      </w:r>
      <w:r w:rsidRPr="004844E7">
        <w:rPr>
          <w:rFonts w:ascii="Arial" w:hAnsi="Arial" w:cs="Arial"/>
          <w:sz w:val="24"/>
          <w:szCs w:val="24"/>
        </w:rPr>
        <w:t>.</w:t>
      </w:r>
      <w:r w:rsidR="002205C4">
        <w:rPr>
          <w:rFonts w:ascii="Arial" w:hAnsi="Arial" w:cs="Arial"/>
          <w:sz w:val="24"/>
          <w:szCs w:val="24"/>
        </w:rPr>
        <w:t xml:space="preserve"> </w:t>
      </w:r>
      <w:r w:rsidR="002205C4" w:rsidRPr="002205C4">
        <w:rPr>
          <w:rFonts w:ascii="Arial" w:hAnsi="Arial" w:cs="Arial"/>
          <w:sz w:val="24"/>
          <w:szCs w:val="24"/>
        </w:rPr>
        <w:t>TransModeler trabaja con software de pronóstico de demanda de viajes para suministrar una capacidad integrada para ejecutar análisis operacional de proyectos y planes de transporte. Los resultados de las simulaciones de tráfico pueden ser empleados para retroalimentar pronósticos de demanda de viajes.</w:t>
      </w:r>
    </w:p>
    <w:p w14:paraId="5BC5C432" w14:textId="77777777" w:rsidR="002205C4" w:rsidRDefault="00C84AA7" w:rsidP="004844E7">
      <w:pPr>
        <w:jc w:val="both"/>
        <w:rPr>
          <w:rFonts w:ascii="Arial" w:hAnsi="Arial" w:cs="Arial"/>
          <w:sz w:val="24"/>
          <w:szCs w:val="24"/>
        </w:rPr>
      </w:pPr>
      <w:r>
        <w:rPr>
          <w:rFonts w:ascii="Arial" w:hAnsi="Arial" w:cs="Arial"/>
          <w:sz w:val="24"/>
          <w:szCs w:val="24"/>
        </w:rPr>
        <w:t>S</w:t>
      </w:r>
      <w:r w:rsidRPr="00C84AA7">
        <w:rPr>
          <w:rFonts w:ascii="Arial" w:hAnsi="Arial" w:cs="Arial"/>
          <w:sz w:val="24"/>
          <w:szCs w:val="24"/>
        </w:rPr>
        <w:t>imula el comportamiento de cada vehículo cada décima de segundo. Los vehículos pueden variar sus características físicas o de rendimiento y puede ser adecuado a las necesidades del usuario. Se simula en detalle la aceleración, desaceleración, intervalo entre vehículos, cambios de carril, confluencias e incorporaciones, situaciones que pueden ser afectadas por el comportamiento del conductor, las características del vehículo o la geometría de la vía. Transmodeler incluye parámetros de defecto para los modelos más importantes de comportamiento. Sin embargo, el usuario puede cambiar estos parámetros fácilmente para calibrar el software a casos específicos.</w:t>
      </w:r>
    </w:p>
    <w:p w14:paraId="4D049B96" w14:textId="77777777" w:rsidR="004844E7" w:rsidRDefault="004844E7" w:rsidP="004844E7">
      <w:pPr>
        <w:jc w:val="both"/>
        <w:rPr>
          <w:rFonts w:ascii="Arial" w:hAnsi="Arial" w:cs="Arial"/>
          <w:sz w:val="24"/>
          <w:szCs w:val="24"/>
        </w:rPr>
      </w:pPr>
      <w:r w:rsidRPr="002205C4">
        <w:rPr>
          <w:rFonts w:ascii="Arial" w:hAnsi="Arial" w:cs="Arial"/>
          <w:b/>
          <w:sz w:val="24"/>
          <w:szCs w:val="24"/>
        </w:rPr>
        <w:t>Con que otros paquetes comparten datos</w:t>
      </w:r>
      <w:r w:rsidRPr="004844E7">
        <w:rPr>
          <w:rFonts w:ascii="Arial" w:hAnsi="Arial" w:cs="Arial"/>
          <w:sz w:val="24"/>
          <w:szCs w:val="24"/>
        </w:rPr>
        <w:t>.</w:t>
      </w:r>
      <w:r w:rsidR="008F4342">
        <w:rPr>
          <w:rFonts w:ascii="Arial" w:hAnsi="Arial" w:cs="Arial"/>
          <w:sz w:val="24"/>
          <w:szCs w:val="24"/>
        </w:rPr>
        <w:t xml:space="preserve"> </w:t>
      </w:r>
      <w:r w:rsidR="008F4342" w:rsidRPr="008F4342">
        <w:rPr>
          <w:rFonts w:ascii="Arial" w:hAnsi="Arial" w:cs="Arial"/>
          <w:sz w:val="24"/>
          <w:szCs w:val="24"/>
        </w:rPr>
        <w:t>TransCAD, Synchro, shapef</w:t>
      </w:r>
      <w:r w:rsidR="008F4342">
        <w:rPr>
          <w:rFonts w:ascii="Arial" w:hAnsi="Arial" w:cs="Arial"/>
          <w:sz w:val="24"/>
          <w:szCs w:val="24"/>
        </w:rPr>
        <w:t>iles ESRI / geodatabases, Excel.</w:t>
      </w:r>
    </w:p>
    <w:p w14:paraId="44D1B923" w14:textId="77777777" w:rsidR="00832994" w:rsidRDefault="00832994" w:rsidP="00832994">
      <w:pPr>
        <w:jc w:val="both"/>
        <w:rPr>
          <w:rFonts w:ascii="Arial" w:hAnsi="Arial" w:cs="Arial"/>
          <w:sz w:val="24"/>
          <w:szCs w:val="24"/>
        </w:rPr>
      </w:pPr>
      <w:r w:rsidRPr="002205C4">
        <w:rPr>
          <w:rFonts w:ascii="Arial" w:hAnsi="Arial" w:cs="Arial"/>
          <w:b/>
          <w:sz w:val="24"/>
          <w:szCs w:val="24"/>
        </w:rPr>
        <w:t>Metodología que usan</w:t>
      </w:r>
      <w:r w:rsidRPr="00832994">
        <w:rPr>
          <w:rFonts w:ascii="Arial" w:hAnsi="Arial" w:cs="Arial"/>
          <w:sz w:val="24"/>
          <w:szCs w:val="24"/>
        </w:rPr>
        <w:t>.</w:t>
      </w:r>
      <w:r w:rsidR="00545419">
        <w:rPr>
          <w:rFonts w:ascii="Arial" w:hAnsi="Arial" w:cs="Arial"/>
          <w:sz w:val="24"/>
          <w:szCs w:val="24"/>
        </w:rPr>
        <w:t xml:space="preserve"> </w:t>
      </w:r>
      <w:r w:rsidR="00545419" w:rsidRPr="00545419">
        <w:rPr>
          <w:rFonts w:ascii="Arial" w:hAnsi="Arial" w:cs="Arial"/>
          <w:sz w:val="24"/>
          <w:szCs w:val="24"/>
        </w:rPr>
        <w:t>TransModeler puede simular también redes de área extensas con diferentes grados de fidelidad y con diferentes métodos de simulación. Además del micro simulador, TransModeler incluye simuladores mesoscópico y macroscópico</w:t>
      </w:r>
      <w:r w:rsidR="00545419">
        <w:rPr>
          <w:rFonts w:ascii="Arial" w:hAnsi="Arial" w:cs="Arial"/>
          <w:sz w:val="24"/>
          <w:szCs w:val="24"/>
        </w:rPr>
        <w:t>.</w:t>
      </w:r>
    </w:p>
    <w:p w14:paraId="3CB83FEB" w14:textId="77777777" w:rsidR="00832994" w:rsidRPr="00F67D80" w:rsidRDefault="00832994" w:rsidP="00832994">
      <w:pPr>
        <w:jc w:val="both"/>
        <w:rPr>
          <w:rFonts w:ascii="Arial" w:hAnsi="Arial" w:cs="Arial"/>
          <w:b/>
          <w:sz w:val="24"/>
          <w:szCs w:val="24"/>
        </w:rPr>
      </w:pPr>
      <w:r w:rsidRPr="00F67D80">
        <w:rPr>
          <w:rFonts w:ascii="Arial" w:hAnsi="Arial" w:cs="Arial"/>
          <w:b/>
          <w:sz w:val="24"/>
          <w:szCs w:val="24"/>
        </w:rPr>
        <w:t>3.- Aimsun.</w:t>
      </w:r>
    </w:p>
    <w:p w14:paraId="0378E9CD" w14:textId="77777777" w:rsidR="00832994" w:rsidRPr="00832994" w:rsidRDefault="00832994" w:rsidP="00832994">
      <w:pPr>
        <w:jc w:val="both"/>
        <w:rPr>
          <w:rFonts w:ascii="Arial" w:hAnsi="Arial" w:cs="Arial"/>
          <w:sz w:val="24"/>
          <w:szCs w:val="24"/>
        </w:rPr>
      </w:pPr>
      <w:r w:rsidRPr="00EA2304">
        <w:rPr>
          <w:rFonts w:ascii="Arial" w:hAnsi="Arial" w:cs="Arial"/>
          <w:b/>
          <w:sz w:val="24"/>
          <w:szCs w:val="24"/>
        </w:rPr>
        <w:t>Costo</w:t>
      </w:r>
      <w:r w:rsidR="002D0714">
        <w:rPr>
          <w:rFonts w:ascii="Arial" w:hAnsi="Arial" w:cs="Arial"/>
          <w:sz w:val="24"/>
          <w:szCs w:val="24"/>
        </w:rPr>
        <w:t xml:space="preserve">. </w:t>
      </w:r>
      <w:r w:rsidR="00774043">
        <w:rPr>
          <w:rFonts w:ascii="Arial" w:hAnsi="Arial" w:cs="Arial"/>
          <w:sz w:val="24"/>
          <w:szCs w:val="24"/>
        </w:rPr>
        <w:t>No esta especificado en Internet, se debe consultar a un proveedor en Guadalajara.</w:t>
      </w:r>
    </w:p>
    <w:p w14:paraId="50ADFF44" w14:textId="77777777" w:rsidR="00832994" w:rsidRPr="00832994" w:rsidRDefault="00832994" w:rsidP="00832994">
      <w:pPr>
        <w:jc w:val="both"/>
        <w:rPr>
          <w:rFonts w:ascii="Arial" w:hAnsi="Arial" w:cs="Arial"/>
          <w:sz w:val="24"/>
          <w:szCs w:val="24"/>
        </w:rPr>
      </w:pPr>
      <w:r w:rsidRPr="00EA2304">
        <w:rPr>
          <w:rFonts w:ascii="Arial" w:hAnsi="Arial" w:cs="Arial"/>
          <w:b/>
          <w:sz w:val="24"/>
          <w:szCs w:val="24"/>
        </w:rPr>
        <w:t>Actualizaciones</w:t>
      </w:r>
      <w:r w:rsidR="00851CBC">
        <w:rPr>
          <w:rFonts w:ascii="Arial" w:hAnsi="Arial" w:cs="Arial"/>
          <w:sz w:val="24"/>
          <w:szCs w:val="24"/>
        </w:rPr>
        <w:t xml:space="preserve">. </w:t>
      </w:r>
      <w:r w:rsidR="00851CBC" w:rsidRPr="00851CBC">
        <w:rPr>
          <w:rFonts w:ascii="Arial" w:hAnsi="Arial" w:cs="Arial"/>
          <w:sz w:val="24"/>
          <w:szCs w:val="24"/>
        </w:rPr>
        <w:t>Todos los usuarios con licencia pueden reportar bugs y tienen acceso a todas las actualizaciones menores del software y al Aimsun Forum, en el que los usuarios y nuestro propio equipo de consultoría pueden intercambiar información, sugerencias y consejos online.</w:t>
      </w:r>
    </w:p>
    <w:p w14:paraId="3E26AA78" w14:textId="77777777" w:rsidR="00D1299F" w:rsidRPr="00D1299F" w:rsidRDefault="00832994" w:rsidP="00D1299F">
      <w:pPr>
        <w:jc w:val="both"/>
        <w:rPr>
          <w:rFonts w:ascii="Arial" w:hAnsi="Arial" w:cs="Arial"/>
          <w:sz w:val="24"/>
          <w:szCs w:val="24"/>
        </w:rPr>
      </w:pPr>
      <w:r w:rsidRPr="00EA2304">
        <w:rPr>
          <w:rFonts w:ascii="Arial" w:hAnsi="Arial" w:cs="Arial"/>
          <w:b/>
          <w:sz w:val="24"/>
          <w:szCs w:val="24"/>
        </w:rPr>
        <w:t>Prerrequisitos</w:t>
      </w:r>
      <w:r w:rsidR="00D1299F">
        <w:rPr>
          <w:rFonts w:ascii="Arial" w:hAnsi="Arial" w:cs="Arial"/>
          <w:sz w:val="24"/>
          <w:szCs w:val="24"/>
        </w:rPr>
        <w:t>. S</w:t>
      </w:r>
      <w:r w:rsidR="00D1299F" w:rsidRPr="00D1299F">
        <w:rPr>
          <w:rFonts w:ascii="Arial" w:hAnsi="Arial" w:cs="Arial"/>
          <w:sz w:val="24"/>
          <w:szCs w:val="24"/>
        </w:rPr>
        <w:t>istema</w:t>
      </w:r>
      <w:r w:rsidR="00D1299F">
        <w:rPr>
          <w:rFonts w:ascii="Arial" w:hAnsi="Arial" w:cs="Arial"/>
          <w:sz w:val="24"/>
          <w:szCs w:val="24"/>
        </w:rPr>
        <w:t xml:space="preserve">. </w:t>
      </w:r>
      <w:r w:rsidR="00D1299F" w:rsidRPr="00D1299F">
        <w:rPr>
          <w:rFonts w:ascii="Arial" w:hAnsi="Arial" w:cs="Arial"/>
          <w:sz w:val="24"/>
          <w:szCs w:val="24"/>
        </w:rPr>
        <w:t>Versión Windows®</w:t>
      </w:r>
    </w:p>
    <w:p w14:paraId="6C66A478" w14:textId="77777777" w:rsidR="0099149F" w:rsidRDefault="00D1299F" w:rsidP="00D1299F">
      <w:pPr>
        <w:jc w:val="both"/>
        <w:rPr>
          <w:rFonts w:ascii="Arial" w:hAnsi="Arial" w:cs="Arial"/>
          <w:sz w:val="24"/>
          <w:szCs w:val="24"/>
        </w:rPr>
      </w:pPr>
      <w:r w:rsidRPr="00D1299F">
        <w:rPr>
          <w:rFonts w:ascii="Arial" w:hAnsi="Arial" w:cs="Arial"/>
          <w:sz w:val="24"/>
          <w:szCs w:val="24"/>
        </w:rPr>
        <w:t xml:space="preserve">•Windows® XP/Vista/7 (versiones 32- </w:t>
      </w:r>
      <w:r w:rsidR="0099149F">
        <w:rPr>
          <w:rFonts w:ascii="Arial" w:hAnsi="Arial" w:cs="Arial"/>
          <w:sz w:val="24"/>
          <w:szCs w:val="24"/>
        </w:rPr>
        <w:t>y 64-bit).</w:t>
      </w:r>
    </w:p>
    <w:p w14:paraId="38C0787E" w14:textId="77777777" w:rsidR="00D1299F" w:rsidRPr="00D1299F" w:rsidRDefault="00D1299F" w:rsidP="00D1299F">
      <w:pPr>
        <w:jc w:val="both"/>
        <w:rPr>
          <w:rFonts w:ascii="Arial" w:hAnsi="Arial" w:cs="Arial"/>
          <w:sz w:val="24"/>
          <w:szCs w:val="24"/>
        </w:rPr>
      </w:pPr>
      <w:r w:rsidRPr="00D1299F">
        <w:rPr>
          <w:rFonts w:ascii="Arial" w:hAnsi="Arial" w:cs="Arial"/>
          <w:sz w:val="24"/>
          <w:szCs w:val="24"/>
        </w:rPr>
        <w:t>•2 GB de RAM (recomendados 4 GB)</w:t>
      </w:r>
    </w:p>
    <w:p w14:paraId="4ADB5F00" w14:textId="77777777" w:rsidR="00D1299F" w:rsidRPr="00D1299F" w:rsidRDefault="00D1299F" w:rsidP="00D1299F">
      <w:pPr>
        <w:jc w:val="both"/>
        <w:rPr>
          <w:rFonts w:ascii="Arial" w:hAnsi="Arial" w:cs="Arial"/>
          <w:sz w:val="24"/>
          <w:szCs w:val="24"/>
        </w:rPr>
      </w:pPr>
      <w:r w:rsidRPr="00D1299F">
        <w:rPr>
          <w:rFonts w:ascii="Arial" w:hAnsi="Arial" w:cs="Arial"/>
          <w:sz w:val="24"/>
          <w:szCs w:val="24"/>
        </w:rPr>
        <w:t>•200 MB de capacidad de disco duro</w:t>
      </w:r>
    </w:p>
    <w:p w14:paraId="5CD86C0C" w14:textId="77777777" w:rsidR="00D1299F" w:rsidRPr="00D1299F" w:rsidRDefault="00D1299F" w:rsidP="00D1299F">
      <w:pPr>
        <w:jc w:val="both"/>
        <w:rPr>
          <w:rFonts w:ascii="Arial" w:hAnsi="Arial" w:cs="Arial"/>
          <w:sz w:val="24"/>
          <w:szCs w:val="24"/>
        </w:rPr>
      </w:pPr>
      <w:r w:rsidRPr="00D1299F">
        <w:rPr>
          <w:rFonts w:ascii="Arial" w:hAnsi="Arial" w:cs="Arial"/>
          <w:sz w:val="24"/>
          <w:szCs w:val="24"/>
        </w:rPr>
        <w:t>•Monitor en color con resolución de al menos 1024×768</w:t>
      </w:r>
    </w:p>
    <w:p w14:paraId="75B5FB85" w14:textId="77777777" w:rsidR="00D1299F" w:rsidRPr="00D1299F" w:rsidRDefault="00D1299F" w:rsidP="00D1299F">
      <w:pPr>
        <w:jc w:val="both"/>
        <w:rPr>
          <w:rFonts w:ascii="Arial" w:hAnsi="Arial" w:cs="Arial"/>
          <w:sz w:val="24"/>
          <w:szCs w:val="24"/>
        </w:rPr>
      </w:pPr>
      <w:r w:rsidRPr="00D1299F">
        <w:rPr>
          <w:rFonts w:ascii="Arial" w:hAnsi="Arial" w:cs="Arial"/>
          <w:sz w:val="24"/>
          <w:szCs w:val="24"/>
        </w:rPr>
        <w:t>•1 ranura USB</w:t>
      </w:r>
    </w:p>
    <w:p w14:paraId="617F247C" w14:textId="77777777" w:rsidR="00D1299F" w:rsidRPr="00D1299F" w:rsidRDefault="00D1299F" w:rsidP="00D1299F">
      <w:pPr>
        <w:jc w:val="both"/>
        <w:rPr>
          <w:rFonts w:ascii="Arial" w:hAnsi="Arial" w:cs="Arial"/>
          <w:sz w:val="24"/>
          <w:szCs w:val="24"/>
        </w:rPr>
      </w:pPr>
      <w:r w:rsidRPr="00D1299F">
        <w:rPr>
          <w:rFonts w:ascii="Arial" w:hAnsi="Arial" w:cs="Arial"/>
          <w:sz w:val="24"/>
          <w:szCs w:val="24"/>
        </w:rPr>
        <w:lastRenderedPageBreak/>
        <w:t>•Dispositivo señalador compatible con Microsoft Windows®. Se recomienda un ratón con dos botones y rueda de scroll</w:t>
      </w:r>
    </w:p>
    <w:p w14:paraId="65A79CF5" w14:textId="77777777" w:rsidR="00832994" w:rsidRPr="00832994" w:rsidRDefault="00832994" w:rsidP="00D1299F">
      <w:pPr>
        <w:jc w:val="both"/>
        <w:rPr>
          <w:rFonts w:ascii="Arial" w:hAnsi="Arial" w:cs="Arial"/>
          <w:sz w:val="24"/>
          <w:szCs w:val="24"/>
        </w:rPr>
      </w:pPr>
      <w:r w:rsidRPr="00EA2304">
        <w:rPr>
          <w:rFonts w:ascii="Arial" w:hAnsi="Arial" w:cs="Arial"/>
          <w:b/>
          <w:sz w:val="24"/>
          <w:szCs w:val="24"/>
        </w:rPr>
        <w:t>Plataforma</w:t>
      </w:r>
      <w:r w:rsidR="00D1299F">
        <w:rPr>
          <w:rFonts w:ascii="Arial" w:hAnsi="Arial" w:cs="Arial"/>
          <w:sz w:val="24"/>
          <w:szCs w:val="24"/>
        </w:rPr>
        <w:t xml:space="preserve">. </w:t>
      </w:r>
      <w:r w:rsidR="00D1299F" w:rsidRPr="00D1299F">
        <w:rPr>
          <w:rFonts w:ascii="Arial" w:hAnsi="Arial" w:cs="Arial"/>
          <w:sz w:val="24"/>
          <w:szCs w:val="24"/>
        </w:rPr>
        <w:t>Aimsun funciona en Mac OSX, Linux Ubuntu, Windows XP, Windows Vista y Windows 7. Multihilo:</w:t>
      </w:r>
      <w:r w:rsidR="00D1299F">
        <w:rPr>
          <w:rFonts w:ascii="Arial" w:hAnsi="Arial" w:cs="Arial"/>
          <w:sz w:val="24"/>
          <w:szCs w:val="24"/>
        </w:rPr>
        <w:t xml:space="preserve"> </w:t>
      </w:r>
      <w:r w:rsidR="00D1299F" w:rsidRPr="00D1299F">
        <w:rPr>
          <w:rFonts w:ascii="Arial" w:hAnsi="Arial" w:cs="Arial"/>
          <w:sz w:val="24"/>
          <w:szCs w:val="24"/>
        </w:rPr>
        <w:t>Para conseguir una velocidad invatible, Aimsun soporta 64bit, lo que permite manejar modelos muy grandes</w:t>
      </w:r>
      <w:r w:rsidR="00D1299F">
        <w:rPr>
          <w:rFonts w:ascii="Arial" w:hAnsi="Arial" w:cs="Arial"/>
          <w:sz w:val="24"/>
          <w:szCs w:val="24"/>
        </w:rPr>
        <w:t xml:space="preserve"> </w:t>
      </w:r>
      <w:r w:rsidR="00D1299F" w:rsidRPr="00D1299F">
        <w:rPr>
          <w:rFonts w:ascii="Arial" w:hAnsi="Arial" w:cs="Arial"/>
          <w:sz w:val="24"/>
          <w:szCs w:val="24"/>
        </w:rPr>
        <w:t>adaptable y extensible: Cambia Aimsun a tu gusto utilizando los estándares de la industria como Python y C++ de cuatro maneras diferentes.</w:t>
      </w:r>
    </w:p>
    <w:p w14:paraId="6A3D6321" w14:textId="77777777" w:rsidR="00D1299F" w:rsidRPr="00D1299F" w:rsidRDefault="00832994" w:rsidP="00D1299F">
      <w:pPr>
        <w:jc w:val="both"/>
        <w:rPr>
          <w:rFonts w:ascii="Arial" w:hAnsi="Arial" w:cs="Arial"/>
          <w:sz w:val="24"/>
          <w:szCs w:val="24"/>
        </w:rPr>
      </w:pPr>
      <w:r w:rsidRPr="00EA2304">
        <w:rPr>
          <w:rFonts w:ascii="Arial" w:hAnsi="Arial" w:cs="Arial"/>
          <w:b/>
          <w:sz w:val="24"/>
          <w:szCs w:val="24"/>
        </w:rPr>
        <w:t>Breve descripc</w:t>
      </w:r>
      <w:r w:rsidR="00363E08" w:rsidRPr="00EA2304">
        <w:rPr>
          <w:rFonts w:ascii="Arial" w:hAnsi="Arial" w:cs="Arial"/>
          <w:b/>
          <w:sz w:val="24"/>
          <w:szCs w:val="24"/>
        </w:rPr>
        <w:t>i</w:t>
      </w:r>
      <w:r w:rsidRPr="00EA2304">
        <w:rPr>
          <w:rFonts w:ascii="Arial" w:hAnsi="Arial" w:cs="Arial"/>
          <w:b/>
          <w:sz w:val="24"/>
          <w:szCs w:val="24"/>
        </w:rPr>
        <w:t>ón</w:t>
      </w:r>
      <w:r w:rsidRPr="00832994">
        <w:rPr>
          <w:rFonts w:ascii="Arial" w:hAnsi="Arial" w:cs="Arial"/>
          <w:sz w:val="24"/>
          <w:szCs w:val="24"/>
        </w:rPr>
        <w:t>.</w:t>
      </w:r>
      <w:r w:rsidR="00D1299F">
        <w:rPr>
          <w:rFonts w:ascii="Arial" w:hAnsi="Arial" w:cs="Arial"/>
          <w:sz w:val="24"/>
          <w:szCs w:val="24"/>
        </w:rPr>
        <w:t xml:space="preserve"> S</w:t>
      </w:r>
      <w:r w:rsidR="00D1299F" w:rsidRPr="00D1299F">
        <w:rPr>
          <w:rFonts w:ascii="Arial" w:hAnsi="Arial" w:cs="Arial"/>
          <w:sz w:val="24"/>
          <w:szCs w:val="24"/>
        </w:rPr>
        <w:t xml:space="preserve">imulación microscópica, mesoscópica y macroscópica en una misma aplicación de software; una única representación de la red; una única base de datos de los objetos simulados y los datos de soporte; y un fichero con el modelo. </w:t>
      </w:r>
    </w:p>
    <w:p w14:paraId="5010DA0E" w14:textId="77777777" w:rsidR="00D1299F" w:rsidRPr="00D1299F" w:rsidRDefault="00D1299F" w:rsidP="00D1299F">
      <w:pPr>
        <w:jc w:val="both"/>
        <w:rPr>
          <w:rFonts w:ascii="Arial" w:hAnsi="Arial" w:cs="Arial"/>
          <w:sz w:val="24"/>
          <w:szCs w:val="24"/>
        </w:rPr>
      </w:pPr>
      <w:r w:rsidRPr="00D1299F">
        <w:rPr>
          <w:rFonts w:ascii="Arial" w:hAnsi="Arial" w:cs="Arial"/>
          <w:sz w:val="24"/>
          <w:szCs w:val="24"/>
        </w:rPr>
        <w:t xml:space="preserve">Llevando la integración un paso más allá, nuestro simulador híbrido proporciona simulaciones microscópicas y mesoscópicas simultáneas, lo que permite simular grandes áreas para luego acercarse en las áreas que requieren un mayor nivel de detalle. </w:t>
      </w:r>
    </w:p>
    <w:p w14:paraId="318A2899" w14:textId="77777777" w:rsidR="00832994" w:rsidRDefault="00D1299F" w:rsidP="00D1299F">
      <w:pPr>
        <w:jc w:val="both"/>
        <w:rPr>
          <w:rFonts w:ascii="Arial" w:hAnsi="Arial" w:cs="Arial"/>
          <w:sz w:val="24"/>
          <w:szCs w:val="24"/>
        </w:rPr>
      </w:pPr>
      <w:r w:rsidRPr="00D1299F">
        <w:rPr>
          <w:rFonts w:ascii="Arial" w:hAnsi="Arial" w:cs="Arial"/>
          <w:sz w:val="24"/>
          <w:szCs w:val="24"/>
        </w:rPr>
        <w:t>La unión de un modelo mesoscópico basado en sucesos con un microsimulador más detallado segmentado temporalmente ofrece un escenario que recoge lo mejor de ambos mundos, combinando un eficiencia computacional muy elevada con una representación precisa de las dinámicas de tráfico.</w:t>
      </w:r>
    </w:p>
    <w:p w14:paraId="1C44436F" w14:textId="77777777" w:rsidR="004844E7" w:rsidRPr="004844E7" w:rsidRDefault="004844E7" w:rsidP="004844E7">
      <w:pPr>
        <w:jc w:val="both"/>
        <w:rPr>
          <w:rFonts w:ascii="Arial" w:hAnsi="Arial" w:cs="Arial"/>
          <w:sz w:val="24"/>
          <w:szCs w:val="24"/>
        </w:rPr>
      </w:pPr>
      <w:r w:rsidRPr="00EA2304">
        <w:rPr>
          <w:rFonts w:ascii="Arial" w:hAnsi="Arial" w:cs="Arial"/>
          <w:b/>
          <w:sz w:val="24"/>
          <w:szCs w:val="24"/>
        </w:rPr>
        <w:t>Facilidad de programación y uso</w:t>
      </w:r>
      <w:r w:rsidRPr="004844E7">
        <w:rPr>
          <w:rFonts w:ascii="Arial" w:hAnsi="Arial" w:cs="Arial"/>
          <w:sz w:val="24"/>
          <w:szCs w:val="24"/>
        </w:rPr>
        <w:t>.</w:t>
      </w:r>
    </w:p>
    <w:p w14:paraId="01DBC89A" w14:textId="77777777" w:rsidR="00C25F67" w:rsidRPr="00C25F67" w:rsidRDefault="00C25F67" w:rsidP="00C25F67">
      <w:pPr>
        <w:jc w:val="both"/>
        <w:rPr>
          <w:rFonts w:ascii="Arial" w:hAnsi="Arial" w:cs="Arial"/>
          <w:sz w:val="24"/>
          <w:szCs w:val="24"/>
        </w:rPr>
      </w:pPr>
      <w:r w:rsidRPr="00C25F67">
        <w:rPr>
          <w:rFonts w:ascii="Arial" w:hAnsi="Arial" w:cs="Arial"/>
          <w:sz w:val="24"/>
          <w:szCs w:val="24"/>
        </w:rPr>
        <w:t>•Creación de modelos, simulación y análisis de resultados en un único entorno</w:t>
      </w:r>
    </w:p>
    <w:p w14:paraId="67AB762A" w14:textId="77777777" w:rsidR="00C25F67" w:rsidRPr="00C25F67" w:rsidRDefault="00C25F67" w:rsidP="00C25F67">
      <w:pPr>
        <w:jc w:val="both"/>
        <w:rPr>
          <w:rFonts w:ascii="Arial" w:hAnsi="Arial" w:cs="Arial"/>
          <w:sz w:val="24"/>
          <w:szCs w:val="24"/>
        </w:rPr>
      </w:pPr>
      <w:r w:rsidRPr="00C25F67">
        <w:rPr>
          <w:rFonts w:ascii="Arial" w:hAnsi="Arial" w:cs="Arial"/>
          <w:sz w:val="24"/>
          <w:szCs w:val="24"/>
        </w:rPr>
        <w:t>•Interfaz de usuario intuitiva, muy visual y adaptada al uso del ratón</w:t>
      </w:r>
    </w:p>
    <w:p w14:paraId="37E10845" w14:textId="77777777" w:rsidR="00C25F67" w:rsidRPr="00C25F67" w:rsidRDefault="00C25F67" w:rsidP="00C25F67">
      <w:pPr>
        <w:jc w:val="both"/>
        <w:rPr>
          <w:rFonts w:ascii="Arial" w:hAnsi="Arial" w:cs="Arial"/>
          <w:sz w:val="24"/>
          <w:szCs w:val="24"/>
        </w:rPr>
      </w:pPr>
      <w:r w:rsidRPr="00C25F67">
        <w:rPr>
          <w:rFonts w:ascii="Arial" w:hAnsi="Arial" w:cs="Arial"/>
          <w:sz w:val="24"/>
          <w:szCs w:val="24"/>
        </w:rPr>
        <w:t>•Vistas simultáneas en 2D y 3D (sólo en microsimulación)</w:t>
      </w:r>
    </w:p>
    <w:p w14:paraId="4F0715D5" w14:textId="77777777" w:rsidR="00C25F67" w:rsidRPr="00C25F67" w:rsidRDefault="00C25F67" w:rsidP="00C25F67">
      <w:pPr>
        <w:jc w:val="both"/>
        <w:rPr>
          <w:rFonts w:ascii="Arial" w:hAnsi="Arial" w:cs="Arial"/>
          <w:sz w:val="24"/>
          <w:szCs w:val="24"/>
        </w:rPr>
      </w:pPr>
      <w:r w:rsidRPr="00C25F67">
        <w:rPr>
          <w:rFonts w:ascii="Arial" w:hAnsi="Arial" w:cs="Arial"/>
          <w:sz w:val="24"/>
          <w:szCs w:val="24"/>
        </w:rPr>
        <w:t>•Resultados gráficos fáciles de visualizar</w:t>
      </w:r>
    </w:p>
    <w:p w14:paraId="5DDD7341" w14:textId="77777777" w:rsidR="004844E7" w:rsidRDefault="004844E7" w:rsidP="004844E7">
      <w:pPr>
        <w:jc w:val="both"/>
        <w:rPr>
          <w:rFonts w:ascii="Arial" w:hAnsi="Arial" w:cs="Arial"/>
          <w:sz w:val="24"/>
          <w:szCs w:val="24"/>
        </w:rPr>
      </w:pPr>
      <w:r w:rsidRPr="00EA2304">
        <w:rPr>
          <w:rFonts w:ascii="Arial" w:hAnsi="Arial" w:cs="Arial"/>
          <w:b/>
          <w:sz w:val="24"/>
          <w:szCs w:val="24"/>
        </w:rPr>
        <w:t>Con que otros paquetes comparten datos</w:t>
      </w:r>
      <w:r w:rsidRPr="004844E7">
        <w:rPr>
          <w:rFonts w:ascii="Arial" w:hAnsi="Arial" w:cs="Arial"/>
          <w:sz w:val="24"/>
          <w:szCs w:val="24"/>
        </w:rPr>
        <w:t>.</w:t>
      </w:r>
    </w:p>
    <w:p w14:paraId="139B6D84" w14:textId="77777777" w:rsidR="00C25F67" w:rsidRDefault="00C25F67" w:rsidP="004844E7">
      <w:pPr>
        <w:jc w:val="both"/>
        <w:rPr>
          <w:rFonts w:ascii="Arial" w:hAnsi="Arial" w:cs="Arial"/>
          <w:sz w:val="24"/>
          <w:szCs w:val="24"/>
        </w:rPr>
      </w:pPr>
      <w:r w:rsidRPr="00C25F67">
        <w:rPr>
          <w:rFonts w:ascii="Arial" w:hAnsi="Arial" w:cs="Arial"/>
          <w:sz w:val="24"/>
          <w:szCs w:val="24"/>
        </w:rPr>
        <w:t>Aimsun se integra en el software existente y puede intercambiar datos con las herramientas de software más conocidas de CAD, GIS, simulación de tráfico, optimización de señales y control adaptativo:</w:t>
      </w:r>
    </w:p>
    <w:p w14:paraId="4CC51FD1" w14:textId="77777777" w:rsidR="00553F00" w:rsidRDefault="00832994" w:rsidP="00832994">
      <w:pPr>
        <w:jc w:val="both"/>
        <w:rPr>
          <w:rFonts w:ascii="Arial" w:hAnsi="Arial" w:cs="Arial"/>
          <w:sz w:val="24"/>
          <w:szCs w:val="24"/>
        </w:rPr>
      </w:pPr>
      <w:r w:rsidRPr="00EA2304">
        <w:rPr>
          <w:rFonts w:ascii="Arial" w:hAnsi="Arial" w:cs="Arial"/>
          <w:b/>
          <w:sz w:val="24"/>
          <w:szCs w:val="24"/>
        </w:rPr>
        <w:t>Metodología que usan</w:t>
      </w:r>
      <w:r w:rsidRPr="00832994">
        <w:rPr>
          <w:rFonts w:ascii="Arial" w:hAnsi="Arial" w:cs="Arial"/>
          <w:sz w:val="24"/>
          <w:szCs w:val="24"/>
        </w:rPr>
        <w:t>.</w:t>
      </w:r>
      <w:r w:rsidR="00851CBC">
        <w:rPr>
          <w:rFonts w:ascii="Arial" w:hAnsi="Arial" w:cs="Arial"/>
          <w:sz w:val="24"/>
          <w:szCs w:val="24"/>
        </w:rPr>
        <w:t xml:space="preserve"> </w:t>
      </w:r>
      <w:r w:rsidR="003D53FF" w:rsidRPr="003D53FF">
        <w:rPr>
          <w:rFonts w:ascii="Arial" w:hAnsi="Arial" w:cs="Arial"/>
          <w:sz w:val="24"/>
          <w:szCs w:val="24"/>
        </w:rPr>
        <w:t xml:space="preserve">Tanto las técnicas del Equilibrio Dinámico de Usuario (DUE) como los modelos de elección de carril estocásticos/diferenciados están disponibles en Aimsun en combinación con la simulación tanto microscópica como mesoscópica. </w:t>
      </w:r>
    </w:p>
    <w:p w14:paraId="41627DFA" w14:textId="77777777" w:rsidR="00832994" w:rsidRPr="00553F00" w:rsidRDefault="00832994" w:rsidP="00832994">
      <w:pPr>
        <w:jc w:val="both"/>
        <w:rPr>
          <w:rFonts w:ascii="Arial" w:hAnsi="Arial" w:cs="Arial"/>
          <w:b/>
          <w:sz w:val="24"/>
          <w:szCs w:val="24"/>
        </w:rPr>
      </w:pPr>
      <w:r w:rsidRPr="00553F00">
        <w:rPr>
          <w:rFonts w:ascii="Arial" w:hAnsi="Arial" w:cs="Arial"/>
          <w:b/>
          <w:sz w:val="24"/>
          <w:szCs w:val="24"/>
        </w:rPr>
        <w:lastRenderedPageBreak/>
        <w:t>4.- Arena.</w:t>
      </w:r>
      <w:r w:rsidR="003D53FF" w:rsidRPr="00553F00">
        <w:rPr>
          <w:rFonts w:ascii="Arial" w:hAnsi="Arial" w:cs="Arial"/>
          <w:b/>
          <w:sz w:val="24"/>
          <w:szCs w:val="24"/>
        </w:rPr>
        <w:t xml:space="preserve"> PTV Vissim</w:t>
      </w:r>
      <w:r w:rsidR="00356BFB" w:rsidRPr="00553F00">
        <w:rPr>
          <w:rFonts w:ascii="Arial" w:hAnsi="Arial" w:cs="Arial"/>
          <w:b/>
          <w:sz w:val="24"/>
          <w:szCs w:val="24"/>
        </w:rPr>
        <w:t xml:space="preserve">. </w:t>
      </w:r>
    </w:p>
    <w:p w14:paraId="7A87AC9E" w14:textId="77777777" w:rsidR="00832994" w:rsidRPr="00832994" w:rsidRDefault="00832994" w:rsidP="00832994">
      <w:pPr>
        <w:jc w:val="both"/>
        <w:rPr>
          <w:rFonts w:ascii="Arial" w:hAnsi="Arial" w:cs="Arial"/>
          <w:sz w:val="24"/>
          <w:szCs w:val="24"/>
        </w:rPr>
      </w:pPr>
      <w:r w:rsidRPr="00356BFB">
        <w:rPr>
          <w:rFonts w:ascii="Arial" w:hAnsi="Arial" w:cs="Arial"/>
          <w:b/>
          <w:sz w:val="24"/>
          <w:szCs w:val="24"/>
        </w:rPr>
        <w:t>Costo</w:t>
      </w:r>
      <w:r w:rsidR="003D53FF">
        <w:rPr>
          <w:rFonts w:ascii="Arial" w:hAnsi="Arial" w:cs="Arial"/>
          <w:sz w:val="24"/>
          <w:szCs w:val="24"/>
        </w:rPr>
        <w:t xml:space="preserve">. </w:t>
      </w:r>
      <w:r w:rsidR="00356BFB">
        <w:rPr>
          <w:rFonts w:ascii="Arial" w:hAnsi="Arial" w:cs="Arial"/>
          <w:sz w:val="24"/>
          <w:szCs w:val="24"/>
        </w:rPr>
        <w:t>Hay una versión incompleta de esta versión para estudiantes que es gratuita, para laboratorio e industria se debe buscar a un proveedor el cual esta en Brasil.</w:t>
      </w:r>
    </w:p>
    <w:p w14:paraId="41F63092" w14:textId="77777777" w:rsidR="00832994" w:rsidRDefault="00832994" w:rsidP="00832994">
      <w:pPr>
        <w:jc w:val="both"/>
        <w:rPr>
          <w:rFonts w:ascii="Arial" w:hAnsi="Arial" w:cs="Arial"/>
          <w:sz w:val="24"/>
          <w:szCs w:val="24"/>
        </w:rPr>
      </w:pPr>
      <w:r w:rsidRPr="00356BFB">
        <w:rPr>
          <w:rFonts w:ascii="Arial" w:hAnsi="Arial" w:cs="Arial"/>
          <w:b/>
          <w:sz w:val="24"/>
          <w:szCs w:val="24"/>
        </w:rPr>
        <w:t>Actualizaciones</w:t>
      </w:r>
      <w:r w:rsidR="00046052">
        <w:rPr>
          <w:rFonts w:ascii="Arial" w:hAnsi="Arial" w:cs="Arial"/>
          <w:sz w:val="24"/>
          <w:szCs w:val="24"/>
        </w:rPr>
        <w:t>.</w:t>
      </w:r>
      <w:r w:rsidR="00356BFB">
        <w:rPr>
          <w:rFonts w:ascii="Arial" w:hAnsi="Arial" w:cs="Arial"/>
          <w:sz w:val="24"/>
          <w:szCs w:val="24"/>
        </w:rPr>
        <w:t xml:space="preserve"> </w:t>
      </w:r>
    </w:p>
    <w:p w14:paraId="1CB21E98" w14:textId="77777777" w:rsidR="00356BFB" w:rsidRPr="00832994" w:rsidRDefault="00FD5430" w:rsidP="00832994">
      <w:pPr>
        <w:jc w:val="both"/>
        <w:rPr>
          <w:rFonts w:ascii="Arial" w:hAnsi="Arial" w:cs="Arial"/>
          <w:sz w:val="24"/>
          <w:szCs w:val="24"/>
        </w:rPr>
      </w:pPr>
      <w:r>
        <w:rPr>
          <w:rFonts w:ascii="Arial" w:hAnsi="Arial" w:cs="Arial"/>
          <w:sz w:val="24"/>
          <w:szCs w:val="24"/>
        </w:rPr>
        <w:t>Vía Internet.</w:t>
      </w:r>
    </w:p>
    <w:p w14:paraId="784C609E" w14:textId="77777777" w:rsidR="00832994" w:rsidRDefault="00832994" w:rsidP="0054561C">
      <w:pPr>
        <w:jc w:val="both"/>
        <w:rPr>
          <w:rFonts w:ascii="Arial" w:hAnsi="Arial" w:cs="Arial"/>
          <w:sz w:val="24"/>
          <w:szCs w:val="24"/>
        </w:rPr>
      </w:pPr>
      <w:r w:rsidRPr="0054561C">
        <w:rPr>
          <w:rFonts w:ascii="Arial" w:hAnsi="Arial" w:cs="Arial"/>
          <w:b/>
          <w:sz w:val="24"/>
          <w:szCs w:val="24"/>
        </w:rPr>
        <w:t>Prerrequisitos</w:t>
      </w:r>
      <w:r w:rsidR="00046052">
        <w:rPr>
          <w:rFonts w:ascii="Arial" w:hAnsi="Arial" w:cs="Arial"/>
          <w:sz w:val="24"/>
          <w:szCs w:val="24"/>
        </w:rPr>
        <w:t>.</w:t>
      </w:r>
    </w:p>
    <w:p w14:paraId="25237E78" w14:textId="77777777" w:rsidR="00B11A01" w:rsidRPr="00B11A01" w:rsidRDefault="00B11A01" w:rsidP="00B11A01">
      <w:pPr>
        <w:jc w:val="both"/>
        <w:rPr>
          <w:rFonts w:ascii="Arial" w:hAnsi="Arial" w:cs="Arial"/>
          <w:sz w:val="24"/>
          <w:szCs w:val="24"/>
        </w:rPr>
      </w:pPr>
      <w:r w:rsidRPr="00B11A01">
        <w:rPr>
          <w:rFonts w:ascii="Arial" w:hAnsi="Arial" w:cs="Arial"/>
          <w:sz w:val="24"/>
          <w:szCs w:val="24"/>
        </w:rPr>
        <w:t xml:space="preserve">Unidad de disco duro con 4 GB de espacio libre en disco (o más) </w:t>
      </w:r>
    </w:p>
    <w:p w14:paraId="5DB778D0" w14:textId="77777777" w:rsidR="00B11A01" w:rsidRPr="00B11A01" w:rsidRDefault="00B11A01" w:rsidP="00B11A01">
      <w:pPr>
        <w:jc w:val="both"/>
        <w:rPr>
          <w:rFonts w:ascii="Arial" w:hAnsi="Arial" w:cs="Arial"/>
          <w:sz w:val="24"/>
          <w:szCs w:val="24"/>
        </w:rPr>
      </w:pPr>
      <w:r w:rsidRPr="00B11A01">
        <w:rPr>
          <w:rFonts w:ascii="Arial" w:hAnsi="Arial" w:cs="Arial"/>
          <w:sz w:val="24"/>
          <w:szCs w:val="24"/>
        </w:rPr>
        <w:t xml:space="preserve">4 GB de RAM (o más) de procesadores Intel® de doble núcleo (o más), </w:t>
      </w:r>
    </w:p>
    <w:p w14:paraId="62A2BEBE" w14:textId="77777777" w:rsidR="00B11A01" w:rsidRDefault="00B11A01" w:rsidP="00B11A01">
      <w:pPr>
        <w:jc w:val="both"/>
        <w:rPr>
          <w:rFonts w:ascii="Arial" w:hAnsi="Arial" w:cs="Arial"/>
          <w:sz w:val="24"/>
          <w:szCs w:val="24"/>
        </w:rPr>
      </w:pPr>
      <w:r w:rsidRPr="00B11A01">
        <w:rPr>
          <w:rFonts w:ascii="Arial" w:hAnsi="Arial" w:cs="Arial"/>
          <w:sz w:val="24"/>
          <w:szCs w:val="24"/>
        </w:rPr>
        <w:t>3 GHz o más rápido acceso a Internet para la instalación de activaciones FactoryTalk</w:t>
      </w:r>
    </w:p>
    <w:p w14:paraId="187C708B" w14:textId="77777777" w:rsidR="0054561C" w:rsidRDefault="007D795D" w:rsidP="00832994">
      <w:pPr>
        <w:jc w:val="both"/>
        <w:rPr>
          <w:rFonts w:ascii="Arial" w:hAnsi="Arial" w:cs="Arial"/>
          <w:sz w:val="24"/>
          <w:szCs w:val="24"/>
        </w:rPr>
      </w:pPr>
      <w:r>
        <w:rPr>
          <w:rFonts w:ascii="Arial" w:hAnsi="Arial" w:cs="Arial"/>
          <w:sz w:val="24"/>
          <w:szCs w:val="24"/>
        </w:rPr>
        <w:t xml:space="preserve">Para Gráficos: </w:t>
      </w:r>
      <w:r w:rsidRPr="007D795D">
        <w:rPr>
          <w:rFonts w:ascii="Arial" w:hAnsi="Arial" w:cs="Arial"/>
          <w:sz w:val="24"/>
          <w:szCs w:val="24"/>
        </w:rPr>
        <w:t>Tarjeta gráfica debe tener 512 MB o más de tipo DDR3 dedicada o mejor memoria. A continuación se presentan las tarjetas de gráficos de ejemplo que cumplen con los requisitos mínimos:</w:t>
      </w:r>
    </w:p>
    <w:p w14:paraId="78F63F16" w14:textId="77777777" w:rsidR="00832994" w:rsidRDefault="00832994" w:rsidP="00832994">
      <w:pPr>
        <w:jc w:val="both"/>
        <w:rPr>
          <w:rFonts w:ascii="Arial" w:hAnsi="Arial" w:cs="Arial"/>
          <w:sz w:val="24"/>
          <w:szCs w:val="24"/>
        </w:rPr>
      </w:pPr>
      <w:r w:rsidRPr="0054561C">
        <w:rPr>
          <w:rFonts w:ascii="Arial" w:hAnsi="Arial" w:cs="Arial"/>
          <w:b/>
          <w:sz w:val="24"/>
          <w:szCs w:val="24"/>
        </w:rPr>
        <w:t>Plataforma</w:t>
      </w:r>
      <w:r w:rsidR="00046052">
        <w:rPr>
          <w:rFonts w:ascii="Arial" w:hAnsi="Arial" w:cs="Arial"/>
          <w:sz w:val="24"/>
          <w:szCs w:val="24"/>
        </w:rPr>
        <w:t>.</w:t>
      </w:r>
    </w:p>
    <w:p w14:paraId="19DF30D8" w14:textId="77777777" w:rsidR="007D795D" w:rsidRDefault="00FD5430" w:rsidP="00832994">
      <w:pPr>
        <w:jc w:val="both"/>
        <w:rPr>
          <w:rFonts w:ascii="Arial" w:hAnsi="Arial" w:cs="Arial"/>
          <w:sz w:val="24"/>
          <w:szCs w:val="24"/>
        </w:rPr>
      </w:pPr>
      <w:r w:rsidRPr="00FD5430">
        <w:rPr>
          <w:rFonts w:ascii="Arial" w:hAnsi="Arial" w:cs="Arial"/>
          <w:sz w:val="24"/>
          <w:szCs w:val="24"/>
        </w:rPr>
        <w:t>Arena es una aplicación de escritorio de Windows de 32 bits que también se ejecuta en sistemas operativos de 64 bits. Apoyamos los siguientes sistemas operativos:</w:t>
      </w:r>
    </w:p>
    <w:p w14:paraId="2261A011" w14:textId="77777777" w:rsidR="00FD5430" w:rsidRPr="00FD5430" w:rsidRDefault="00FD5430" w:rsidP="00FD5430">
      <w:pPr>
        <w:jc w:val="both"/>
        <w:rPr>
          <w:rFonts w:ascii="Arial" w:hAnsi="Arial" w:cs="Arial"/>
          <w:sz w:val="24"/>
          <w:szCs w:val="24"/>
        </w:rPr>
      </w:pPr>
      <w:r w:rsidRPr="00FD5430">
        <w:rPr>
          <w:rFonts w:ascii="Arial" w:hAnsi="Arial" w:cs="Arial"/>
          <w:sz w:val="24"/>
          <w:szCs w:val="24"/>
        </w:rPr>
        <w:t>• Microsoft® Windows® 7, Microsoft Windows Vista (SP2 or later)</w:t>
      </w:r>
    </w:p>
    <w:p w14:paraId="16467E9A" w14:textId="77777777" w:rsidR="00FD5430" w:rsidRPr="00FD5430" w:rsidRDefault="00FD5430" w:rsidP="00FD5430">
      <w:pPr>
        <w:jc w:val="both"/>
        <w:rPr>
          <w:rFonts w:ascii="Arial" w:hAnsi="Arial" w:cs="Arial"/>
          <w:sz w:val="24"/>
          <w:szCs w:val="24"/>
        </w:rPr>
      </w:pPr>
      <w:r w:rsidRPr="00FD5430">
        <w:rPr>
          <w:rFonts w:ascii="Arial" w:hAnsi="Arial" w:cs="Arial"/>
          <w:sz w:val="24"/>
          <w:szCs w:val="24"/>
        </w:rPr>
        <w:t>• Microsoft Windows 8, Microsoft Windows 8.1</w:t>
      </w:r>
    </w:p>
    <w:p w14:paraId="297385EE" w14:textId="77777777" w:rsidR="00FD5430" w:rsidRPr="00FD5430" w:rsidRDefault="00FD5430" w:rsidP="00FD5430">
      <w:pPr>
        <w:jc w:val="both"/>
        <w:rPr>
          <w:rFonts w:ascii="Arial" w:hAnsi="Arial" w:cs="Arial"/>
          <w:sz w:val="24"/>
          <w:szCs w:val="24"/>
        </w:rPr>
      </w:pPr>
      <w:r w:rsidRPr="00FD5430">
        <w:rPr>
          <w:rFonts w:ascii="Arial" w:hAnsi="Arial" w:cs="Arial"/>
          <w:sz w:val="24"/>
          <w:szCs w:val="24"/>
        </w:rPr>
        <w:t>• Microsoft Windows XP Pro or Home (32-bit SP3, 64-bit SP2)</w:t>
      </w:r>
    </w:p>
    <w:p w14:paraId="4FE5C6D7" w14:textId="77777777" w:rsidR="00FD5430" w:rsidRDefault="00FD5430" w:rsidP="00FD5430">
      <w:pPr>
        <w:jc w:val="both"/>
        <w:rPr>
          <w:rFonts w:ascii="Arial" w:hAnsi="Arial" w:cs="Arial"/>
          <w:sz w:val="24"/>
          <w:szCs w:val="24"/>
        </w:rPr>
      </w:pPr>
      <w:r w:rsidRPr="00FD5430">
        <w:rPr>
          <w:rFonts w:ascii="Arial" w:hAnsi="Arial" w:cs="Arial"/>
          <w:sz w:val="24"/>
          <w:szCs w:val="24"/>
        </w:rPr>
        <w:t>• Microsoft Windows Server 2008</w:t>
      </w:r>
      <w:r>
        <w:rPr>
          <w:rFonts w:ascii="Arial" w:hAnsi="Arial" w:cs="Arial"/>
          <w:sz w:val="24"/>
          <w:szCs w:val="24"/>
        </w:rPr>
        <w:t>.</w:t>
      </w:r>
    </w:p>
    <w:p w14:paraId="3D09F59B" w14:textId="77777777" w:rsidR="00FD5430" w:rsidRPr="007D795D" w:rsidRDefault="00FD5430" w:rsidP="00FD5430">
      <w:pPr>
        <w:jc w:val="both"/>
        <w:rPr>
          <w:rFonts w:ascii="Arial" w:hAnsi="Arial" w:cs="Arial"/>
          <w:sz w:val="24"/>
          <w:szCs w:val="24"/>
        </w:rPr>
      </w:pPr>
      <w:r w:rsidRPr="00FD5430">
        <w:rPr>
          <w:rFonts w:ascii="Arial" w:hAnsi="Arial" w:cs="Arial"/>
          <w:sz w:val="24"/>
          <w:szCs w:val="24"/>
        </w:rPr>
        <w:t>•</w:t>
      </w:r>
      <w:r>
        <w:rPr>
          <w:rFonts w:ascii="Arial" w:hAnsi="Arial" w:cs="Arial"/>
          <w:sz w:val="24"/>
          <w:szCs w:val="24"/>
        </w:rPr>
        <w:t xml:space="preserve"> </w:t>
      </w:r>
      <w:r w:rsidRPr="00FD5430">
        <w:rPr>
          <w:rFonts w:ascii="Arial" w:hAnsi="Arial" w:cs="Arial"/>
          <w:sz w:val="24"/>
          <w:szCs w:val="24"/>
        </w:rPr>
        <w:t>Microsoft Internet Explorer, versión 6.0 o posterior. La versión 7.0 se recomienda para sistemas operativos Microsoft Windows 7 y Vista</w:t>
      </w:r>
      <w:r>
        <w:rPr>
          <w:rFonts w:ascii="Arial" w:hAnsi="Arial" w:cs="Arial"/>
          <w:sz w:val="24"/>
          <w:szCs w:val="24"/>
        </w:rPr>
        <w:t>.</w:t>
      </w:r>
    </w:p>
    <w:p w14:paraId="42200A6F" w14:textId="77777777" w:rsidR="00832994" w:rsidRPr="00832994" w:rsidRDefault="00832994" w:rsidP="00832994">
      <w:pPr>
        <w:jc w:val="both"/>
        <w:rPr>
          <w:rFonts w:ascii="Arial" w:hAnsi="Arial" w:cs="Arial"/>
          <w:sz w:val="24"/>
          <w:szCs w:val="24"/>
        </w:rPr>
      </w:pPr>
      <w:r w:rsidRPr="0054561C">
        <w:rPr>
          <w:rFonts w:ascii="Arial" w:hAnsi="Arial" w:cs="Arial"/>
          <w:b/>
          <w:sz w:val="24"/>
          <w:szCs w:val="24"/>
        </w:rPr>
        <w:t>Breve descripc</w:t>
      </w:r>
      <w:r w:rsidR="00363E08" w:rsidRPr="0054561C">
        <w:rPr>
          <w:rFonts w:ascii="Arial" w:hAnsi="Arial" w:cs="Arial"/>
          <w:b/>
          <w:sz w:val="24"/>
          <w:szCs w:val="24"/>
        </w:rPr>
        <w:t>i</w:t>
      </w:r>
      <w:r w:rsidRPr="0054561C">
        <w:rPr>
          <w:rFonts w:ascii="Arial" w:hAnsi="Arial" w:cs="Arial"/>
          <w:b/>
          <w:sz w:val="24"/>
          <w:szCs w:val="24"/>
        </w:rPr>
        <w:t>ón</w:t>
      </w:r>
      <w:r w:rsidRPr="00832994">
        <w:rPr>
          <w:rFonts w:ascii="Arial" w:hAnsi="Arial" w:cs="Arial"/>
          <w:sz w:val="24"/>
          <w:szCs w:val="24"/>
        </w:rPr>
        <w:t>.</w:t>
      </w:r>
      <w:r w:rsidR="00046052">
        <w:rPr>
          <w:rFonts w:ascii="Arial" w:hAnsi="Arial" w:cs="Arial"/>
          <w:sz w:val="24"/>
          <w:szCs w:val="24"/>
        </w:rPr>
        <w:t xml:space="preserve"> P</w:t>
      </w:r>
      <w:r w:rsidR="00046052" w:rsidRPr="00046052">
        <w:rPr>
          <w:rFonts w:ascii="Arial" w:hAnsi="Arial" w:cs="Arial"/>
          <w:sz w:val="24"/>
          <w:szCs w:val="24"/>
        </w:rPr>
        <w:t>uede simularse la situación del tráfico a la perfección, tanto la comparación de operar con distintos tipos de intersecciones como el análisis de implementar medidas de prioridad al transporte públ</w:t>
      </w:r>
      <w:r w:rsidR="00553F00">
        <w:rPr>
          <w:rFonts w:ascii="Arial" w:hAnsi="Arial" w:cs="Arial"/>
          <w:sz w:val="24"/>
          <w:szCs w:val="24"/>
        </w:rPr>
        <w:t>ico o el impacto de un distinto</w:t>
      </w:r>
      <w:r w:rsidR="00046052" w:rsidRPr="00046052">
        <w:rPr>
          <w:rFonts w:ascii="Arial" w:hAnsi="Arial" w:cs="Arial"/>
          <w:sz w:val="24"/>
          <w:szCs w:val="24"/>
        </w:rPr>
        <w:t xml:space="preserve"> plan de semaforización. PTV Vissim, como software líder mundial para la simulación microscópica del tráfico, en un solo modelo permite representar a todos los usuarios de la vía pública y estudiar sus interacciones: autos, transporte de carga y cualquier tipo de transporte público, ya sea ferroviario o convencional. </w:t>
      </w:r>
      <w:r w:rsidR="00046052" w:rsidRPr="00046052">
        <w:rPr>
          <w:rFonts w:ascii="Arial" w:hAnsi="Arial" w:cs="Arial"/>
          <w:sz w:val="24"/>
          <w:szCs w:val="24"/>
        </w:rPr>
        <w:lastRenderedPageBreak/>
        <w:t>Para ello, los modelos de comportamiento vehicular, científicamente desarrollados y validados, proporcionan una simulación realista de todos los agentes.</w:t>
      </w:r>
    </w:p>
    <w:p w14:paraId="623D16F8" w14:textId="77777777" w:rsidR="004844E7" w:rsidRDefault="004844E7" w:rsidP="004844E7">
      <w:pPr>
        <w:jc w:val="both"/>
        <w:rPr>
          <w:rFonts w:ascii="Arial" w:hAnsi="Arial" w:cs="Arial"/>
          <w:sz w:val="24"/>
          <w:szCs w:val="24"/>
        </w:rPr>
      </w:pPr>
      <w:r w:rsidRPr="007D795D">
        <w:rPr>
          <w:rFonts w:ascii="Arial" w:hAnsi="Arial" w:cs="Arial"/>
          <w:b/>
          <w:sz w:val="24"/>
          <w:szCs w:val="24"/>
        </w:rPr>
        <w:t>Facilidad de programación y uso</w:t>
      </w:r>
      <w:r>
        <w:rPr>
          <w:rFonts w:ascii="Arial" w:hAnsi="Arial" w:cs="Arial"/>
          <w:sz w:val="24"/>
          <w:szCs w:val="24"/>
        </w:rPr>
        <w:t>.</w:t>
      </w:r>
    </w:p>
    <w:p w14:paraId="5CA70F58" w14:textId="77777777" w:rsidR="00B11A01" w:rsidRDefault="00B11A01" w:rsidP="004844E7">
      <w:pPr>
        <w:jc w:val="both"/>
        <w:rPr>
          <w:rFonts w:ascii="Arial" w:hAnsi="Arial" w:cs="Arial"/>
          <w:sz w:val="24"/>
          <w:szCs w:val="24"/>
        </w:rPr>
      </w:pPr>
      <w:r w:rsidRPr="00B11A01">
        <w:rPr>
          <w:rFonts w:ascii="Arial" w:hAnsi="Arial" w:cs="Arial"/>
          <w:sz w:val="24"/>
          <w:szCs w:val="24"/>
        </w:rPr>
        <w:t xml:space="preserve">El software de Arena se puede ejecutar en un solo procesador, multi procesador, y las computadoras de procesador multi-core; Sin embargo, sólo se puede ejecutar una instancia de Arena a la vez. La herramienta Arena Diseñador Visual aprovechará la capacidad multi-núcleo para mantener </w:t>
      </w:r>
      <w:r>
        <w:rPr>
          <w:rFonts w:ascii="Arial" w:hAnsi="Arial" w:cs="Arial"/>
          <w:sz w:val="24"/>
          <w:szCs w:val="24"/>
        </w:rPr>
        <w:t xml:space="preserve">el </w:t>
      </w:r>
      <w:r w:rsidRPr="00B11A01">
        <w:rPr>
          <w:rFonts w:ascii="Arial" w:hAnsi="Arial" w:cs="Arial"/>
          <w:sz w:val="24"/>
          <w:szCs w:val="24"/>
        </w:rPr>
        <w:t>gráfico</w:t>
      </w:r>
      <w:r>
        <w:rPr>
          <w:rFonts w:ascii="Arial" w:hAnsi="Arial" w:cs="Arial"/>
          <w:sz w:val="24"/>
          <w:szCs w:val="24"/>
        </w:rPr>
        <w:t xml:space="preserve"> con </w:t>
      </w:r>
      <w:r w:rsidRPr="00B11A01">
        <w:rPr>
          <w:rFonts w:ascii="Arial" w:hAnsi="Arial" w:cs="Arial"/>
          <w:sz w:val="24"/>
          <w:szCs w:val="24"/>
        </w:rPr>
        <w:t xml:space="preserve"> velocidad de actualización. </w:t>
      </w:r>
    </w:p>
    <w:p w14:paraId="1004885A" w14:textId="77777777" w:rsidR="004844E7" w:rsidRPr="00EC24E8" w:rsidRDefault="004844E7" w:rsidP="004844E7">
      <w:pPr>
        <w:jc w:val="both"/>
        <w:rPr>
          <w:rFonts w:ascii="Arial" w:hAnsi="Arial" w:cs="Arial"/>
          <w:sz w:val="24"/>
          <w:szCs w:val="24"/>
        </w:rPr>
      </w:pPr>
      <w:r w:rsidRPr="007D795D">
        <w:rPr>
          <w:rFonts w:ascii="Arial" w:hAnsi="Arial" w:cs="Arial"/>
          <w:b/>
          <w:sz w:val="24"/>
          <w:szCs w:val="24"/>
        </w:rPr>
        <w:t>Con que otros paquetes comparten datos</w:t>
      </w:r>
      <w:r>
        <w:rPr>
          <w:rFonts w:ascii="Arial" w:hAnsi="Arial" w:cs="Arial"/>
          <w:sz w:val="24"/>
          <w:szCs w:val="24"/>
        </w:rPr>
        <w:t>.</w:t>
      </w:r>
    </w:p>
    <w:p w14:paraId="18EF8EF5" w14:textId="77777777" w:rsidR="007D795D" w:rsidRPr="007D795D" w:rsidRDefault="007D795D" w:rsidP="007D795D">
      <w:pPr>
        <w:jc w:val="both"/>
        <w:rPr>
          <w:rFonts w:ascii="Arial" w:hAnsi="Arial" w:cs="Arial"/>
          <w:sz w:val="24"/>
          <w:szCs w:val="24"/>
        </w:rPr>
      </w:pPr>
      <w:r w:rsidRPr="007D795D">
        <w:rPr>
          <w:rFonts w:ascii="Arial" w:hAnsi="Arial" w:cs="Arial"/>
          <w:sz w:val="24"/>
          <w:szCs w:val="24"/>
        </w:rPr>
        <w:t>• Arena® simulation software,</w:t>
      </w:r>
      <w:r>
        <w:rPr>
          <w:rFonts w:ascii="Arial" w:hAnsi="Arial" w:cs="Arial"/>
          <w:sz w:val="24"/>
          <w:szCs w:val="24"/>
        </w:rPr>
        <w:t xml:space="preserve"> </w:t>
      </w:r>
      <w:r w:rsidRPr="007D795D">
        <w:rPr>
          <w:rFonts w:ascii="Arial" w:hAnsi="Arial" w:cs="Arial"/>
          <w:sz w:val="24"/>
          <w:szCs w:val="24"/>
        </w:rPr>
        <w:t>version 14.70.00</w:t>
      </w:r>
    </w:p>
    <w:p w14:paraId="394C1190" w14:textId="77777777" w:rsidR="007D795D" w:rsidRPr="007D795D" w:rsidRDefault="00B11A01" w:rsidP="007D795D">
      <w:pPr>
        <w:jc w:val="both"/>
        <w:rPr>
          <w:rFonts w:ascii="Arial" w:hAnsi="Arial" w:cs="Arial"/>
          <w:sz w:val="24"/>
          <w:szCs w:val="24"/>
        </w:rPr>
      </w:pPr>
      <w:r>
        <w:rPr>
          <w:rFonts w:ascii="Arial" w:hAnsi="Arial" w:cs="Arial"/>
          <w:sz w:val="24"/>
          <w:szCs w:val="24"/>
        </w:rPr>
        <w:t>• Adobe® Acrobat Reader 9.1.0 o superior para ver documentos.</w:t>
      </w:r>
    </w:p>
    <w:p w14:paraId="364AA2DF" w14:textId="77777777" w:rsidR="00832994" w:rsidRDefault="00832994" w:rsidP="00832994">
      <w:pPr>
        <w:jc w:val="both"/>
        <w:rPr>
          <w:rFonts w:ascii="Arial" w:hAnsi="Arial" w:cs="Arial"/>
          <w:sz w:val="24"/>
          <w:szCs w:val="24"/>
        </w:rPr>
      </w:pPr>
      <w:r w:rsidRPr="007D795D">
        <w:rPr>
          <w:rFonts w:ascii="Arial" w:hAnsi="Arial" w:cs="Arial"/>
          <w:b/>
          <w:sz w:val="24"/>
          <w:szCs w:val="24"/>
        </w:rPr>
        <w:t>Metodología que usan</w:t>
      </w:r>
      <w:r w:rsidRPr="00832994">
        <w:rPr>
          <w:rFonts w:ascii="Arial" w:hAnsi="Arial" w:cs="Arial"/>
          <w:sz w:val="24"/>
          <w:szCs w:val="24"/>
        </w:rPr>
        <w:t>.</w:t>
      </w:r>
      <w:r w:rsidR="003D53FF">
        <w:rPr>
          <w:rFonts w:ascii="Arial" w:hAnsi="Arial" w:cs="Arial"/>
          <w:sz w:val="24"/>
          <w:szCs w:val="24"/>
        </w:rPr>
        <w:t xml:space="preserve"> </w:t>
      </w:r>
      <w:r w:rsidR="003D53FF" w:rsidRPr="003D53FF">
        <w:rPr>
          <w:rFonts w:ascii="Arial" w:hAnsi="Arial" w:cs="Arial"/>
          <w:sz w:val="24"/>
          <w:szCs w:val="24"/>
        </w:rPr>
        <w:t>Arcos y conectores permite que los usuarios modelen geometrías de cualquier tipo, por muy complejas que sean. Las características de conductores y vehículos permiten una parametrización individual.</w:t>
      </w:r>
      <w:r w:rsidR="003D53FF">
        <w:rPr>
          <w:rFonts w:ascii="Arial" w:hAnsi="Arial" w:cs="Arial"/>
          <w:sz w:val="24"/>
          <w:szCs w:val="24"/>
        </w:rPr>
        <w:t xml:space="preserve"> </w:t>
      </w:r>
    </w:p>
    <w:p w14:paraId="68570B84" w14:textId="77777777" w:rsidR="00832994" w:rsidRPr="00866E39" w:rsidRDefault="00832994" w:rsidP="00832994">
      <w:pPr>
        <w:jc w:val="both"/>
        <w:rPr>
          <w:rFonts w:ascii="Arial" w:hAnsi="Arial" w:cs="Arial"/>
          <w:b/>
          <w:sz w:val="24"/>
          <w:szCs w:val="24"/>
        </w:rPr>
      </w:pPr>
      <w:r w:rsidRPr="00866E39">
        <w:rPr>
          <w:rFonts w:ascii="Arial" w:hAnsi="Arial" w:cs="Arial"/>
          <w:b/>
          <w:sz w:val="24"/>
          <w:szCs w:val="24"/>
        </w:rPr>
        <w:t xml:space="preserve">5.- ArcGIS. </w:t>
      </w:r>
    </w:p>
    <w:p w14:paraId="6E61C43B" w14:textId="77777777" w:rsidR="004956C0" w:rsidRDefault="004956C0" w:rsidP="00921FC9">
      <w:pPr>
        <w:jc w:val="both"/>
        <w:rPr>
          <w:rFonts w:ascii="Arial" w:hAnsi="Arial" w:cs="Arial"/>
          <w:sz w:val="24"/>
          <w:szCs w:val="24"/>
        </w:rPr>
      </w:pPr>
      <w:r w:rsidRPr="00EA2304">
        <w:rPr>
          <w:rFonts w:ascii="Arial" w:hAnsi="Arial" w:cs="Arial"/>
          <w:b/>
          <w:sz w:val="24"/>
          <w:szCs w:val="24"/>
        </w:rPr>
        <w:t>Costo</w:t>
      </w:r>
      <w:r w:rsidR="00EA2304">
        <w:rPr>
          <w:rFonts w:ascii="Arial" w:hAnsi="Arial" w:cs="Arial"/>
          <w:sz w:val="24"/>
          <w:szCs w:val="24"/>
        </w:rPr>
        <w:t xml:space="preserve">. </w:t>
      </w:r>
    </w:p>
    <w:p w14:paraId="37B2003F" w14:textId="77777777" w:rsidR="00EA2304" w:rsidRDefault="00903B82" w:rsidP="00921FC9">
      <w:pPr>
        <w:jc w:val="both"/>
        <w:rPr>
          <w:rFonts w:ascii="Arial" w:hAnsi="Arial" w:cs="Arial"/>
          <w:sz w:val="24"/>
          <w:szCs w:val="24"/>
        </w:rPr>
      </w:pPr>
      <w:r>
        <w:rPr>
          <w:rFonts w:ascii="Arial" w:hAnsi="Arial" w:cs="Arial"/>
          <w:sz w:val="24"/>
          <w:szCs w:val="24"/>
        </w:rPr>
        <w:t>Se debe contactar al proveedor en México y después de la prueba de 30 días se establece si es para organización pública o privada, escuelas o laboratorio de investigación y después de un contrato se establece el precio.</w:t>
      </w:r>
    </w:p>
    <w:p w14:paraId="42C0519F" w14:textId="77777777" w:rsidR="004956C0" w:rsidRDefault="004956C0" w:rsidP="00921FC9">
      <w:pPr>
        <w:jc w:val="both"/>
        <w:rPr>
          <w:rFonts w:ascii="Arial" w:hAnsi="Arial" w:cs="Arial"/>
          <w:sz w:val="24"/>
          <w:szCs w:val="24"/>
        </w:rPr>
      </w:pPr>
      <w:r w:rsidRPr="00EA2304">
        <w:rPr>
          <w:rFonts w:ascii="Arial" w:hAnsi="Arial" w:cs="Arial"/>
          <w:b/>
          <w:sz w:val="24"/>
          <w:szCs w:val="24"/>
        </w:rPr>
        <w:t>Actualizaciones</w:t>
      </w:r>
      <w:r w:rsidR="00EA2304">
        <w:rPr>
          <w:rFonts w:ascii="Arial" w:hAnsi="Arial" w:cs="Arial"/>
          <w:sz w:val="24"/>
          <w:szCs w:val="24"/>
        </w:rPr>
        <w:t xml:space="preserve">. </w:t>
      </w:r>
    </w:p>
    <w:p w14:paraId="67080758" w14:textId="77777777" w:rsidR="00EA2304" w:rsidRDefault="004C252F" w:rsidP="00921FC9">
      <w:pPr>
        <w:jc w:val="both"/>
        <w:rPr>
          <w:rFonts w:ascii="Arial" w:hAnsi="Arial" w:cs="Arial"/>
          <w:sz w:val="24"/>
          <w:szCs w:val="24"/>
        </w:rPr>
      </w:pPr>
      <w:r w:rsidRPr="004C252F">
        <w:rPr>
          <w:rFonts w:ascii="Arial" w:hAnsi="Arial" w:cs="Arial"/>
          <w:sz w:val="24"/>
          <w:szCs w:val="24"/>
        </w:rPr>
        <w:t>El soporte técnico se incluye como parte de la suscripción</w:t>
      </w:r>
      <w:r>
        <w:rPr>
          <w:rFonts w:ascii="Arial" w:hAnsi="Arial" w:cs="Arial"/>
          <w:sz w:val="24"/>
          <w:szCs w:val="24"/>
        </w:rPr>
        <w:t>, vía email.</w:t>
      </w:r>
    </w:p>
    <w:p w14:paraId="3A0E98DB" w14:textId="77777777" w:rsidR="00EA2304" w:rsidRDefault="004956C0" w:rsidP="00921FC9">
      <w:pPr>
        <w:jc w:val="both"/>
        <w:rPr>
          <w:rFonts w:ascii="Arial" w:hAnsi="Arial" w:cs="Arial"/>
          <w:sz w:val="24"/>
          <w:szCs w:val="24"/>
        </w:rPr>
      </w:pPr>
      <w:r w:rsidRPr="00EA2304">
        <w:rPr>
          <w:rFonts w:ascii="Arial" w:hAnsi="Arial" w:cs="Arial"/>
          <w:b/>
          <w:sz w:val="24"/>
          <w:szCs w:val="24"/>
        </w:rPr>
        <w:t>Prerrequisitos</w:t>
      </w:r>
      <w:r w:rsidR="00EA2304">
        <w:rPr>
          <w:rFonts w:ascii="Arial" w:hAnsi="Arial" w:cs="Arial"/>
          <w:sz w:val="24"/>
          <w:szCs w:val="24"/>
        </w:rPr>
        <w:t>.</w:t>
      </w:r>
    </w:p>
    <w:p w14:paraId="5D0AD3E3" w14:textId="77777777" w:rsidR="004956C0" w:rsidRDefault="002B2E5B" w:rsidP="00921FC9">
      <w:pPr>
        <w:jc w:val="both"/>
        <w:rPr>
          <w:rFonts w:ascii="Arial" w:hAnsi="Arial" w:cs="Arial"/>
          <w:sz w:val="24"/>
          <w:szCs w:val="24"/>
        </w:rPr>
      </w:pPr>
      <w:r w:rsidRPr="002B2E5B">
        <w:rPr>
          <w:rFonts w:ascii="Arial" w:hAnsi="Arial" w:cs="Arial"/>
          <w:sz w:val="24"/>
          <w:szCs w:val="24"/>
        </w:rPr>
        <w:t>Esri Maps for Office</w:t>
      </w:r>
      <w:r>
        <w:rPr>
          <w:rFonts w:ascii="Arial" w:hAnsi="Arial" w:cs="Arial"/>
          <w:sz w:val="24"/>
          <w:szCs w:val="24"/>
        </w:rPr>
        <w:t xml:space="preserve"> (Requiere Descarga), </w:t>
      </w:r>
      <w:r w:rsidRPr="002B2E5B">
        <w:rPr>
          <w:rFonts w:ascii="Arial" w:hAnsi="Arial" w:cs="Arial"/>
          <w:sz w:val="24"/>
          <w:szCs w:val="24"/>
        </w:rPr>
        <w:t>Esri Maps for SharePoint</w:t>
      </w:r>
      <w:r>
        <w:rPr>
          <w:rFonts w:ascii="Arial" w:hAnsi="Arial" w:cs="Arial"/>
          <w:sz w:val="24"/>
          <w:szCs w:val="24"/>
        </w:rPr>
        <w:t xml:space="preserve"> (Requiere Descarga), </w:t>
      </w:r>
      <w:r w:rsidRPr="002B2E5B">
        <w:rPr>
          <w:rFonts w:ascii="Arial" w:hAnsi="Arial" w:cs="Arial"/>
          <w:sz w:val="24"/>
          <w:szCs w:val="24"/>
        </w:rPr>
        <w:t>Explorer for ArcGIS</w:t>
      </w:r>
      <w:r>
        <w:rPr>
          <w:rFonts w:ascii="Arial" w:hAnsi="Arial" w:cs="Arial"/>
          <w:sz w:val="24"/>
          <w:szCs w:val="24"/>
        </w:rPr>
        <w:t xml:space="preserve"> (Para Apple en Apple Store), </w:t>
      </w:r>
      <w:r w:rsidRPr="002B2E5B">
        <w:rPr>
          <w:rFonts w:ascii="Arial" w:hAnsi="Arial" w:cs="Arial"/>
          <w:sz w:val="24"/>
          <w:szCs w:val="24"/>
        </w:rPr>
        <w:t>Operations Dashboard for ArcGIS</w:t>
      </w:r>
      <w:r>
        <w:rPr>
          <w:rFonts w:ascii="Arial" w:hAnsi="Arial" w:cs="Arial"/>
          <w:sz w:val="24"/>
          <w:szCs w:val="24"/>
        </w:rPr>
        <w:t xml:space="preserve"> (Requiere Descarga), </w:t>
      </w:r>
      <w:r w:rsidRPr="002B2E5B">
        <w:rPr>
          <w:rFonts w:ascii="Arial" w:hAnsi="Arial" w:cs="Arial"/>
          <w:sz w:val="24"/>
          <w:szCs w:val="24"/>
        </w:rPr>
        <w:t>Collector for ArcGIS</w:t>
      </w:r>
      <w:r>
        <w:rPr>
          <w:rFonts w:ascii="Arial" w:hAnsi="Arial" w:cs="Arial"/>
          <w:sz w:val="24"/>
          <w:szCs w:val="24"/>
        </w:rPr>
        <w:t xml:space="preserve"> (Apple Store, Google Play).</w:t>
      </w:r>
    </w:p>
    <w:p w14:paraId="036F8C80" w14:textId="77777777" w:rsidR="004956C0" w:rsidRDefault="004956C0" w:rsidP="00921FC9">
      <w:pPr>
        <w:jc w:val="both"/>
        <w:rPr>
          <w:rFonts w:ascii="Arial" w:hAnsi="Arial" w:cs="Arial"/>
          <w:sz w:val="24"/>
          <w:szCs w:val="24"/>
        </w:rPr>
      </w:pPr>
      <w:r w:rsidRPr="00EA2304">
        <w:rPr>
          <w:rFonts w:ascii="Arial" w:hAnsi="Arial" w:cs="Arial"/>
          <w:b/>
          <w:sz w:val="24"/>
          <w:szCs w:val="24"/>
        </w:rPr>
        <w:t>Plataforma</w:t>
      </w:r>
      <w:r w:rsidR="00EA2304">
        <w:rPr>
          <w:rFonts w:ascii="Arial" w:hAnsi="Arial" w:cs="Arial"/>
          <w:sz w:val="24"/>
          <w:szCs w:val="24"/>
        </w:rPr>
        <w:t xml:space="preserve">. </w:t>
      </w:r>
    </w:p>
    <w:p w14:paraId="696DC697" w14:textId="77777777" w:rsidR="002B2E5B" w:rsidRDefault="002B2E5B" w:rsidP="00921FC9">
      <w:pPr>
        <w:jc w:val="both"/>
        <w:rPr>
          <w:rFonts w:ascii="Arial" w:hAnsi="Arial" w:cs="Arial"/>
          <w:sz w:val="24"/>
          <w:szCs w:val="24"/>
        </w:rPr>
      </w:pPr>
      <w:r>
        <w:rPr>
          <w:rFonts w:ascii="Arial" w:hAnsi="Arial" w:cs="Arial"/>
          <w:sz w:val="24"/>
          <w:szCs w:val="24"/>
        </w:rPr>
        <w:t xml:space="preserve">Escritorio, IOS, Andorid, </w:t>
      </w:r>
      <w:r w:rsidR="00422E49">
        <w:rPr>
          <w:rFonts w:ascii="Arial" w:hAnsi="Arial" w:cs="Arial"/>
          <w:sz w:val="24"/>
          <w:szCs w:val="24"/>
        </w:rPr>
        <w:t>Web Windows Phone.</w:t>
      </w:r>
    </w:p>
    <w:p w14:paraId="3368829F" w14:textId="77777777" w:rsidR="004956C0" w:rsidRDefault="004956C0" w:rsidP="00921FC9">
      <w:pPr>
        <w:jc w:val="both"/>
        <w:rPr>
          <w:rFonts w:ascii="Arial" w:hAnsi="Arial" w:cs="Arial"/>
          <w:sz w:val="24"/>
          <w:szCs w:val="24"/>
        </w:rPr>
      </w:pPr>
      <w:r w:rsidRPr="00EA2304">
        <w:rPr>
          <w:rFonts w:ascii="Arial" w:hAnsi="Arial" w:cs="Arial"/>
          <w:b/>
          <w:sz w:val="24"/>
          <w:szCs w:val="24"/>
        </w:rPr>
        <w:t>Breve descripc</w:t>
      </w:r>
      <w:r w:rsidR="00363E08" w:rsidRPr="00EA2304">
        <w:rPr>
          <w:rFonts w:ascii="Arial" w:hAnsi="Arial" w:cs="Arial"/>
          <w:b/>
          <w:sz w:val="24"/>
          <w:szCs w:val="24"/>
        </w:rPr>
        <w:t>i</w:t>
      </w:r>
      <w:r w:rsidRPr="00EA2304">
        <w:rPr>
          <w:rFonts w:ascii="Arial" w:hAnsi="Arial" w:cs="Arial"/>
          <w:b/>
          <w:sz w:val="24"/>
          <w:szCs w:val="24"/>
        </w:rPr>
        <w:t>ón</w:t>
      </w:r>
      <w:r>
        <w:rPr>
          <w:rFonts w:ascii="Arial" w:hAnsi="Arial" w:cs="Arial"/>
          <w:sz w:val="24"/>
          <w:szCs w:val="24"/>
        </w:rPr>
        <w:t>.</w:t>
      </w:r>
    </w:p>
    <w:p w14:paraId="4B67D997" w14:textId="77777777" w:rsidR="00EA2304" w:rsidRDefault="006B2F19" w:rsidP="00921FC9">
      <w:pPr>
        <w:jc w:val="both"/>
        <w:rPr>
          <w:rFonts w:ascii="Arial" w:hAnsi="Arial" w:cs="Arial"/>
          <w:sz w:val="24"/>
          <w:szCs w:val="24"/>
        </w:rPr>
      </w:pPr>
      <w:r w:rsidRPr="006B2F19">
        <w:rPr>
          <w:rFonts w:ascii="Arial" w:hAnsi="Arial" w:cs="Arial"/>
          <w:sz w:val="24"/>
          <w:szCs w:val="24"/>
        </w:rPr>
        <w:lastRenderedPageBreak/>
        <w:t>Combina tus datos con mapas acreditados de Esri sobre cientos de temas. Ve más allá de los mapas base y las imágenes y explora mapas interesantes sobre personas y empresas, suelos y climas, fauna y flora, y mucho más.</w:t>
      </w:r>
    </w:p>
    <w:p w14:paraId="6A1348CD" w14:textId="77777777" w:rsidR="004844E7" w:rsidRDefault="004844E7" w:rsidP="004844E7">
      <w:pPr>
        <w:jc w:val="both"/>
        <w:rPr>
          <w:rFonts w:ascii="Arial" w:hAnsi="Arial" w:cs="Arial"/>
          <w:sz w:val="24"/>
          <w:szCs w:val="24"/>
        </w:rPr>
      </w:pPr>
      <w:r w:rsidRPr="00EA2304">
        <w:rPr>
          <w:rFonts w:ascii="Arial" w:hAnsi="Arial" w:cs="Arial"/>
          <w:b/>
          <w:sz w:val="24"/>
          <w:szCs w:val="24"/>
        </w:rPr>
        <w:t>Facilidad de programación y uso</w:t>
      </w:r>
      <w:r w:rsidRPr="004844E7">
        <w:rPr>
          <w:rFonts w:ascii="Arial" w:hAnsi="Arial" w:cs="Arial"/>
          <w:sz w:val="24"/>
          <w:szCs w:val="24"/>
        </w:rPr>
        <w:t>.</w:t>
      </w:r>
      <w:r w:rsidR="00EA2304">
        <w:rPr>
          <w:rFonts w:ascii="Arial" w:hAnsi="Arial" w:cs="Arial"/>
          <w:sz w:val="24"/>
          <w:szCs w:val="24"/>
        </w:rPr>
        <w:t xml:space="preserve"> </w:t>
      </w:r>
    </w:p>
    <w:p w14:paraId="00DCBD3D" w14:textId="77777777" w:rsidR="00EA2304" w:rsidRPr="004844E7" w:rsidRDefault="006B2F19" w:rsidP="004844E7">
      <w:pPr>
        <w:jc w:val="both"/>
        <w:rPr>
          <w:rFonts w:ascii="Arial" w:hAnsi="Arial" w:cs="Arial"/>
          <w:sz w:val="24"/>
          <w:szCs w:val="24"/>
        </w:rPr>
      </w:pPr>
      <w:r>
        <w:rPr>
          <w:rFonts w:ascii="Arial" w:hAnsi="Arial" w:cs="Arial"/>
          <w:sz w:val="24"/>
          <w:szCs w:val="24"/>
        </w:rPr>
        <w:t>Trabaja con mapas, tanto de la Web como los que requiere, se le pueden a</w:t>
      </w:r>
      <w:r w:rsidRPr="006B2F19">
        <w:rPr>
          <w:rFonts w:ascii="Arial" w:hAnsi="Arial" w:cs="Arial"/>
          <w:sz w:val="24"/>
          <w:szCs w:val="24"/>
        </w:rPr>
        <w:t>grega</w:t>
      </w:r>
      <w:r>
        <w:rPr>
          <w:rFonts w:ascii="Arial" w:hAnsi="Arial" w:cs="Arial"/>
          <w:sz w:val="24"/>
          <w:szCs w:val="24"/>
        </w:rPr>
        <w:t>r</w:t>
      </w:r>
      <w:r w:rsidRPr="006B2F19">
        <w:rPr>
          <w:rFonts w:ascii="Arial" w:hAnsi="Arial" w:cs="Arial"/>
          <w:sz w:val="24"/>
          <w:szCs w:val="24"/>
        </w:rPr>
        <w:t xml:space="preserve"> datos a tus mapas con tan solo unos clics. Resalta la información importante usando ventanas emergentes, gráficos e infografía. Aloja tus datos en la nube segura de Esri o en tu propio servidor para facilitar el uso compartido o, si lo prefieres, haz que tus datos sigan siendo privados. Hagas lo que hagas, tus datos son tuyos. Conservarás </w:t>
      </w:r>
      <w:r>
        <w:rPr>
          <w:rFonts w:ascii="Arial" w:hAnsi="Arial" w:cs="Arial"/>
          <w:sz w:val="24"/>
          <w:szCs w:val="24"/>
        </w:rPr>
        <w:t>todos los derechos de propiedad, este software es para negocios y conocer datos importantes como la densidad, posibles fuentes de delicuencia, entre otros.</w:t>
      </w:r>
    </w:p>
    <w:p w14:paraId="2F547BB1" w14:textId="77777777" w:rsidR="004844E7" w:rsidRDefault="004844E7" w:rsidP="004844E7">
      <w:pPr>
        <w:jc w:val="both"/>
        <w:rPr>
          <w:rFonts w:ascii="Arial" w:hAnsi="Arial" w:cs="Arial"/>
          <w:sz w:val="24"/>
          <w:szCs w:val="24"/>
        </w:rPr>
      </w:pPr>
      <w:r w:rsidRPr="00EA2304">
        <w:rPr>
          <w:rFonts w:ascii="Arial" w:hAnsi="Arial" w:cs="Arial"/>
          <w:b/>
          <w:sz w:val="24"/>
          <w:szCs w:val="24"/>
        </w:rPr>
        <w:t>Con que otros paquetes comparten datos</w:t>
      </w:r>
      <w:r w:rsidRPr="004844E7">
        <w:rPr>
          <w:rFonts w:ascii="Arial" w:hAnsi="Arial" w:cs="Arial"/>
          <w:sz w:val="24"/>
          <w:szCs w:val="24"/>
        </w:rPr>
        <w:t>.</w:t>
      </w:r>
      <w:r w:rsidR="00EA2304">
        <w:rPr>
          <w:rFonts w:ascii="Arial" w:hAnsi="Arial" w:cs="Arial"/>
          <w:sz w:val="24"/>
          <w:szCs w:val="24"/>
        </w:rPr>
        <w:t xml:space="preserve"> </w:t>
      </w:r>
    </w:p>
    <w:p w14:paraId="571A076C" w14:textId="77777777" w:rsidR="00EA2304" w:rsidRDefault="00C9510C" w:rsidP="004844E7">
      <w:pPr>
        <w:jc w:val="both"/>
        <w:rPr>
          <w:rFonts w:ascii="Arial" w:hAnsi="Arial" w:cs="Arial"/>
          <w:sz w:val="24"/>
          <w:szCs w:val="24"/>
        </w:rPr>
      </w:pPr>
      <w:r w:rsidRPr="00C9510C">
        <w:rPr>
          <w:rFonts w:ascii="Arial" w:hAnsi="Arial" w:cs="Arial"/>
          <w:sz w:val="24"/>
          <w:szCs w:val="24"/>
        </w:rPr>
        <w:t>Permite que</w:t>
      </w:r>
      <w:r>
        <w:rPr>
          <w:rFonts w:ascii="Arial" w:hAnsi="Arial" w:cs="Arial"/>
          <w:sz w:val="24"/>
          <w:szCs w:val="24"/>
        </w:rPr>
        <w:t xml:space="preserve"> todos los usuarios</w:t>
      </w:r>
      <w:r w:rsidRPr="00C9510C">
        <w:rPr>
          <w:rFonts w:ascii="Arial" w:hAnsi="Arial" w:cs="Arial"/>
          <w:sz w:val="24"/>
          <w:szCs w:val="24"/>
        </w:rPr>
        <w:t xml:space="preserve"> encuentren, analicen, usen y compartan mapas en su Mac o dispositivo iOS (próximamente en Android). Visualiza los datos e interacciona con ellos estés donde estés.</w:t>
      </w:r>
      <w:r>
        <w:rPr>
          <w:rFonts w:ascii="Arial" w:hAnsi="Arial" w:cs="Arial"/>
          <w:sz w:val="24"/>
          <w:szCs w:val="24"/>
        </w:rPr>
        <w:t xml:space="preserve"> </w:t>
      </w:r>
      <w:r w:rsidRPr="00C9510C">
        <w:rPr>
          <w:rFonts w:ascii="Arial" w:hAnsi="Arial" w:cs="Arial"/>
          <w:sz w:val="24"/>
          <w:szCs w:val="24"/>
        </w:rPr>
        <w:t>Crear un mapa dinámico de tus datos de Excel es tan fácil como crear un gráfico o diagrama. Representa las ubicaciones y otros datos geográficos. Agrega capas demográficas y de estilo de vida para conseguir más contexto y detalles.</w:t>
      </w:r>
    </w:p>
    <w:p w14:paraId="1C9BA293" w14:textId="77777777" w:rsidR="00C942EF" w:rsidRDefault="00C942EF" w:rsidP="00921FC9">
      <w:pPr>
        <w:jc w:val="both"/>
        <w:rPr>
          <w:rFonts w:ascii="Arial" w:hAnsi="Arial" w:cs="Arial"/>
          <w:sz w:val="24"/>
          <w:szCs w:val="24"/>
        </w:rPr>
      </w:pPr>
      <w:r w:rsidRPr="00EA2304">
        <w:rPr>
          <w:rFonts w:ascii="Arial" w:hAnsi="Arial" w:cs="Arial"/>
          <w:b/>
          <w:sz w:val="24"/>
          <w:szCs w:val="24"/>
        </w:rPr>
        <w:t>Metodología que usan</w:t>
      </w:r>
      <w:r>
        <w:rPr>
          <w:rFonts w:ascii="Arial" w:hAnsi="Arial" w:cs="Arial"/>
          <w:sz w:val="24"/>
          <w:szCs w:val="24"/>
        </w:rPr>
        <w:t>.</w:t>
      </w:r>
    </w:p>
    <w:p w14:paraId="19B8A597" w14:textId="77777777" w:rsidR="00EA2304" w:rsidRDefault="008F5899" w:rsidP="00921FC9">
      <w:pPr>
        <w:jc w:val="both"/>
        <w:rPr>
          <w:rFonts w:ascii="Arial" w:hAnsi="Arial" w:cs="Arial"/>
          <w:sz w:val="24"/>
          <w:szCs w:val="24"/>
        </w:rPr>
      </w:pPr>
      <w:r>
        <w:rPr>
          <w:rFonts w:ascii="Arial" w:hAnsi="Arial" w:cs="Arial"/>
          <w:sz w:val="24"/>
          <w:szCs w:val="24"/>
        </w:rPr>
        <w:t>Mapas de la Web topográficos, geográficos, de densidad.</w:t>
      </w:r>
    </w:p>
    <w:p w14:paraId="5BB55092" w14:textId="77777777" w:rsidR="00DB6228" w:rsidRPr="00866E39" w:rsidRDefault="00F81828" w:rsidP="00921FC9">
      <w:pPr>
        <w:jc w:val="both"/>
        <w:rPr>
          <w:rFonts w:ascii="Arial" w:hAnsi="Arial" w:cs="Arial"/>
          <w:b/>
          <w:sz w:val="24"/>
          <w:szCs w:val="24"/>
        </w:rPr>
      </w:pPr>
      <w:r w:rsidRPr="00866E39">
        <w:rPr>
          <w:rFonts w:ascii="Arial" w:hAnsi="Arial" w:cs="Arial"/>
          <w:b/>
          <w:sz w:val="24"/>
          <w:szCs w:val="24"/>
        </w:rPr>
        <w:t>6.- PTV Traffic planning.</w:t>
      </w:r>
    </w:p>
    <w:p w14:paraId="55E0CC27" w14:textId="77777777" w:rsidR="00F81828" w:rsidRDefault="00F81828" w:rsidP="00F81828">
      <w:pPr>
        <w:jc w:val="both"/>
        <w:rPr>
          <w:rFonts w:ascii="Arial" w:hAnsi="Arial" w:cs="Arial"/>
          <w:sz w:val="24"/>
          <w:szCs w:val="24"/>
        </w:rPr>
      </w:pPr>
      <w:r w:rsidRPr="00B81188">
        <w:rPr>
          <w:rFonts w:ascii="Arial" w:hAnsi="Arial" w:cs="Arial"/>
          <w:b/>
          <w:sz w:val="24"/>
          <w:szCs w:val="24"/>
        </w:rPr>
        <w:t>Costo</w:t>
      </w:r>
      <w:r w:rsidR="00B81188">
        <w:rPr>
          <w:rFonts w:ascii="Arial" w:hAnsi="Arial" w:cs="Arial"/>
          <w:sz w:val="24"/>
          <w:szCs w:val="24"/>
        </w:rPr>
        <w:t xml:space="preserve">. </w:t>
      </w:r>
    </w:p>
    <w:p w14:paraId="2C04C937" w14:textId="77777777" w:rsidR="00B81188" w:rsidRPr="00B81188" w:rsidRDefault="00E57819" w:rsidP="00F81828">
      <w:pPr>
        <w:jc w:val="both"/>
        <w:rPr>
          <w:rFonts w:ascii="Arial" w:hAnsi="Arial" w:cs="Arial"/>
          <w:sz w:val="24"/>
          <w:szCs w:val="24"/>
        </w:rPr>
      </w:pPr>
      <w:r>
        <w:rPr>
          <w:rFonts w:ascii="Arial" w:hAnsi="Arial" w:cs="Arial"/>
          <w:sz w:val="24"/>
          <w:szCs w:val="24"/>
        </w:rPr>
        <w:t>Por medio de un contacto en el país de residencia.</w:t>
      </w:r>
    </w:p>
    <w:p w14:paraId="4EA7FCAD" w14:textId="77777777" w:rsidR="00F81828" w:rsidRDefault="00F81828" w:rsidP="00F81828">
      <w:pPr>
        <w:jc w:val="both"/>
        <w:rPr>
          <w:rFonts w:ascii="Arial" w:hAnsi="Arial" w:cs="Arial"/>
          <w:sz w:val="24"/>
          <w:szCs w:val="24"/>
        </w:rPr>
      </w:pPr>
      <w:r w:rsidRPr="00B81188">
        <w:rPr>
          <w:rFonts w:ascii="Arial" w:hAnsi="Arial" w:cs="Arial"/>
          <w:b/>
          <w:sz w:val="24"/>
          <w:szCs w:val="24"/>
        </w:rPr>
        <w:t>Actualizaciones</w:t>
      </w:r>
      <w:r w:rsidR="00B81188">
        <w:rPr>
          <w:rFonts w:ascii="Arial" w:hAnsi="Arial" w:cs="Arial"/>
          <w:sz w:val="24"/>
          <w:szCs w:val="24"/>
        </w:rPr>
        <w:t xml:space="preserve">. </w:t>
      </w:r>
    </w:p>
    <w:p w14:paraId="1D954D72" w14:textId="77777777" w:rsidR="00B81188" w:rsidRPr="00F81828" w:rsidRDefault="008F5899" w:rsidP="00F81828">
      <w:pPr>
        <w:jc w:val="both"/>
        <w:rPr>
          <w:rFonts w:ascii="Arial" w:hAnsi="Arial" w:cs="Arial"/>
          <w:sz w:val="24"/>
          <w:szCs w:val="24"/>
        </w:rPr>
      </w:pPr>
      <w:r w:rsidRPr="008F5899">
        <w:rPr>
          <w:rFonts w:ascii="Arial" w:hAnsi="Arial" w:cs="Arial"/>
          <w:sz w:val="24"/>
          <w:szCs w:val="24"/>
        </w:rPr>
        <w:t>Aproveche nuestra oferta de soporte para PTV Visum: Consejos y trucos, preguntas frecuentes, descargas y nuestro formulario de soporte.</w:t>
      </w:r>
    </w:p>
    <w:p w14:paraId="03C8C4AB" w14:textId="77777777" w:rsidR="00B81188" w:rsidRDefault="00F81828" w:rsidP="00F81828">
      <w:pPr>
        <w:jc w:val="both"/>
        <w:rPr>
          <w:rFonts w:ascii="Arial" w:hAnsi="Arial" w:cs="Arial"/>
          <w:sz w:val="24"/>
          <w:szCs w:val="24"/>
        </w:rPr>
      </w:pPr>
      <w:r w:rsidRPr="00B81188">
        <w:rPr>
          <w:rFonts w:ascii="Arial" w:hAnsi="Arial" w:cs="Arial"/>
          <w:b/>
          <w:sz w:val="24"/>
          <w:szCs w:val="24"/>
        </w:rPr>
        <w:t>Prerrequisitos</w:t>
      </w:r>
      <w:r w:rsidR="00B81188">
        <w:rPr>
          <w:rFonts w:ascii="Arial" w:hAnsi="Arial" w:cs="Arial"/>
          <w:sz w:val="24"/>
          <w:szCs w:val="24"/>
        </w:rPr>
        <w:t>.</w:t>
      </w:r>
    </w:p>
    <w:p w14:paraId="482D74B7" w14:textId="77777777" w:rsidR="00AA357D" w:rsidRDefault="00AA357D" w:rsidP="00F81828">
      <w:pPr>
        <w:jc w:val="both"/>
        <w:rPr>
          <w:rFonts w:ascii="Arial" w:hAnsi="Arial" w:cs="Arial"/>
          <w:sz w:val="24"/>
          <w:szCs w:val="24"/>
        </w:rPr>
      </w:pPr>
      <w:r w:rsidRPr="00AA357D">
        <w:rPr>
          <w:rFonts w:ascii="Arial" w:hAnsi="Arial" w:cs="Arial"/>
          <w:sz w:val="24"/>
          <w:szCs w:val="24"/>
        </w:rPr>
        <w:t>32 bits y una edición de 64 bits disponible para VisSim que tanto el trabajo con un sistema operativo de 64 bits. La edición de 64 bits sólo se ejecuta en sistemas operativos de 64 bits, pero permite el uso de más de 3 GB de RAM.</w:t>
      </w:r>
    </w:p>
    <w:p w14:paraId="12E36AD9" w14:textId="77777777" w:rsidR="00AA357D" w:rsidRDefault="00DF4F40" w:rsidP="00F81828">
      <w:pPr>
        <w:jc w:val="both"/>
        <w:rPr>
          <w:rFonts w:ascii="Arial" w:hAnsi="Arial" w:cs="Arial"/>
          <w:sz w:val="24"/>
          <w:szCs w:val="24"/>
        </w:rPr>
      </w:pPr>
      <w:r w:rsidRPr="00DF4F40">
        <w:rPr>
          <w:rFonts w:ascii="Arial" w:hAnsi="Arial" w:cs="Arial"/>
          <w:sz w:val="24"/>
          <w:szCs w:val="24"/>
        </w:rPr>
        <w:lastRenderedPageBreak/>
        <w:t>Para la simulación en el modo 3D, VisSim utiliza OpenGL. Es necesaria una tarjeta gráfica compatible con OpenGL 2.0 como mínimo.</w:t>
      </w:r>
    </w:p>
    <w:p w14:paraId="3986BC8E" w14:textId="77777777" w:rsidR="00DF4F40" w:rsidRPr="00DF4F40" w:rsidRDefault="00DF4F40" w:rsidP="00DF4F40">
      <w:pPr>
        <w:jc w:val="both"/>
        <w:rPr>
          <w:rFonts w:ascii="Arial" w:hAnsi="Arial" w:cs="Arial"/>
          <w:sz w:val="24"/>
          <w:szCs w:val="24"/>
        </w:rPr>
      </w:pPr>
      <w:r w:rsidRPr="00DF4F40">
        <w:rPr>
          <w:rFonts w:ascii="Arial" w:hAnsi="Arial" w:cs="Arial"/>
          <w:sz w:val="24"/>
          <w:szCs w:val="24"/>
        </w:rPr>
        <w:t>Windows® 7</w:t>
      </w:r>
    </w:p>
    <w:p w14:paraId="00FC767F" w14:textId="77777777" w:rsidR="00DF4F40" w:rsidRPr="00DF4F40" w:rsidRDefault="00DF4F40" w:rsidP="00DF4F40">
      <w:pPr>
        <w:jc w:val="both"/>
        <w:rPr>
          <w:rFonts w:ascii="Arial" w:hAnsi="Arial" w:cs="Arial"/>
          <w:sz w:val="24"/>
          <w:szCs w:val="24"/>
        </w:rPr>
      </w:pPr>
      <w:r w:rsidRPr="00DF4F40">
        <w:rPr>
          <w:rFonts w:ascii="Arial" w:hAnsi="Arial" w:cs="Arial"/>
          <w:sz w:val="24"/>
          <w:szCs w:val="24"/>
        </w:rPr>
        <w:t xml:space="preserve">Windows® Vista (ServicePack 2) </w:t>
      </w:r>
    </w:p>
    <w:p w14:paraId="705A909E" w14:textId="77777777" w:rsidR="0056053C" w:rsidRDefault="0056053C" w:rsidP="00DF4F40">
      <w:pPr>
        <w:jc w:val="both"/>
        <w:rPr>
          <w:rStyle w:val="hps"/>
          <w:rFonts w:ascii="Arial" w:hAnsi="Arial" w:cs="Arial"/>
          <w:color w:val="222222"/>
          <w:sz w:val="24"/>
          <w:szCs w:val="24"/>
          <w:lang w:val="es-ES"/>
        </w:rPr>
      </w:pPr>
      <w:r w:rsidRPr="0056053C">
        <w:rPr>
          <w:rStyle w:val="hps"/>
          <w:rFonts w:ascii="Arial" w:hAnsi="Arial" w:cs="Arial"/>
          <w:color w:val="222222"/>
          <w:sz w:val="24"/>
          <w:szCs w:val="24"/>
          <w:lang w:val="es-ES"/>
        </w:rPr>
        <w:t>Procesador:</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min</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Pentium</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IV</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recomendado</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Core</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i7</w:t>
      </w:r>
    </w:p>
    <w:p w14:paraId="5D6AFD3A" w14:textId="77777777" w:rsidR="0056053C" w:rsidRDefault="0056053C" w:rsidP="00DF4F40">
      <w:pPr>
        <w:jc w:val="both"/>
        <w:rPr>
          <w:rFonts w:ascii="Arial" w:hAnsi="Arial" w:cs="Arial"/>
          <w:color w:val="222222"/>
          <w:sz w:val="24"/>
          <w:szCs w:val="24"/>
          <w:lang w:val="es-ES"/>
        </w:rPr>
      </w:pPr>
      <w:r w:rsidRPr="0056053C">
        <w:rPr>
          <w:rStyle w:val="hps"/>
          <w:rFonts w:ascii="Arial" w:hAnsi="Arial" w:cs="Arial"/>
          <w:color w:val="222222"/>
          <w:sz w:val="24"/>
          <w:szCs w:val="24"/>
          <w:lang w:val="es-ES"/>
        </w:rPr>
        <w:t>Velocidad:</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min</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2</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GHz</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(resultados</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de velocidad</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del ordenador</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más rápido</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en</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velocidad de simulación</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más rápido</w:t>
      </w:r>
      <w:r w:rsidRPr="0056053C">
        <w:rPr>
          <w:rFonts w:ascii="Arial" w:hAnsi="Arial" w:cs="Arial"/>
          <w:color w:val="222222"/>
          <w:sz w:val="24"/>
          <w:szCs w:val="24"/>
          <w:lang w:val="es-ES"/>
        </w:rPr>
        <w:t>)</w:t>
      </w:r>
    </w:p>
    <w:p w14:paraId="6C817ACD" w14:textId="77777777" w:rsidR="0056053C" w:rsidRDefault="0056053C" w:rsidP="00DF4F40">
      <w:pPr>
        <w:jc w:val="both"/>
        <w:rPr>
          <w:rFonts w:ascii="Arial" w:hAnsi="Arial" w:cs="Arial"/>
          <w:color w:val="222222"/>
          <w:sz w:val="24"/>
          <w:szCs w:val="24"/>
          <w:lang w:val="es-ES"/>
        </w:rPr>
      </w:pPr>
      <w:r w:rsidRPr="0056053C">
        <w:rPr>
          <w:rStyle w:val="hps"/>
          <w:rFonts w:ascii="Arial" w:hAnsi="Arial" w:cs="Arial"/>
          <w:color w:val="222222"/>
          <w:sz w:val="24"/>
          <w:szCs w:val="24"/>
          <w:lang w:val="es-ES"/>
        </w:rPr>
        <w:t>Memoria (</w:t>
      </w:r>
      <w:r w:rsidRPr="0056053C">
        <w:rPr>
          <w:rFonts w:ascii="Arial" w:hAnsi="Arial" w:cs="Arial"/>
          <w:color w:val="222222"/>
          <w:sz w:val="24"/>
          <w:szCs w:val="24"/>
          <w:lang w:val="es-ES"/>
        </w:rPr>
        <w:t xml:space="preserve">RAM): </w:t>
      </w:r>
      <w:r w:rsidRPr="0056053C">
        <w:rPr>
          <w:rStyle w:val="hps"/>
          <w:rFonts w:ascii="Arial" w:hAnsi="Arial" w:cs="Arial"/>
          <w:color w:val="222222"/>
          <w:sz w:val="24"/>
          <w:szCs w:val="24"/>
          <w:lang w:val="es-ES"/>
        </w:rPr>
        <w:t>min</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2</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GB</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w:t>
      </w:r>
      <w:r w:rsidRPr="0056053C">
        <w:rPr>
          <w:rFonts w:ascii="Arial" w:hAnsi="Arial" w:cs="Arial"/>
          <w:color w:val="222222"/>
          <w:sz w:val="24"/>
          <w:szCs w:val="24"/>
          <w:lang w:val="es-ES"/>
        </w:rPr>
        <w:t xml:space="preserve">4 </w:t>
      </w:r>
      <w:r w:rsidRPr="0056053C">
        <w:rPr>
          <w:rStyle w:val="hps"/>
          <w:rFonts w:ascii="Arial" w:hAnsi="Arial" w:cs="Arial"/>
          <w:color w:val="222222"/>
          <w:sz w:val="24"/>
          <w:szCs w:val="24"/>
          <w:lang w:val="es-ES"/>
        </w:rPr>
        <w:t>GB para</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la</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edición de 64 bits</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recomendada</w:t>
      </w:r>
      <w:r w:rsidRPr="0056053C">
        <w:rPr>
          <w:rFonts w:ascii="Arial" w:hAnsi="Arial" w:cs="Arial"/>
          <w:color w:val="222222"/>
          <w:sz w:val="24"/>
          <w:szCs w:val="24"/>
          <w:lang w:val="es-ES"/>
        </w:rPr>
        <w:t xml:space="preserve">: 4-8 </w:t>
      </w:r>
      <w:r w:rsidRPr="0056053C">
        <w:rPr>
          <w:rStyle w:val="hps"/>
          <w:rFonts w:ascii="Arial" w:hAnsi="Arial" w:cs="Arial"/>
          <w:color w:val="222222"/>
          <w:sz w:val="24"/>
          <w:szCs w:val="24"/>
          <w:lang w:val="es-ES"/>
        </w:rPr>
        <w:t>GB</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Para las grandes</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redes</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que contienen</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muchos coches</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y /</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o peatones</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puede ser necesario</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más memoria RAM</w:t>
      </w:r>
      <w:r w:rsidRPr="0056053C">
        <w:rPr>
          <w:rFonts w:ascii="Arial" w:hAnsi="Arial" w:cs="Arial"/>
          <w:color w:val="222222"/>
          <w:sz w:val="24"/>
          <w:szCs w:val="24"/>
          <w:lang w:val="es-ES"/>
        </w:rPr>
        <w:t>.</w:t>
      </w:r>
    </w:p>
    <w:p w14:paraId="3E50F76B" w14:textId="77777777" w:rsidR="0056053C" w:rsidRDefault="0056053C" w:rsidP="00DF4F40">
      <w:pPr>
        <w:jc w:val="both"/>
        <w:rPr>
          <w:rStyle w:val="hps"/>
          <w:rFonts w:ascii="Arial" w:hAnsi="Arial" w:cs="Arial"/>
          <w:color w:val="222222"/>
          <w:sz w:val="24"/>
          <w:szCs w:val="24"/>
          <w:lang w:val="es-ES"/>
        </w:rPr>
      </w:pPr>
      <w:r w:rsidRPr="0056053C">
        <w:rPr>
          <w:rStyle w:val="hps"/>
          <w:rFonts w:ascii="Arial" w:hAnsi="Arial" w:cs="Arial"/>
          <w:color w:val="222222"/>
          <w:sz w:val="24"/>
          <w:szCs w:val="24"/>
          <w:lang w:val="es-ES"/>
        </w:rPr>
        <w:t>Espacio en disco duro</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dependiendo de</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la configuración de instalación</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de hasta 1,5</w:t>
      </w:r>
      <w:r w:rsidRPr="0056053C">
        <w:rPr>
          <w:rFonts w:ascii="Arial" w:hAnsi="Arial" w:cs="Arial"/>
          <w:color w:val="222222"/>
          <w:sz w:val="24"/>
          <w:szCs w:val="24"/>
          <w:lang w:val="es-ES"/>
        </w:rPr>
        <w:t xml:space="preserve"> </w:t>
      </w:r>
      <w:r w:rsidRPr="0056053C">
        <w:rPr>
          <w:rStyle w:val="hps"/>
          <w:rFonts w:ascii="Arial" w:hAnsi="Arial" w:cs="Arial"/>
          <w:color w:val="222222"/>
          <w:sz w:val="24"/>
          <w:szCs w:val="24"/>
          <w:lang w:val="es-ES"/>
        </w:rPr>
        <w:t>GB</w:t>
      </w:r>
    </w:p>
    <w:p w14:paraId="4330A1E8" w14:textId="77777777" w:rsidR="00F81828" w:rsidRDefault="00F81828" w:rsidP="00F81828">
      <w:pPr>
        <w:jc w:val="both"/>
        <w:rPr>
          <w:rFonts w:ascii="Arial" w:hAnsi="Arial" w:cs="Arial"/>
          <w:sz w:val="24"/>
          <w:szCs w:val="24"/>
        </w:rPr>
      </w:pPr>
      <w:r w:rsidRPr="00B81188">
        <w:rPr>
          <w:rFonts w:ascii="Arial" w:hAnsi="Arial" w:cs="Arial"/>
          <w:b/>
          <w:sz w:val="24"/>
          <w:szCs w:val="24"/>
        </w:rPr>
        <w:t>Plataforma</w:t>
      </w:r>
      <w:r w:rsidR="00B81188">
        <w:rPr>
          <w:rFonts w:ascii="Arial" w:hAnsi="Arial" w:cs="Arial"/>
          <w:sz w:val="24"/>
          <w:szCs w:val="24"/>
        </w:rPr>
        <w:t>.</w:t>
      </w:r>
    </w:p>
    <w:p w14:paraId="3BC0198C" w14:textId="77777777" w:rsidR="00B81188" w:rsidRPr="00B81188" w:rsidRDefault="00771214" w:rsidP="00F81828">
      <w:pPr>
        <w:jc w:val="both"/>
        <w:rPr>
          <w:rFonts w:ascii="Arial" w:hAnsi="Arial" w:cs="Arial"/>
          <w:sz w:val="24"/>
          <w:szCs w:val="24"/>
        </w:rPr>
      </w:pPr>
      <w:r w:rsidRPr="00771214">
        <w:rPr>
          <w:rFonts w:ascii="Arial" w:hAnsi="Arial" w:cs="Arial"/>
          <w:sz w:val="24"/>
          <w:szCs w:val="24"/>
        </w:rPr>
        <w:t>Microsoft Windows</w:t>
      </w:r>
    </w:p>
    <w:p w14:paraId="53A0E8A6" w14:textId="77777777" w:rsidR="00F81828" w:rsidRDefault="00F81828" w:rsidP="00F81828">
      <w:pPr>
        <w:jc w:val="both"/>
        <w:rPr>
          <w:rFonts w:ascii="Arial" w:hAnsi="Arial" w:cs="Arial"/>
          <w:sz w:val="24"/>
          <w:szCs w:val="24"/>
        </w:rPr>
      </w:pPr>
      <w:r w:rsidRPr="00B81188">
        <w:rPr>
          <w:rFonts w:ascii="Arial" w:hAnsi="Arial" w:cs="Arial"/>
          <w:b/>
          <w:sz w:val="24"/>
          <w:szCs w:val="24"/>
        </w:rPr>
        <w:t>Breve descripción</w:t>
      </w:r>
      <w:r w:rsidRPr="00F81828">
        <w:rPr>
          <w:rFonts w:ascii="Arial" w:hAnsi="Arial" w:cs="Arial"/>
          <w:sz w:val="24"/>
          <w:szCs w:val="24"/>
        </w:rPr>
        <w:t>.</w:t>
      </w:r>
    </w:p>
    <w:p w14:paraId="5F0A0B82" w14:textId="77777777" w:rsidR="00E57819" w:rsidRPr="00F81828" w:rsidRDefault="00E57819" w:rsidP="00F81828">
      <w:pPr>
        <w:jc w:val="both"/>
        <w:rPr>
          <w:rFonts w:ascii="Arial" w:hAnsi="Arial" w:cs="Arial"/>
          <w:sz w:val="24"/>
          <w:szCs w:val="24"/>
        </w:rPr>
      </w:pPr>
      <w:r>
        <w:rPr>
          <w:rFonts w:ascii="Arial" w:hAnsi="Arial" w:cs="Arial"/>
          <w:sz w:val="24"/>
          <w:szCs w:val="24"/>
        </w:rPr>
        <w:t>A</w:t>
      </w:r>
      <w:r w:rsidRPr="00E57819">
        <w:rPr>
          <w:rFonts w:ascii="Arial" w:hAnsi="Arial" w:cs="Arial"/>
          <w:sz w:val="24"/>
          <w:szCs w:val="24"/>
        </w:rPr>
        <w:t>nalizar operaciones de tráfico, evaluar el impacto de los nuevos desarrollos y optimizar la programación de las señales. Puede analizarse una intersección, un corredor, o una red completa.</w:t>
      </w:r>
      <w:r>
        <w:rPr>
          <w:rFonts w:ascii="Arial" w:hAnsi="Arial" w:cs="Arial"/>
          <w:sz w:val="24"/>
          <w:szCs w:val="24"/>
        </w:rPr>
        <w:t xml:space="preserve"> </w:t>
      </w:r>
      <w:r w:rsidRPr="00E57819">
        <w:rPr>
          <w:rFonts w:ascii="Arial" w:hAnsi="Arial" w:cs="Arial"/>
          <w:sz w:val="24"/>
          <w:szCs w:val="24"/>
        </w:rPr>
        <w:t>PTV Vistro ha sido desarrollado específicamente para analizar el tráfico y para ayudar a los planificadores de transportes y los ingenieros de tráfico en sus proyectos. Se caracteriza por permitir una configuración de red rápida y sencilla, una entrada de datos eficaz y una generación automática de informes que ahorra tiempo y dinero.</w:t>
      </w:r>
    </w:p>
    <w:p w14:paraId="1F6866F3" w14:textId="77777777" w:rsidR="004844E7" w:rsidRDefault="004844E7" w:rsidP="004844E7">
      <w:pPr>
        <w:jc w:val="both"/>
        <w:rPr>
          <w:rFonts w:ascii="Arial" w:hAnsi="Arial" w:cs="Arial"/>
          <w:sz w:val="24"/>
          <w:szCs w:val="24"/>
        </w:rPr>
      </w:pPr>
      <w:r w:rsidRPr="00B81188">
        <w:rPr>
          <w:rFonts w:ascii="Arial" w:hAnsi="Arial" w:cs="Arial"/>
          <w:b/>
          <w:sz w:val="24"/>
          <w:szCs w:val="24"/>
        </w:rPr>
        <w:t>Facilidad de programación y uso</w:t>
      </w:r>
      <w:r>
        <w:rPr>
          <w:rFonts w:ascii="Arial" w:hAnsi="Arial" w:cs="Arial"/>
          <w:sz w:val="24"/>
          <w:szCs w:val="24"/>
        </w:rPr>
        <w:t>.</w:t>
      </w:r>
    </w:p>
    <w:p w14:paraId="03424143" w14:textId="77777777" w:rsidR="00B81188" w:rsidRDefault="000E6A88" w:rsidP="004844E7">
      <w:pPr>
        <w:jc w:val="both"/>
        <w:rPr>
          <w:rFonts w:ascii="Arial" w:hAnsi="Arial" w:cs="Arial"/>
          <w:sz w:val="24"/>
          <w:szCs w:val="24"/>
        </w:rPr>
      </w:pPr>
      <w:r w:rsidRPr="000E6A88">
        <w:rPr>
          <w:rFonts w:ascii="Arial" w:hAnsi="Arial" w:cs="Arial"/>
          <w:sz w:val="24"/>
          <w:szCs w:val="24"/>
        </w:rPr>
        <w:t>Los mapas de Bing, los gráficos «arrastrar y colocar» y las plantillas de intersecciones facilitan la construcción eficiente de las redes. Además de ello, un panel del flujo de trabajo guía a los usuarios a través de las diversas fases del proyecto y proporciona una optimización de la programación de la señal con solo pulsar un botón. La gestión de perspectiva integrada permite que el usuario evalúe y compare alternativas dentro de un solo proyecto.</w:t>
      </w:r>
    </w:p>
    <w:p w14:paraId="1FCE57AC" w14:textId="77777777" w:rsidR="004844E7" w:rsidRDefault="004844E7" w:rsidP="004844E7">
      <w:pPr>
        <w:jc w:val="both"/>
        <w:rPr>
          <w:rFonts w:ascii="Arial" w:hAnsi="Arial" w:cs="Arial"/>
          <w:sz w:val="24"/>
          <w:szCs w:val="24"/>
        </w:rPr>
      </w:pPr>
      <w:r w:rsidRPr="00B81188">
        <w:rPr>
          <w:rFonts w:ascii="Arial" w:hAnsi="Arial" w:cs="Arial"/>
          <w:b/>
          <w:sz w:val="24"/>
          <w:szCs w:val="24"/>
        </w:rPr>
        <w:t>Con que otros paquetes comparte</w:t>
      </w:r>
      <w:r w:rsidR="00B81188" w:rsidRPr="00B81188">
        <w:rPr>
          <w:rFonts w:ascii="Arial" w:hAnsi="Arial" w:cs="Arial"/>
          <w:b/>
          <w:sz w:val="24"/>
          <w:szCs w:val="24"/>
        </w:rPr>
        <w:t>n</w:t>
      </w:r>
      <w:r w:rsidRPr="00B81188">
        <w:rPr>
          <w:rFonts w:ascii="Arial" w:hAnsi="Arial" w:cs="Arial"/>
          <w:b/>
          <w:sz w:val="24"/>
          <w:szCs w:val="24"/>
        </w:rPr>
        <w:t xml:space="preserve"> datos</w:t>
      </w:r>
      <w:r>
        <w:rPr>
          <w:rFonts w:ascii="Arial" w:hAnsi="Arial" w:cs="Arial"/>
          <w:sz w:val="24"/>
          <w:szCs w:val="24"/>
        </w:rPr>
        <w:t>.</w:t>
      </w:r>
    </w:p>
    <w:p w14:paraId="4A061B08" w14:textId="77777777" w:rsidR="0056053C" w:rsidRPr="00EC24E8" w:rsidRDefault="0056053C" w:rsidP="004844E7">
      <w:pPr>
        <w:jc w:val="both"/>
        <w:rPr>
          <w:rFonts w:ascii="Arial" w:hAnsi="Arial" w:cs="Arial"/>
          <w:sz w:val="24"/>
          <w:szCs w:val="24"/>
        </w:rPr>
      </w:pPr>
      <w:r w:rsidRPr="0056053C">
        <w:rPr>
          <w:rFonts w:ascii="Arial" w:hAnsi="Arial" w:cs="Arial"/>
          <w:sz w:val="24"/>
          <w:szCs w:val="24"/>
        </w:rPr>
        <w:lastRenderedPageBreak/>
        <w:t>Archivos de AutoCAD® DWG permiten almacenar varios diseños en el mismo archivo. En VisSim se utiliza siempre que la dispos</w:t>
      </w:r>
      <w:r>
        <w:rPr>
          <w:rFonts w:ascii="Arial" w:hAnsi="Arial" w:cs="Arial"/>
          <w:sz w:val="24"/>
          <w:szCs w:val="24"/>
        </w:rPr>
        <w:t>ición que en AutoCAD® fue activa</w:t>
      </w:r>
      <w:r w:rsidRPr="0056053C">
        <w:rPr>
          <w:rFonts w:ascii="Arial" w:hAnsi="Arial" w:cs="Arial"/>
          <w:sz w:val="24"/>
          <w:szCs w:val="24"/>
        </w:rPr>
        <w:t>d</w:t>
      </w:r>
      <w:r>
        <w:rPr>
          <w:rFonts w:ascii="Arial" w:hAnsi="Arial" w:cs="Arial"/>
          <w:sz w:val="24"/>
          <w:szCs w:val="24"/>
        </w:rPr>
        <w:t>o</w:t>
      </w:r>
      <w:r w:rsidRPr="0056053C">
        <w:rPr>
          <w:rFonts w:ascii="Arial" w:hAnsi="Arial" w:cs="Arial"/>
          <w:sz w:val="24"/>
          <w:szCs w:val="24"/>
        </w:rPr>
        <w:t xml:space="preserve"> pasado.</w:t>
      </w:r>
      <w:r w:rsidR="0025165D">
        <w:rPr>
          <w:rFonts w:ascii="Arial" w:hAnsi="Arial" w:cs="Arial"/>
          <w:sz w:val="24"/>
          <w:szCs w:val="24"/>
        </w:rPr>
        <w:t xml:space="preserve"> </w:t>
      </w:r>
      <w:r w:rsidRPr="0056053C">
        <w:rPr>
          <w:rFonts w:ascii="Arial" w:hAnsi="Arial" w:cs="Arial"/>
          <w:sz w:val="24"/>
          <w:szCs w:val="24"/>
        </w:rPr>
        <w:t>Microsoft® Excel®</w:t>
      </w:r>
    </w:p>
    <w:p w14:paraId="6747DF91" w14:textId="77777777" w:rsidR="00F81828" w:rsidRDefault="00F81828" w:rsidP="00F81828">
      <w:pPr>
        <w:jc w:val="both"/>
        <w:rPr>
          <w:rFonts w:ascii="Arial" w:hAnsi="Arial" w:cs="Arial"/>
          <w:sz w:val="24"/>
          <w:szCs w:val="24"/>
        </w:rPr>
      </w:pPr>
      <w:r w:rsidRPr="00B81188">
        <w:rPr>
          <w:rFonts w:ascii="Arial" w:hAnsi="Arial" w:cs="Arial"/>
          <w:b/>
          <w:sz w:val="24"/>
          <w:szCs w:val="24"/>
        </w:rPr>
        <w:t>Metodología que usan</w:t>
      </w:r>
      <w:r w:rsidRPr="00F81828">
        <w:rPr>
          <w:rFonts w:ascii="Arial" w:hAnsi="Arial" w:cs="Arial"/>
          <w:sz w:val="24"/>
          <w:szCs w:val="24"/>
        </w:rPr>
        <w:t>.</w:t>
      </w:r>
    </w:p>
    <w:p w14:paraId="4B589976" w14:textId="77777777" w:rsidR="00F81828" w:rsidRDefault="00E57819" w:rsidP="00921FC9">
      <w:pPr>
        <w:jc w:val="both"/>
        <w:rPr>
          <w:rFonts w:ascii="Arial" w:hAnsi="Arial" w:cs="Arial"/>
          <w:sz w:val="24"/>
          <w:szCs w:val="24"/>
        </w:rPr>
      </w:pPr>
      <w:r>
        <w:rPr>
          <w:rFonts w:ascii="Arial" w:hAnsi="Arial" w:cs="Arial"/>
          <w:sz w:val="24"/>
          <w:szCs w:val="24"/>
        </w:rPr>
        <w:t xml:space="preserve">Redes inter urbanas, capas topográficas, </w:t>
      </w:r>
    </w:p>
    <w:p w14:paraId="21043144" w14:textId="77777777" w:rsidR="0025165D" w:rsidRDefault="0025165D" w:rsidP="00921FC9">
      <w:pPr>
        <w:jc w:val="both"/>
        <w:rPr>
          <w:rFonts w:ascii="Arial" w:hAnsi="Arial" w:cs="Arial"/>
          <w:b/>
          <w:sz w:val="24"/>
          <w:szCs w:val="24"/>
        </w:rPr>
      </w:pPr>
    </w:p>
    <w:p w14:paraId="38E2B8AC" w14:textId="77777777" w:rsidR="004956C0" w:rsidRPr="0025165D" w:rsidRDefault="00F81828" w:rsidP="00921FC9">
      <w:pPr>
        <w:jc w:val="both"/>
        <w:rPr>
          <w:rFonts w:ascii="Arial" w:hAnsi="Arial" w:cs="Arial"/>
          <w:b/>
          <w:sz w:val="24"/>
          <w:szCs w:val="24"/>
        </w:rPr>
      </w:pPr>
      <w:r w:rsidRPr="0025165D">
        <w:rPr>
          <w:rFonts w:ascii="Arial" w:hAnsi="Arial" w:cs="Arial"/>
          <w:b/>
          <w:sz w:val="24"/>
          <w:szCs w:val="24"/>
        </w:rPr>
        <w:t>7</w:t>
      </w:r>
      <w:r w:rsidR="00DB6228" w:rsidRPr="0025165D">
        <w:rPr>
          <w:rFonts w:ascii="Arial" w:hAnsi="Arial" w:cs="Arial"/>
          <w:b/>
          <w:sz w:val="24"/>
          <w:szCs w:val="24"/>
        </w:rPr>
        <w:t>.- CATT Lab.</w:t>
      </w:r>
      <w:r w:rsidR="00F0445B" w:rsidRPr="0025165D">
        <w:rPr>
          <w:rFonts w:ascii="Arial" w:hAnsi="Arial" w:cs="Arial"/>
          <w:b/>
          <w:sz w:val="24"/>
          <w:szCs w:val="24"/>
        </w:rPr>
        <w:t xml:space="preserve"> </w:t>
      </w:r>
    </w:p>
    <w:p w14:paraId="6CD37673" w14:textId="77777777" w:rsidR="008E01C0" w:rsidRDefault="008E01C0" w:rsidP="00921FC9">
      <w:pPr>
        <w:jc w:val="both"/>
        <w:rPr>
          <w:rFonts w:ascii="Arial" w:hAnsi="Arial" w:cs="Arial"/>
          <w:sz w:val="24"/>
          <w:szCs w:val="24"/>
        </w:rPr>
      </w:pPr>
      <w:r w:rsidRPr="008E01C0">
        <w:rPr>
          <w:rFonts w:ascii="Arial" w:hAnsi="Arial" w:cs="Arial"/>
          <w:sz w:val="24"/>
          <w:szCs w:val="24"/>
        </w:rPr>
        <w:t>Dentro de la revisión de software es digno de mencionar los software</w:t>
      </w:r>
      <w:r>
        <w:rPr>
          <w:rFonts w:ascii="Arial" w:hAnsi="Arial" w:cs="Arial"/>
          <w:sz w:val="24"/>
          <w:szCs w:val="24"/>
        </w:rPr>
        <w:t>s</w:t>
      </w:r>
      <w:r w:rsidRPr="008E01C0">
        <w:rPr>
          <w:rFonts w:ascii="Arial" w:hAnsi="Arial" w:cs="Arial"/>
          <w:sz w:val="24"/>
          <w:szCs w:val="24"/>
        </w:rPr>
        <w:t xml:space="preserve"> elaborados en los laboratorios de transporte mas reconocidos a nivel mundial. En particular mencionaremos el Transport Research Laboratory (TRL) del Reino Unido y el Center for Advanced Transportation Technolo</w:t>
      </w:r>
      <w:r w:rsidR="001C0BF6">
        <w:rPr>
          <w:rFonts w:ascii="Arial" w:hAnsi="Arial" w:cs="Arial"/>
          <w:sz w:val="24"/>
          <w:szCs w:val="24"/>
        </w:rPr>
        <w:t xml:space="preserve">gy Laboratory, en Maryland EEUU, </w:t>
      </w:r>
      <w:r w:rsidR="001C0BF6" w:rsidRPr="001C0BF6">
        <w:rPr>
          <w:rFonts w:ascii="Arial" w:hAnsi="Arial" w:cs="Arial"/>
          <w:sz w:val="24"/>
          <w:szCs w:val="24"/>
        </w:rPr>
        <w:t>ha hecho software especializado en la visualización de datos de tráfico vehicular y aéreo en tiempo real de cámaras y sensores y con datos históricos.</w:t>
      </w:r>
    </w:p>
    <w:p w14:paraId="0773FD10" w14:textId="77777777" w:rsidR="000F06FD" w:rsidRDefault="00DB6228" w:rsidP="00DB6228">
      <w:pPr>
        <w:jc w:val="both"/>
        <w:rPr>
          <w:rFonts w:ascii="Arial" w:hAnsi="Arial" w:cs="Arial"/>
          <w:sz w:val="24"/>
          <w:szCs w:val="24"/>
        </w:rPr>
      </w:pPr>
      <w:r w:rsidRPr="00B81188">
        <w:rPr>
          <w:rFonts w:ascii="Arial" w:hAnsi="Arial" w:cs="Arial"/>
          <w:b/>
          <w:sz w:val="24"/>
          <w:szCs w:val="24"/>
        </w:rPr>
        <w:t>Costo</w:t>
      </w:r>
      <w:r w:rsidR="00B81188">
        <w:rPr>
          <w:rFonts w:ascii="Arial" w:hAnsi="Arial" w:cs="Arial"/>
          <w:sz w:val="24"/>
          <w:szCs w:val="24"/>
        </w:rPr>
        <w:t>.</w:t>
      </w:r>
    </w:p>
    <w:p w14:paraId="07BFF5DB" w14:textId="77777777" w:rsidR="00DB6228" w:rsidRDefault="001C0BF6" w:rsidP="00DB6228">
      <w:pPr>
        <w:jc w:val="both"/>
        <w:rPr>
          <w:rFonts w:ascii="Arial" w:hAnsi="Arial" w:cs="Arial"/>
          <w:sz w:val="24"/>
          <w:szCs w:val="24"/>
        </w:rPr>
      </w:pPr>
      <w:r w:rsidRPr="001C0BF6">
        <w:rPr>
          <w:rFonts w:ascii="Arial" w:hAnsi="Arial" w:cs="Arial"/>
          <w:sz w:val="24"/>
          <w:szCs w:val="24"/>
        </w:rPr>
        <w:t>Gratuito para las agencias de gobierno (de Estados Unidos)</w:t>
      </w:r>
    </w:p>
    <w:p w14:paraId="6A477805" w14:textId="77777777" w:rsidR="00DB6228" w:rsidRDefault="00DB6228" w:rsidP="00DB6228">
      <w:pPr>
        <w:jc w:val="both"/>
        <w:rPr>
          <w:rFonts w:ascii="Arial" w:hAnsi="Arial" w:cs="Arial"/>
          <w:sz w:val="24"/>
          <w:szCs w:val="24"/>
        </w:rPr>
      </w:pPr>
      <w:r w:rsidRPr="00B81188">
        <w:rPr>
          <w:rFonts w:ascii="Arial" w:hAnsi="Arial" w:cs="Arial"/>
          <w:b/>
          <w:sz w:val="24"/>
          <w:szCs w:val="24"/>
        </w:rPr>
        <w:t>Actualizaciones</w:t>
      </w:r>
      <w:r w:rsidR="00B81188">
        <w:rPr>
          <w:rFonts w:ascii="Arial" w:hAnsi="Arial" w:cs="Arial"/>
          <w:sz w:val="24"/>
          <w:szCs w:val="24"/>
        </w:rPr>
        <w:t>.</w:t>
      </w:r>
    </w:p>
    <w:p w14:paraId="52D45120" w14:textId="77777777" w:rsidR="00B81188" w:rsidRPr="00DB6228" w:rsidRDefault="001C0BF6" w:rsidP="00DB6228">
      <w:pPr>
        <w:jc w:val="both"/>
        <w:rPr>
          <w:rFonts w:ascii="Arial" w:hAnsi="Arial" w:cs="Arial"/>
          <w:sz w:val="24"/>
          <w:szCs w:val="24"/>
        </w:rPr>
      </w:pPr>
      <w:r>
        <w:rPr>
          <w:rFonts w:ascii="Arial" w:hAnsi="Arial" w:cs="Arial"/>
          <w:sz w:val="24"/>
          <w:szCs w:val="24"/>
        </w:rPr>
        <w:t>En red a los usuarios</w:t>
      </w:r>
    </w:p>
    <w:p w14:paraId="36391563" w14:textId="77777777" w:rsidR="00DB6228" w:rsidRDefault="00DB6228" w:rsidP="00DB6228">
      <w:pPr>
        <w:jc w:val="both"/>
        <w:rPr>
          <w:rFonts w:ascii="Arial" w:hAnsi="Arial" w:cs="Arial"/>
          <w:sz w:val="24"/>
          <w:szCs w:val="24"/>
        </w:rPr>
      </w:pPr>
      <w:r w:rsidRPr="00B81188">
        <w:rPr>
          <w:rFonts w:ascii="Arial" w:hAnsi="Arial" w:cs="Arial"/>
          <w:b/>
          <w:sz w:val="24"/>
          <w:szCs w:val="24"/>
        </w:rPr>
        <w:t>Prerrequisitos</w:t>
      </w:r>
      <w:r w:rsidR="00B81188">
        <w:rPr>
          <w:rFonts w:ascii="Arial" w:hAnsi="Arial" w:cs="Arial"/>
          <w:sz w:val="24"/>
          <w:szCs w:val="24"/>
        </w:rPr>
        <w:t>.</w:t>
      </w:r>
    </w:p>
    <w:p w14:paraId="46F64BDC" w14:textId="77777777" w:rsidR="00B81188" w:rsidRPr="00DB6228" w:rsidRDefault="001C0BF6" w:rsidP="00DB6228">
      <w:pPr>
        <w:jc w:val="both"/>
        <w:rPr>
          <w:rFonts w:ascii="Arial" w:hAnsi="Arial" w:cs="Arial"/>
          <w:sz w:val="24"/>
          <w:szCs w:val="24"/>
        </w:rPr>
      </w:pPr>
      <w:r>
        <w:rPr>
          <w:rFonts w:ascii="Arial" w:hAnsi="Arial" w:cs="Arial"/>
          <w:sz w:val="24"/>
          <w:szCs w:val="24"/>
        </w:rPr>
        <w:t>Es una aplicación WEB</w:t>
      </w:r>
    </w:p>
    <w:p w14:paraId="71C9090A" w14:textId="77777777" w:rsidR="00DB6228" w:rsidRDefault="00DB6228" w:rsidP="00DB6228">
      <w:pPr>
        <w:jc w:val="both"/>
        <w:rPr>
          <w:rFonts w:ascii="Arial" w:hAnsi="Arial" w:cs="Arial"/>
          <w:sz w:val="24"/>
          <w:szCs w:val="24"/>
        </w:rPr>
      </w:pPr>
      <w:r w:rsidRPr="00B81188">
        <w:rPr>
          <w:rFonts w:ascii="Arial" w:hAnsi="Arial" w:cs="Arial"/>
          <w:b/>
          <w:sz w:val="24"/>
          <w:szCs w:val="24"/>
        </w:rPr>
        <w:t>Plataforma</w:t>
      </w:r>
      <w:r w:rsidR="00B81188">
        <w:rPr>
          <w:rFonts w:ascii="Arial" w:hAnsi="Arial" w:cs="Arial"/>
          <w:sz w:val="24"/>
          <w:szCs w:val="24"/>
        </w:rPr>
        <w:t>.</w:t>
      </w:r>
    </w:p>
    <w:p w14:paraId="486CC7D5" w14:textId="77777777" w:rsidR="00B81188" w:rsidRPr="00DB6228" w:rsidRDefault="00962292" w:rsidP="00DB6228">
      <w:pPr>
        <w:jc w:val="both"/>
        <w:rPr>
          <w:rFonts w:ascii="Arial" w:hAnsi="Arial" w:cs="Arial"/>
          <w:sz w:val="24"/>
          <w:szCs w:val="24"/>
        </w:rPr>
      </w:pPr>
      <w:r>
        <w:rPr>
          <w:rFonts w:ascii="Arial" w:hAnsi="Arial" w:cs="Arial"/>
          <w:sz w:val="24"/>
          <w:szCs w:val="24"/>
        </w:rPr>
        <w:t>Linux</w:t>
      </w:r>
    </w:p>
    <w:p w14:paraId="103B1252" w14:textId="77777777" w:rsidR="00DB6228" w:rsidRDefault="00DB6228" w:rsidP="00DB6228">
      <w:pPr>
        <w:jc w:val="both"/>
        <w:rPr>
          <w:rFonts w:ascii="Arial" w:hAnsi="Arial" w:cs="Arial"/>
          <w:sz w:val="24"/>
          <w:szCs w:val="24"/>
        </w:rPr>
      </w:pPr>
      <w:r w:rsidRPr="00B81188">
        <w:rPr>
          <w:rFonts w:ascii="Arial" w:hAnsi="Arial" w:cs="Arial"/>
          <w:b/>
          <w:sz w:val="24"/>
          <w:szCs w:val="24"/>
        </w:rPr>
        <w:t>Breve descripción</w:t>
      </w:r>
      <w:r w:rsidRPr="00DB6228">
        <w:rPr>
          <w:rFonts w:ascii="Arial" w:hAnsi="Arial" w:cs="Arial"/>
          <w:sz w:val="24"/>
          <w:szCs w:val="24"/>
        </w:rPr>
        <w:t>.</w:t>
      </w:r>
    </w:p>
    <w:p w14:paraId="453A8265" w14:textId="77777777" w:rsidR="00B81188" w:rsidRDefault="00962292" w:rsidP="00DB6228">
      <w:pPr>
        <w:jc w:val="both"/>
        <w:rPr>
          <w:rFonts w:ascii="Arial" w:hAnsi="Arial" w:cs="Arial"/>
          <w:sz w:val="24"/>
          <w:szCs w:val="24"/>
        </w:rPr>
      </w:pPr>
      <w:r w:rsidRPr="00962292">
        <w:rPr>
          <w:rFonts w:ascii="Arial" w:hAnsi="Arial" w:cs="Arial"/>
          <w:sz w:val="24"/>
          <w:szCs w:val="24"/>
        </w:rPr>
        <w:t>La CATT Lab desarrolla la analítica visual y herramientas de visualización de información que conducen a los usuarios a ideas que normalmente sería difícil, si no imposible, para descubrir a través de técnicas de análisis de datos tradicionales. El viejo adagio de que "una imagen vale más que mil palabras" suena a verdad. Correctamente diseñado herramientas de análisis visuales pueden aumentar la capacidad de un usuario para:</w:t>
      </w:r>
    </w:p>
    <w:p w14:paraId="70A935C7" w14:textId="77777777" w:rsidR="008A2D2D" w:rsidRPr="008A2D2D" w:rsidRDefault="008A2D2D" w:rsidP="008A2D2D">
      <w:pPr>
        <w:jc w:val="both"/>
        <w:rPr>
          <w:rFonts w:ascii="Arial" w:hAnsi="Arial" w:cs="Arial"/>
          <w:sz w:val="24"/>
          <w:szCs w:val="24"/>
        </w:rPr>
      </w:pPr>
      <w:r w:rsidRPr="008A2D2D">
        <w:rPr>
          <w:rFonts w:ascii="Arial" w:hAnsi="Arial" w:cs="Arial"/>
          <w:sz w:val="24"/>
          <w:szCs w:val="24"/>
        </w:rPr>
        <w:t>• Recuerde que la información y por lo tanto mejorar la productividad</w:t>
      </w:r>
    </w:p>
    <w:p w14:paraId="26811260" w14:textId="77777777" w:rsidR="008A2D2D" w:rsidRPr="008A2D2D" w:rsidRDefault="008A2D2D" w:rsidP="008A2D2D">
      <w:pPr>
        <w:jc w:val="both"/>
        <w:rPr>
          <w:rFonts w:ascii="Arial" w:hAnsi="Arial" w:cs="Arial"/>
          <w:sz w:val="24"/>
          <w:szCs w:val="24"/>
        </w:rPr>
      </w:pPr>
      <w:r w:rsidRPr="008A2D2D">
        <w:rPr>
          <w:rFonts w:ascii="Arial" w:hAnsi="Arial" w:cs="Arial"/>
          <w:sz w:val="24"/>
          <w:szCs w:val="24"/>
        </w:rPr>
        <w:lastRenderedPageBreak/>
        <w:t>• Buscar rápidamente, y entregar informes significativos a los tomadores de decisiones</w:t>
      </w:r>
    </w:p>
    <w:p w14:paraId="40AAA2C0" w14:textId="77777777" w:rsidR="008A2D2D" w:rsidRPr="008A2D2D" w:rsidRDefault="008A2D2D" w:rsidP="008A2D2D">
      <w:pPr>
        <w:jc w:val="both"/>
        <w:rPr>
          <w:rFonts w:ascii="Arial" w:hAnsi="Arial" w:cs="Arial"/>
          <w:sz w:val="24"/>
          <w:szCs w:val="24"/>
        </w:rPr>
      </w:pPr>
      <w:r w:rsidRPr="008A2D2D">
        <w:rPr>
          <w:rFonts w:ascii="Arial" w:hAnsi="Arial" w:cs="Arial"/>
          <w:sz w:val="24"/>
          <w:szCs w:val="24"/>
        </w:rPr>
        <w:t>• Identificar los patrones o grupos dentro de los datos</w:t>
      </w:r>
    </w:p>
    <w:p w14:paraId="6D326A3A" w14:textId="77777777" w:rsidR="008A2D2D" w:rsidRPr="008A2D2D" w:rsidRDefault="008A2D2D" w:rsidP="008A2D2D">
      <w:pPr>
        <w:jc w:val="both"/>
        <w:rPr>
          <w:rFonts w:ascii="Arial" w:hAnsi="Arial" w:cs="Arial"/>
          <w:sz w:val="24"/>
          <w:szCs w:val="24"/>
        </w:rPr>
      </w:pPr>
      <w:r w:rsidRPr="008A2D2D">
        <w:rPr>
          <w:rFonts w:ascii="Arial" w:hAnsi="Arial" w:cs="Arial"/>
          <w:sz w:val="24"/>
          <w:szCs w:val="24"/>
        </w:rPr>
        <w:t>• Identificar las relaciones entre las variables</w:t>
      </w:r>
    </w:p>
    <w:p w14:paraId="4222220A" w14:textId="77777777" w:rsidR="008A2D2D" w:rsidRPr="008A2D2D" w:rsidRDefault="008A2D2D" w:rsidP="008A2D2D">
      <w:pPr>
        <w:jc w:val="both"/>
        <w:rPr>
          <w:rFonts w:ascii="Arial" w:hAnsi="Arial" w:cs="Arial"/>
          <w:sz w:val="24"/>
          <w:szCs w:val="24"/>
        </w:rPr>
      </w:pPr>
      <w:r w:rsidRPr="008A2D2D">
        <w:rPr>
          <w:rFonts w:ascii="Arial" w:hAnsi="Arial" w:cs="Arial"/>
          <w:sz w:val="24"/>
          <w:szCs w:val="24"/>
        </w:rPr>
        <w:t>• Supervisar y comprender un gran número de eventos o fuentes de datos</w:t>
      </w:r>
    </w:p>
    <w:p w14:paraId="3280B3EC" w14:textId="77777777" w:rsidR="008A2D2D" w:rsidRPr="00DB6228" w:rsidRDefault="008A2D2D" w:rsidP="008A2D2D">
      <w:pPr>
        <w:jc w:val="both"/>
        <w:rPr>
          <w:rFonts w:ascii="Arial" w:hAnsi="Arial" w:cs="Arial"/>
          <w:sz w:val="24"/>
          <w:szCs w:val="24"/>
        </w:rPr>
      </w:pPr>
      <w:r w:rsidRPr="008A2D2D">
        <w:rPr>
          <w:rFonts w:ascii="Arial" w:hAnsi="Arial" w:cs="Arial"/>
          <w:sz w:val="24"/>
          <w:szCs w:val="24"/>
        </w:rPr>
        <w:t xml:space="preserve"> • Analizar los datos que tiene componentes espaciales, y dar al usuario la posibilidad de manipular los datos de forma interactiva</w:t>
      </w:r>
    </w:p>
    <w:p w14:paraId="0E8339DB" w14:textId="77777777" w:rsidR="004844E7" w:rsidRDefault="004844E7" w:rsidP="004844E7">
      <w:pPr>
        <w:jc w:val="both"/>
        <w:rPr>
          <w:rFonts w:ascii="Arial" w:hAnsi="Arial" w:cs="Arial"/>
          <w:sz w:val="24"/>
          <w:szCs w:val="24"/>
        </w:rPr>
      </w:pPr>
      <w:r w:rsidRPr="00B81188">
        <w:rPr>
          <w:rFonts w:ascii="Arial" w:hAnsi="Arial" w:cs="Arial"/>
          <w:b/>
          <w:sz w:val="24"/>
          <w:szCs w:val="24"/>
        </w:rPr>
        <w:t>Facilidad de programación y uso</w:t>
      </w:r>
      <w:r>
        <w:rPr>
          <w:rFonts w:ascii="Arial" w:hAnsi="Arial" w:cs="Arial"/>
          <w:sz w:val="24"/>
          <w:szCs w:val="24"/>
        </w:rPr>
        <w:t>.</w:t>
      </w:r>
    </w:p>
    <w:p w14:paraId="5B4F4738" w14:textId="77777777" w:rsidR="00B81188" w:rsidRDefault="001C0BF6" w:rsidP="004844E7">
      <w:pPr>
        <w:jc w:val="both"/>
        <w:rPr>
          <w:rFonts w:ascii="Arial" w:hAnsi="Arial" w:cs="Arial"/>
          <w:sz w:val="24"/>
          <w:szCs w:val="24"/>
        </w:rPr>
      </w:pPr>
      <w:r>
        <w:rPr>
          <w:rFonts w:ascii="Arial" w:hAnsi="Arial" w:cs="Arial"/>
          <w:sz w:val="24"/>
          <w:szCs w:val="24"/>
        </w:rPr>
        <w:t>Fácil</w:t>
      </w:r>
    </w:p>
    <w:p w14:paraId="0B6C262F" w14:textId="77777777" w:rsidR="004844E7" w:rsidRDefault="004844E7" w:rsidP="004844E7">
      <w:pPr>
        <w:jc w:val="both"/>
        <w:rPr>
          <w:rFonts w:ascii="Arial" w:hAnsi="Arial" w:cs="Arial"/>
          <w:sz w:val="24"/>
          <w:szCs w:val="24"/>
        </w:rPr>
      </w:pPr>
      <w:r w:rsidRPr="00B81188">
        <w:rPr>
          <w:rFonts w:ascii="Arial" w:hAnsi="Arial" w:cs="Arial"/>
          <w:b/>
          <w:sz w:val="24"/>
          <w:szCs w:val="24"/>
        </w:rPr>
        <w:t>Con que otros paquetes comparten datos</w:t>
      </w:r>
      <w:r>
        <w:rPr>
          <w:rFonts w:ascii="Arial" w:hAnsi="Arial" w:cs="Arial"/>
          <w:sz w:val="24"/>
          <w:szCs w:val="24"/>
        </w:rPr>
        <w:t>.</w:t>
      </w:r>
    </w:p>
    <w:p w14:paraId="4F018FB2" w14:textId="77777777" w:rsidR="00B81188" w:rsidRDefault="00F0445B" w:rsidP="004844E7">
      <w:pPr>
        <w:jc w:val="both"/>
        <w:rPr>
          <w:rFonts w:ascii="Arial" w:hAnsi="Arial" w:cs="Arial"/>
          <w:sz w:val="24"/>
          <w:szCs w:val="24"/>
        </w:rPr>
      </w:pPr>
      <w:r w:rsidRPr="00F0445B">
        <w:rPr>
          <w:rFonts w:ascii="Arial" w:hAnsi="Arial" w:cs="Arial"/>
          <w:sz w:val="24"/>
          <w:szCs w:val="24"/>
        </w:rPr>
        <w:t>Colectivamente, el equipo del Laboratorio de CATT tiene experiencia en el uso de las tecnologías, los marcos y los idiomas, tales como:</w:t>
      </w:r>
    </w:p>
    <w:p w14:paraId="09F28977" w14:textId="77777777" w:rsidR="00EC64C9" w:rsidRPr="00EC64C9" w:rsidRDefault="00EC64C9" w:rsidP="00EC64C9">
      <w:pPr>
        <w:jc w:val="both"/>
        <w:rPr>
          <w:rFonts w:ascii="Arial" w:hAnsi="Arial" w:cs="Arial"/>
          <w:sz w:val="24"/>
          <w:szCs w:val="24"/>
        </w:rPr>
      </w:pPr>
      <w:r w:rsidRPr="00EC64C9">
        <w:rPr>
          <w:rFonts w:ascii="Arial" w:hAnsi="Arial" w:cs="Arial"/>
          <w:sz w:val="24"/>
          <w:szCs w:val="24"/>
        </w:rPr>
        <w:t>PHP</w:t>
      </w:r>
      <w:r w:rsidR="00BA6E1B">
        <w:rPr>
          <w:rFonts w:ascii="Arial" w:hAnsi="Arial" w:cs="Arial"/>
          <w:sz w:val="24"/>
          <w:szCs w:val="24"/>
        </w:rPr>
        <w:t xml:space="preserve">, </w:t>
      </w:r>
      <w:r w:rsidRPr="00EC64C9">
        <w:rPr>
          <w:rFonts w:ascii="Arial" w:hAnsi="Arial" w:cs="Arial"/>
          <w:sz w:val="24"/>
          <w:szCs w:val="24"/>
        </w:rPr>
        <w:t>GLSL</w:t>
      </w:r>
      <w:r w:rsidR="00BA6E1B">
        <w:rPr>
          <w:rFonts w:ascii="Arial" w:hAnsi="Arial" w:cs="Arial"/>
          <w:sz w:val="24"/>
          <w:szCs w:val="24"/>
        </w:rPr>
        <w:t xml:space="preserve">, </w:t>
      </w:r>
      <w:r w:rsidRPr="00EC64C9">
        <w:rPr>
          <w:rFonts w:ascii="Arial" w:hAnsi="Arial" w:cs="Arial"/>
          <w:sz w:val="24"/>
          <w:szCs w:val="24"/>
        </w:rPr>
        <w:t>Java</w:t>
      </w:r>
      <w:r w:rsidR="00BA6E1B">
        <w:rPr>
          <w:rFonts w:ascii="Arial" w:hAnsi="Arial" w:cs="Arial"/>
          <w:sz w:val="24"/>
          <w:szCs w:val="24"/>
        </w:rPr>
        <w:t xml:space="preserve">, </w:t>
      </w:r>
      <w:r w:rsidRPr="00EC64C9">
        <w:rPr>
          <w:rFonts w:ascii="Arial" w:hAnsi="Arial" w:cs="Arial"/>
          <w:sz w:val="24"/>
          <w:szCs w:val="24"/>
        </w:rPr>
        <w:t>3D Studio Max</w:t>
      </w:r>
      <w:r w:rsidR="00BA6E1B">
        <w:rPr>
          <w:rFonts w:ascii="Arial" w:hAnsi="Arial" w:cs="Arial"/>
          <w:sz w:val="24"/>
          <w:szCs w:val="24"/>
        </w:rPr>
        <w:t xml:space="preserve">, </w:t>
      </w:r>
      <w:r w:rsidRPr="00EC64C9">
        <w:rPr>
          <w:rFonts w:ascii="Arial" w:hAnsi="Arial" w:cs="Arial"/>
          <w:sz w:val="24"/>
          <w:szCs w:val="24"/>
        </w:rPr>
        <w:t>ColdFusion</w:t>
      </w:r>
      <w:r w:rsidR="00BA6E1B">
        <w:rPr>
          <w:rFonts w:ascii="Arial" w:hAnsi="Arial" w:cs="Arial"/>
          <w:sz w:val="24"/>
          <w:szCs w:val="24"/>
        </w:rPr>
        <w:t xml:space="preserve">, </w:t>
      </w:r>
      <w:r w:rsidRPr="00EC64C9">
        <w:rPr>
          <w:rFonts w:ascii="Arial" w:hAnsi="Arial" w:cs="Arial"/>
          <w:sz w:val="24"/>
          <w:szCs w:val="24"/>
        </w:rPr>
        <w:t>3D Modeling</w:t>
      </w:r>
      <w:r w:rsidR="00BA6E1B">
        <w:rPr>
          <w:rFonts w:ascii="Arial" w:hAnsi="Arial" w:cs="Arial"/>
          <w:sz w:val="24"/>
          <w:szCs w:val="24"/>
        </w:rPr>
        <w:t xml:space="preserve">, </w:t>
      </w:r>
      <w:r w:rsidRPr="00EC64C9">
        <w:rPr>
          <w:rFonts w:ascii="Arial" w:hAnsi="Arial" w:cs="Arial"/>
          <w:sz w:val="24"/>
          <w:szCs w:val="24"/>
        </w:rPr>
        <w:t>Flash</w:t>
      </w:r>
      <w:r w:rsidR="00BA6E1B">
        <w:rPr>
          <w:rFonts w:ascii="Arial" w:hAnsi="Arial" w:cs="Arial"/>
          <w:sz w:val="24"/>
          <w:szCs w:val="24"/>
        </w:rPr>
        <w:t xml:space="preserve">, </w:t>
      </w:r>
      <w:r w:rsidRPr="00EC64C9">
        <w:rPr>
          <w:rFonts w:ascii="Arial" w:hAnsi="Arial" w:cs="Arial"/>
          <w:sz w:val="24"/>
          <w:szCs w:val="24"/>
        </w:rPr>
        <w:t>GIS</w:t>
      </w:r>
      <w:r w:rsidR="00BA6E1B">
        <w:rPr>
          <w:rFonts w:ascii="Arial" w:hAnsi="Arial" w:cs="Arial"/>
          <w:sz w:val="24"/>
          <w:szCs w:val="24"/>
        </w:rPr>
        <w:t xml:space="preserve">, </w:t>
      </w:r>
      <w:r w:rsidRPr="00EC64C9">
        <w:rPr>
          <w:rFonts w:ascii="Arial" w:hAnsi="Arial" w:cs="Arial"/>
          <w:sz w:val="24"/>
          <w:szCs w:val="24"/>
        </w:rPr>
        <w:t>Relational Databases (Oracle, PostgreSQL, SQL Server, etc.)</w:t>
      </w:r>
      <w:r w:rsidR="00BA6E1B">
        <w:rPr>
          <w:rFonts w:ascii="Arial" w:hAnsi="Arial" w:cs="Arial"/>
          <w:sz w:val="24"/>
          <w:szCs w:val="24"/>
        </w:rPr>
        <w:t xml:space="preserve">, </w:t>
      </w:r>
      <w:r w:rsidRPr="00EC64C9">
        <w:rPr>
          <w:rFonts w:ascii="Arial" w:hAnsi="Arial" w:cs="Arial"/>
          <w:sz w:val="24"/>
          <w:szCs w:val="24"/>
        </w:rPr>
        <w:t>SQL</w:t>
      </w:r>
      <w:r w:rsidR="00BA6E1B">
        <w:rPr>
          <w:rFonts w:ascii="Arial" w:hAnsi="Arial" w:cs="Arial"/>
          <w:sz w:val="24"/>
          <w:szCs w:val="24"/>
        </w:rPr>
        <w:t xml:space="preserve">, </w:t>
      </w:r>
      <w:r w:rsidRPr="00EC64C9">
        <w:rPr>
          <w:rFonts w:ascii="Arial" w:hAnsi="Arial" w:cs="Arial"/>
          <w:sz w:val="24"/>
          <w:szCs w:val="24"/>
        </w:rPr>
        <w:t>C++</w:t>
      </w:r>
      <w:r w:rsidR="00BA6E1B">
        <w:rPr>
          <w:rFonts w:ascii="Arial" w:hAnsi="Arial" w:cs="Arial"/>
          <w:sz w:val="24"/>
          <w:szCs w:val="24"/>
        </w:rPr>
        <w:t xml:space="preserve">, </w:t>
      </w:r>
      <w:r w:rsidRPr="00EC64C9">
        <w:rPr>
          <w:rFonts w:ascii="Arial" w:hAnsi="Arial" w:cs="Arial"/>
          <w:sz w:val="24"/>
          <w:szCs w:val="24"/>
        </w:rPr>
        <w:t>C#</w:t>
      </w:r>
      <w:r w:rsidR="00BA6E1B">
        <w:rPr>
          <w:rFonts w:ascii="Arial" w:hAnsi="Arial" w:cs="Arial"/>
          <w:sz w:val="24"/>
          <w:szCs w:val="24"/>
        </w:rPr>
        <w:t xml:space="preserve">, </w:t>
      </w:r>
      <w:r w:rsidRPr="00EC64C9">
        <w:rPr>
          <w:rFonts w:ascii="Arial" w:hAnsi="Arial" w:cs="Arial"/>
          <w:sz w:val="24"/>
          <w:szCs w:val="24"/>
        </w:rPr>
        <w:t>OpenGL</w:t>
      </w:r>
      <w:r w:rsidR="00BA6E1B">
        <w:rPr>
          <w:rFonts w:ascii="Arial" w:hAnsi="Arial" w:cs="Arial"/>
          <w:sz w:val="24"/>
          <w:szCs w:val="24"/>
        </w:rPr>
        <w:t xml:space="preserve">, </w:t>
      </w:r>
      <w:r w:rsidRPr="00EC64C9">
        <w:rPr>
          <w:rFonts w:ascii="Arial" w:hAnsi="Arial" w:cs="Arial"/>
          <w:sz w:val="24"/>
          <w:szCs w:val="24"/>
        </w:rPr>
        <w:t>Django</w:t>
      </w:r>
      <w:r w:rsidR="00BA6E1B">
        <w:rPr>
          <w:rFonts w:ascii="Arial" w:hAnsi="Arial" w:cs="Arial"/>
          <w:sz w:val="24"/>
          <w:szCs w:val="24"/>
        </w:rPr>
        <w:t xml:space="preserve">, </w:t>
      </w:r>
      <w:r w:rsidRPr="00EC64C9">
        <w:rPr>
          <w:rFonts w:ascii="Arial" w:hAnsi="Arial" w:cs="Arial"/>
          <w:sz w:val="24"/>
          <w:szCs w:val="24"/>
        </w:rPr>
        <w:t>Symfony</w:t>
      </w:r>
      <w:r w:rsidR="00BA6E1B">
        <w:rPr>
          <w:rFonts w:ascii="Arial" w:hAnsi="Arial" w:cs="Arial"/>
          <w:sz w:val="24"/>
          <w:szCs w:val="24"/>
        </w:rPr>
        <w:t xml:space="preserve">, </w:t>
      </w:r>
      <w:r w:rsidRPr="00EC64C9">
        <w:rPr>
          <w:rFonts w:ascii="Arial" w:hAnsi="Arial" w:cs="Arial"/>
          <w:sz w:val="24"/>
          <w:szCs w:val="24"/>
        </w:rPr>
        <w:t>Perl</w:t>
      </w:r>
      <w:r w:rsidR="00BA6E1B">
        <w:rPr>
          <w:rFonts w:ascii="Arial" w:hAnsi="Arial" w:cs="Arial"/>
          <w:sz w:val="24"/>
          <w:szCs w:val="24"/>
        </w:rPr>
        <w:t xml:space="preserve">, </w:t>
      </w:r>
      <w:r w:rsidRPr="00EC64C9">
        <w:rPr>
          <w:rFonts w:ascii="Arial" w:hAnsi="Arial" w:cs="Arial"/>
          <w:sz w:val="24"/>
          <w:szCs w:val="24"/>
        </w:rPr>
        <w:t>Spring Hibernate</w:t>
      </w:r>
      <w:r w:rsidR="00BA6E1B">
        <w:rPr>
          <w:rFonts w:ascii="Arial" w:hAnsi="Arial" w:cs="Arial"/>
          <w:sz w:val="24"/>
          <w:szCs w:val="24"/>
        </w:rPr>
        <w:t xml:space="preserve">, </w:t>
      </w:r>
      <w:r w:rsidRPr="00EC64C9">
        <w:rPr>
          <w:rFonts w:ascii="Arial" w:hAnsi="Arial" w:cs="Arial"/>
          <w:sz w:val="24"/>
          <w:szCs w:val="24"/>
        </w:rPr>
        <w:t>iOS Development</w:t>
      </w:r>
      <w:r w:rsidR="00BA6E1B">
        <w:rPr>
          <w:rFonts w:ascii="Arial" w:hAnsi="Arial" w:cs="Arial"/>
          <w:sz w:val="24"/>
          <w:szCs w:val="24"/>
        </w:rPr>
        <w:t xml:space="preserve">, </w:t>
      </w:r>
      <w:r w:rsidRPr="00EC64C9">
        <w:rPr>
          <w:rFonts w:ascii="Arial" w:hAnsi="Arial" w:cs="Arial"/>
          <w:sz w:val="24"/>
          <w:szCs w:val="24"/>
        </w:rPr>
        <w:t>Android Development</w:t>
      </w:r>
    </w:p>
    <w:p w14:paraId="38905FFD" w14:textId="77777777" w:rsidR="00DB6228" w:rsidRDefault="00DB6228" w:rsidP="00DB6228">
      <w:pPr>
        <w:jc w:val="both"/>
        <w:rPr>
          <w:rFonts w:ascii="Arial" w:hAnsi="Arial" w:cs="Arial"/>
          <w:sz w:val="24"/>
          <w:szCs w:val="24"/>
        </w:rPr>
      </w:pPr>
      <w:r w:rsidRPr="00B81188">
        <w:rPr>
          <w:rFonts w:ascii="Arial" w:hAnsi="Arial" w:cs="Arial"/>
          <w:b/>
          <w:sz w:val="24"/>
          <w:szCs w:val="24"/>
        </w:rPr>
        <w:t>Metodología que usan</w:t>
      </w:r>
      <w:r w:rsidRPr="00DB6228">
        <w:rPr>
          <w:rFonts w:ascii="Arial" w:hAnsi="Arial" w:cs="Arial"/>
          <w:sz w:val="24"/>
          <w:szCs w:val="24"/>
        </w:rPr>
        <w:t>.</w:t>
      </w:r>
    </w:p>
    <w:p w14:paraId="15BF4AE0" w14:textId="77777777" w:rsidR="00B81188" w:rsidRDefault="001C0BF6" w:rsidP="00DB6228">
      <w:pPr>
        <w:jc w:val="both"/>
        <w:rPr>
          <w:rFonts w:ascii="Arial" w:hAnsi="Arial" w:cs="Arial"/>
          <w:sz w:val="24"/>
          <w:szCs w:val="24"/>
        </w:rPr>
      </w:pPr>
      <w:r w:rsidRPr="001C0BF6">
        <w:rPr>
          <w:rFonts w:ascii="Arial" w:hAnsi="Arial" w:cs="Arial"/>
          <w:sz w:val="24"/>
          <w:szCs w:val="24"/>
        </w:rPr>
        <w:t>Múltiples metodologías para representación y visualización de datos.</w:t>
      </w:r>
    </w:p>
    <w:p w14:paraId="66A81E4F" w14:textId="77777777" w:rsidR="00DB6228" w:rsidRPr="0025165D" w:rsidRDefault="00F81828" w:rsidP="00DB6228">
      <w:pPr>
        <w:jc w:val="both"/>
        <w:rPr>
          <w:rFonts w:ascii="Arial" w:hAnsi="Arial" w:cs="Arial"/>
          <w:b/>
          <w:sz w:val="24"/>
          <w:szCs w:val="24"/>
        </w:rPr>
      </w:pPr>
      <w:r w:rsidRPr="0025165D">
        <w:rPr>
          <w:rFonts w:ascii="Arial" w:hAnsi="Arial" w:cs="Arial"/>
          <w:b/>
          <w:sz w:val="24"/>
          <w:szCs w:val="24"/>
        </w:rPr>
        <w:t>8</w:t>
      </w:r>
      <w:r w:rsidR="00182165" w:rsidRPr="0025165D">
        <w:rPr>
          <w:rFonts w:ascii="Arial" w:hAnsi="Arial" w:cs="Arial"/>
          <w:b/>
          <w:sz w:val="24"/>
          <w:szCs w:val="24"/>
        </w:rPr>
        <w:t>.- TRL Software.</w:t>
      </w:r>
    </w:p>
    <w:p w14:paraId="5A9F999C" w14:textId="77777777" w:rsidR="00DB6228" w:rsidRDefault="00DB6228" w:rsidP="00DB6228">
      <w:pPr>
        <w:jc w:val="both"/>
        <w:rPr>
          <w:rFonts w:ascii="Arial" w:hAnsi="Arial" w:cs="Arial"/>
          <w:sz w:val="24"/>
          <w:szCs w:val="24"/>
        </w:rPr>
      </w:pPr>
      <w:r w:rsidRPr="00B81188">
        <w:rPr>
          <w:rFonts w:ascii="Arial" w:hAnsi="Arial" w:cs="Arial"/>
          <w:b/>
          <w:sz w:val="24"/>
          <w:szCs w:val="24"/>
        </w:rPr>
        <w:t>Costo</w:t>
      </w:r>
      <w:r w:rsidR="00B81188">
        <w:rPr>
          <w:rFonts w:ascii="Arial" w:hAnsi="Arial" w:cs="Arial"/>
          <w:sz w:val="24"/>
          <w:szCs w:val="24"/>
        </w:rPr>
        <w:t>.</w:t>
      </w:r>
    </w:p>
    <w:p w14:paraId="37D4D881" w14:textId="77777777" w:rsidR="00B81188" w:rsidRDefault="00CD1A8C" w:rsidP="00DB6228">
      <w:pPr>
        <w:jc w:val="both"/>
        <w:rPr>
          <w:rFonts w:ascii="Arial" w:hAnsi="Arial" w:cs="Arial"/>
          <w:sz w:val="24"/>
          <w:szCs w:val="24"/>
        </w:rPr>
      </w:pPr>
      <w:r w:rsidRPr="00CD1A8C">
        <w:rPr>
          <w:rFonts w:ascii="Arial" w:hAnsi="Arial" w:cs="Arial"/>
          <w:sz w:val="24"/>
          <w:szCs w:val="24"/>
        </w:rPr>
        <w:t>£1,495</w:t>
      </w:r>
      <w:r>
        <w:rPr>
          <w:rFonts w:ascii="Arial" w:hAnsi="Arial" w:cs="Arial"/>
          <w:sz w:val="24"/>
          <w:szCs w:val="24"/>
        </w:rPr>
        <w:t>.</w:t>
      </w:r>
    </w:p>
    <w:p w14:paraId="7B8296BD" w14:textId="77777777" w:rsidR="00DB6228" w:rsidRDefault="00DB6228" w:rsidP="00DB6228">
      <w:pPr>
        <w:jc w:val="both"/>
        <w:rPr>
          <w:rFonts w:ascii="Arial" w:hAnsi="Arial" w:cs="Arial"/>
          <w:sz w:val="24"/>
          <w:szCs w:val="24"/>
        </w:rPr>
      </w:pPr>
      <w:r w:rsidRPr="00B81188">
        <w:rPr>
          <w:rFonts w:ascii="Arial" w:hAnsi="Arial" w:cs="Arial"/>
          <w:b/>
          <w:sz w:val="24"/>
          <w:szCs w:val="24"/>
        </w:rPr>
        <w:t>Actualizaciones</w:t>
      </w:r>
      <w:r w:rsidR="00B81188">
        <w:rPr>
          <w:rFonts w:ascii="Arial" w:hAnsi="Arial" w:cs="Arial"/>
          <w:sz w:val="24"/>
          <w:szCs w:val="24"/>
        </w:rPr>
        <w:t>.</w:t>
      </w:r>
    </w:p>
    <w:p w14:paraId="5BDDD49C" w14:textId="77777777" w:rsidR="00A15FCA" w:rsidRDefault="00A15FCA" w:rsidP="00DB6228">
      <w:pPr>
        <w:jc w:val="both"/>
        <w:rPr>
          <w:rFonts w:ascii="Arial" w:hAnsi="Arial" w:cs="Arial"/>
          <w:sz w:val="24"/>
          <w:szCs w:val="24"/>
        </w:rPr>
      </w:pPr>
      <w:r w:rsidRPr="00A15FCA">
        <w:rPr>
          <w:rFonts w:ascii="Arial" w:hAnsi="Arial" w:cs="Arial"/>
          <w:sz w:val="24"/>
          <w:szCs w:val="24"/>
        </w:rPr>
        <w:t>Teléfono / correo electrónico / soporte web para el asesoramiento que abarque todos los aspectos del software - incluyendo ayuda para la instalación y orientación sobre la manera de optimizar el uso del software. Usted recibirá asistencia prioritaria con la presentación de informes y resolución de errores u otros problemas con el software.</w:t>
      </w:r>
    </w:p>
    <w:p w14:paraId="68323990" w14:textId="77777777" w:rsidR="00DB6228" w:rsidRDefault="00DB6228" w:rsidP="00DB6228">
      <w:pPr>
        <w:jc w:val="both"/>
        <w:rPr>
          <w:rFonts w:ascii="Arial" w:hAnsi="Arial" w:cs="Arial"/>
          <w:sz w:val="24"/>
          <w:szCs w:val="24"/>
        </w:rPr>
      </w:pPr>
      <w:r w:rsidRPr="00B81188">
        <w:rPr>
          <w:rFonts w:ascii="Arial" w:hAnsi="Arial" w:cs="Arial"/>
          <w:b/>
          <w:sz w:val="24"/>
          <w:szCs w:val="24"/>
        </w:rPr>
        <w:t>Prerrequisitos</w:t>
      </w:r>
      <w:r w:rsidR="00B81188">
        <w:rPr>
          <w:rFonts w:ascii="Arial" w:hAnsi="Arial" w:cs="Arial"/>
          <w:sz w:val="24"/>
          <w:szCs w:val="24"/>
        </w:rPr>
        <w:t>.</w:t>
      </w:r>
    </w:p>
    <w:p w14:paraId="69D741CC" w14:textId="77777777" w:rsidR="00B81188" w:rsidRPr="00DB6228" w:rsidRDefault="008E01C0" w:rsidP="00DB6228">
      <w:pPr>
        <w:jc w:val="both"/>
        <w:rPr>
          <w:rFonts w:ascii="Arial" w:hAnsi="Arial" w:cs="Arial"/>
          <w:sz w:val="24"/>
          <w:szCs w:val="24"/>
        </w:rPr>
      </w:pPr>
      <w:r w:rsidRPr="008E01C0">
        <w:rPr>
          <w:rFonts w:ascii="Arial" w:hAnsi="Arial" w:cs="Arial"/>
          <w:sz w:val="24"/>
          <w:szCs w:val="24"/>
        </w:rPr>
        <w:t>Microsoft Windows</w:t>
      </w:r>
    </w:p>
    <w:p w14:paraId="02040BF3" w14:textId="77777777" w:rsidR="00DB6228" w:rsidRDefault="00DB6228" w:rsidP="00DB6228">
      <w:pPr>
        <w:jc w:val="both"/>
        <w:rPr>
          <w:rFonts w:ascii="Arial" w:hAnsi="Arial" w:cs="Arial"/>
          <w:sz w:val="24"/>
          <w:szCs w:val="24"/>
        </w:rPr>
      </w:pPr>
      <w:r w:rsidRPr="00B81188">
        <w:rPr>
          <w:rFonts w:ascii="Arial" w:hAnsi="Arial" w:cs="Arial"/>
          <w:b/>
          <w:sz w:val="24"/>
          <w:szCs w:val="24"/>
        </w:rPr>
        <w:lastRenderedPageBreak/>
        <w:t>Plataforma</w:t>
      </w:r>
      <w:r w:rsidR="00B81188">
        <w:rPr>
          <w:rFonts w:ascii="Arial" w:hAnsi="Arial" w:cs="Arial"/>
          <w:sz w:val="24"/>
          <w:szCs w:val="24"/>
        </w:rPr>
        <w:t>.</w:t>
      </w:r>
    </w:p>
    <w:p w14:paraId="704B1EC6" w14:textId="77777777" w:rsidR="00B81188" w:rsidRPr="00DB6228" w:rsidRDefault="00CD1A8C" w:rsidP="00DB6228">
      <w:pPr>
        <w:jc w:val="both"/>
        <w:rPr>
          <w:rFonts w:ascii="Arial" w:hAnsi="Arial" w:cs="Arial"/>
          <w:sz w:val="24"/>
          <w:szCs w:val="24"/>
        </w:rPr>
      </w:pPr>
      <w:r>
        <w:rPr>
          <w:rFonts w:ascii="Arial" w:hAnsi="Arial" w:cs="Arial"/>
          <w:sz w:val="24"/>
          <w:szCs w:val="24"/>
        </w:rPr>
        <w:t>Microsoft Word</w:t>
      </w:r>
    </w:p>
    <w:p w14:paraId="0CE8864D" w14:textId="77777777" w:rsidR="00DB6228" w:rsidRDefault="00DB6228" w:rsidP="00DB6228">
      <w:pPr>
        <w:jc w:val="both"/>
        <w:rPr>
          <w:rFonts w:ascii="Arial" w:hAnsi="Arial" w:cs="Arial"/>
          <w:sz w:val="24"/>
          <w:szCs w:val="24"/>
        </w:rPr>
      </w:pPr>
      <w:r w:rsidRPr="00B81188">
        <w:rPr>
          <w:rFonts w:ascii="Arial" w:hAnsi="Arial" w:cs="Arial"/>
          <w:b/>
          <w:sz w:val="24"/>
          <w:szCs w:val="24"/>
        </w:rPr>
        <w:t>Breve descripción</w:t>
      </w:r>
      <w:r w:rsidRPr="00DB6228">
        <w:rPr>
          <w:rFonts w:ascii="Arial" w:hAnsi="Arial" w:cs="Arial"/>
          <w:sz w:val="24"/>
          <w:szCs w:val="24"/>
        </w:rPr>
        <w:t>.</w:t>
      </w:r>
    </w:p>
    <w:p w14:paraId="4F74DF76" w14:textId="77777777" w:rsidR="00B81188" w:rsidRPr="00DB6228" w:rsidRDefault="008E01C0" w:rsidP="00DB6228">
      <w:pPr>
        <w:jc w:val="both"/>
        <w:rPr>
          <w:rFonts w:ascii="Arial" w:hAnsi="Arial" w:cs="Arial"/>
          <w:sz w:val="24"/>
          <w:szCs w:val="24"/>
        </w:rPr>
      </w:pPr>
      <w:r w:rsidRPr="008E01C0">
        <w:rPr>
          <w:rFonts w:ascii="Arial" w:hAnsi="Arial" w:cs="Arial"/>
          <w:sz w:val="24"/>
          <w:szCs w:val="24"/>
        </w:rPr>
        <w:t>Modelador de glorietas, mini-glorietas, redes de glorietas ligadas, glorietas separadas por grados, glorietas en carreteras interestatales, cruces de peatones señalizados, no señalizados y adaptativos.</w:t>
      </w:r>
    </w:p>
    <w:p w14:paraId="51AD8124" w14:textId="77777777" w:rsidR="004844E7" w:rsidRDefault="004844E7" w:rsidP="004844E7">
      <w:pPr>
        <w:jc w:val="both"/>
        <w:rPr>
          <w:rFonts w:ascii="Arial" w:hAnsi="Arial" w:cs="Arial"/>
          <w:sz w:val="24"/>
          <w:szCs w:val="24"/>
        </w:rPr>
      </w:pPr>
      <w:r w:rsidRPr="00B81188">
        <w:rPr>
          <w:rFonts w:ascii="Arial" w:hAnsi="Arial" w:cs="Arial"/>
          <w:b/>
          <w:sz w:val="24"/>
          <w:szCs w:val="24"/>
        </w:rPr>
        <w:t>Facilidad de programación y uso</w:t>
      </w:r>
      <w:r>
        <w:rPr>
          <w:rFonts w:ascii="Arial" w:hAnsi="Arial" w:cs="Arial"/>
          <w:sz w:val="24"/>
          <w:szCs w:val="24"/>
        </w:rPr>
        <w:t>.</w:t>
      </w:r>
    </w:p>
    <w:p w14:paraId="084022AA" w14:textId="77777777" w:rsidR="00B81188" w:rsidRDefault="008E01C0" w:rsidP="004844E7">
      <w:pPr>
        <w:jc w:val="both"/>
        <w:rPr>
          <w:rFonts w:ascii="Arial" w:hAnsi="Arial" w:cs="Arial"/>
          <w:sz w:val="24"/>
          <w:szCs w:val="24"/>
        </w:rPr>
      </w:pPr>
      <w:r>
        <w:rPr>
          <w:rFonts w:ascii="Arial" w:hAnsi="Arial" w:cs="Arial"/>
          <w:sz w:val="24"/>
          <w:szCs w:val="24"/>
        </w:rPr>
        <w:t>Media.</w:t>
      </w:r>
    </w:p>
    <w:p w14:paraId="1F7E8C68" w14:textId="77777777" w:rsidR="004844E7" w:rsidRDefault="004844E7" w:rsidP="004844E7">
      <w:pPr>
        <w:jc w:val="both"/>
        <w:rPr>
          <w:rFonts w:ascii="Arial" w:hAnsi="Arial" w:cs="Arial"/>
          <w:sz w:val="24"/>
          <w:szCs w:val="24"/>
        </w:rPr>
      </w:pPr>
      <w:r w:rsidRPr="00B81188">
        <w:rPr>
          <w:rFonts w:ascii="Arial" w:hAnsi="Arial" w:cs="Arial"/>
          <w:b/>
          <w:sz w:val="24"/>
          <w:szCs w:val="24"/>
        </w:rPr>
        <w:t>Con que otros paquetes comparten datos</w:t>
      </w:r>
      <w:r>
        <w:rPr>
          <w:rFonts w:ascii="Arial" w:hAnsi="Arial" w:cs="Arial"/>
          <w:sz w:val="24"/>
          <w:szCs w:val="24"/>
        </w:rPr>
        <w:t>.</w:t>
      </w:r>
    </w:p>
    <w:p w14:paraId="54DD318B" w14:textId="77777777" w:rsidR="008E01C0" w:rsidRPr="008E01C0" w:rsidRDefault="008E01C0" w:rsidP="008E01C0">
      <w:pPr>
        <w:jc w:val="both"/>
        <w:rPr>
          <w:rFonts w:ascii="Arial" w:hAnsi="Arial" w:cs="Arial"/>
          <w:sz w:val="24"/>
          <w:szCs w:val="24"/>
        </w:rPr>
      </w:pPr>
      <w:r w:rsidRPr="008E01C0">
        <w:rPr>
          <w:rFonts w:ascii="Arial" w:hAnsi="Arial" w:cs="Arial"/>
          <w:sz w:val="24"/>
          <w:szCs w:val="24"/>
        </w:rPr>
        <w:t>Autodesk Vehicle Tracking</w:t>
      </w:r>
      <w:r>
        <w:rPr>
          <w:rFonts w:ascii="Arial" w:hAnsi="Arial" w:cs="Arial"/>
          <w:sz w:val="24"/>
          <w:szCs w:val="24"/>
        </w:rPr>
        <w:t>.</w:t>
      </w:r>
    </w:p>
    <w:p w14:paraId="44C29170" w14:textId="77777777" w:rsidR="00B81188" w:rsidRPr="00EC24E8" w:rsidRDefault="008E01C0" w:rsidP="008E01C0">
      <w:pPr>
        <w:jc w:val="both"/>
        <w:rPr>
          <w:rFonts w:ascii="Arial" w:hAnsi="Arial" w:cs="Arial"/>
          <w:sz w:val="24"/>
          <w:szCs w:val="24"/>
        </w:rPr>
      </w:pPr>
      <w:r>
        <w:rPr>
          <w:rFonts w:ascii="Arial" w:hAnsi="Arial" w:cs="Arial"/>
          <w:sz w:val="24"/>
          <w:szCs w:val="24"/>
        </w:rPr>
        <w:t>V</w:t>
      </w:r>
      <w:r w:rsidRPr="008E01C0">
        <w:rPr>
          <w:rFonts w:ascii="Arial" w:hAnsi="Arial" w:cs="Arial"/>
          <w:sz w:val="24"/>
          <w:szCs w:val="24"/>
        </w:rPr>
        <w:t>ersiones previas de ARCADY</w:t>
      </w:r>
    </w:p>
    <w:p w14:paraId="77525DC3" w14:textId="77777777" w:rsidR="00DB6228" w:rsidRDefault="00DB6228" w:rsidP="00DB6228">
      <w:pPr>
        <w:jc w:val="both"/>
        <w:rPr>
          <w:rFonts w:ascii="Arial" w:hAnsi="Arial" w:cs="Arial"/>
          <w:sz w:val="24"/>
          <w:szCs w:val="24"/>
        </w:rPr>
      </w:pPr>
      <w:r w:rsidRPr="00B81188">
        <w:rPr>
          <w:rFonts w:ascii="Arial" w:hAnsi="Arial" w:cs="Arial"/>
          <w:b/>
          <w:sz w:val="24"/>
          <w:szCs w:val="24"/>
        </w:rPr>
        <w:t>Metodología que usan</w:t>
      </w:r>
      <w:r w:rsidRPr="00DB6228">
        <w:rPr>
          <w:rFonts w:ascii="Arial" w:hAnsi="Arial" w:cs="Arial"/>
          <w:sz w:val="24"/>
          <w:szCs w:val="24"/>
        </w:rPr>
        <w:t>.</w:t>
      </w:r>
    </w:p>
    <w:p w14:paraId="2DE3E725" w14:textId="77777777" w:rsidR="00CD1A8C" w:rsidRDefault="00CD1A8C" w:rsidP="00DB6228">
      <w:pPr>
        <w:jc w:val="both"/>
        <w:rPr>
          <w:rFonts w:ascii="Arial" w:hAnsi="Arial" w:cs="Arial"/>
          <w:sz w:val="24"/>
          <w:szCs w:val="24"/>
        </w:rPr>
      </w:pPr>
      <w:r w:rsidRPr="00CD1A8C">
        <w:rPr>
          <w:rFonts w:ascii="Arial" w:hAnsi="Arial" w:cs="Arial"/>
          <w:sz w:val="24"/>
          <w:szCs w:val="24"/>
        </w:rPr>
        <w:t>Modelado sobre fotografías aéreas, colas y comportamiento de vehículos.</w:t>
      </w:r>
      <w:ins w:id="173" w:author="Felipe C." w:date="2015-03-02T17:34:00Z">
        <w:r w:rsidR="0025418B">
          <w:rPr>
            <w:rFonts w:ascii="Arial" w:hAnsi="Arial" w:cs="Arial"/>
            <w:sz w:val="24"/>
            <w:szCs w:val="24"/>
          </w:rPr>
          <w:t>*****</w:t>
        </w:r>
      </w:ins>
    </w:p>
    <w:p w14:paraId="1B274019" w14:textId="77777777" w:rsidR="00114918" w:rsidRDefault="00114918" w:rsidP="00921FC9">
      <w:pPr>
        <w:jc w:val="both"/>
        <w:rPr>
          <w:rFonts w:ascii="Arial" w:hAnsi="Arial" w:cs="Arial"/>
          <w:b/>
          <w:sz w:val="24"/>
          <w:szCs w:val="24"/>
        </w:rPr>
      </w:pPr>
    </w:p>
    <w:p w14:paraId="4BD2C7C3" w14:textId="77777777" w:rsidR="0089076C" w:rsidRDefault="005745F2" w:rsidP="00921FC9">
      <w:pPr>
        <w:jc w:val="both"/>
        <w:rPr>
          <w:rFonts w:ascii="Arial" w:hAnsi="Arial" w:cs="Arial"/>
          <w:sz w:val="24"/>
          <w:szCs w:val="24"/>
        </w:rPr>
      </w:pPr>
      <w:r>
        <w:rPr>
          <w:rFonts w:ascii="Arial" w:hAnsi="Arial" w:cs="Arial"/>
          <w:b/>
          <w:sz w:val="24"/>
          <w:szCs w:val="24"/>
        </w:rPr>
        <w:t>Consideraciones</w:t>
      </w:r>
      <w:r w:rsidR="000E5B27" w:rsidRPr="000E5B27">
        <w:rPr>
          <w:rFonts w:ascii="Arial" w:hAnsi="Arial" w:cs="Arial"/>
          <w:b/>
          <w:sz w:val="24"/>
          <w:szCs w:val="24"/>
        </w:rPr>
        <w:t xml:space="preserve"> </w:t>
      </w:r>
      <w:r w:rsidR="0089076C" w:rsidRPr="000E5B27">
        <w:rPr>
          <w:rFonts w:ascii="Arial" w:hAnsi="Arial" w:cs="Arial"/>
          <w:b/>
          <w:sz w:val="24"/>
          <w:szCs w:val="24"/>
        </w:rPr>
        <w:t>a</w:t>
      </w:r>
      <w:r w:rsidR="000E5B27" w:rsidRPr="000E5B27">
        <w:rPr>
          <w:rFonts w:ascii="Arial" w:hAnsi="Arial" w:cs="Arial"/>
          <w:b/>
          <w:sz w:val="24"/>
          <w:szCs w:val="24"/>
        </w:rPr>
        <w:t>l</w:t>
      </w:r>
      <w:r w:rsidR="0089076C" w:rsidRPr="000E5B27">
        <w:rPr>
          <w:rFonts w:ascii="Arial" w:hAnsi="Arial" w:cs="Arial"/>
          <w:b/>
          <w:sz w:val="24"/>
          <w:szCs w:val="24"/>
        </w:rPr>
        <w:t xml:space="preserve"> Modelo</w:t>
      </w:r>
      <w:r w:rsidR="0089076C">
        <w:rPr>
          <w:rFonts w:ascii="Arial" w:hAnsi="Arial" w:cs="Arial"/>
          <w:sz w:val="24"/>
          <w:szCs w:val="24"/>
        </w:rPr>
        <w:t>.</w:t>
      </w:r>
    </w:p>
    <w:p w14:paraId="70466505" w14:textId="77777777" w:rsidR="00C548A5" w:rsidRDefault="00C548A5" w:rsidP="0089076C">
      <w:pPr>
        <w:jc w:val="both"/>
        <w:rPr>
          <w:rFonts w:ascii="Arial" w:hAnsi="Arial" w:cs="Arial"/>
          <w:sz w:val="24"/>
          <w:szCs w:val="24"/>
        </w:rPr>
      </w:pPr>
      <w:r w:rsidRPr="00C548A5">
        <w:rPr>
          <w:rFonts w:ascii="Arial" w:hAnsi="Arial" w:cs="Arial"/>
          <w:sz w:val="24"/>
          <w:szCs w:val="24"/>
        </w:rPr>
        <w:t>Para nuestro modelo estamos principalmente interesados en los retrasos provocados por acumulaciones de vehículos en las vías. Esto lo representaremos de forma gráfica en el programa realizado.</w:t>
      </w:r>
    </w:p>
    <w:p w14:paraId="579E6135" w14:textId="77777777" w:rsidR="000547C2" w:rsidRDefault="000547C2" w:rsidP="0089076C">
      <w:pPr>
        <w:jc w:val="both"/>
        <w:rPr>
          <w:rFonts w:ascii="Arial" w:hAnsi="Arial" w:cs="Arial"/>
          <w:i/>
          <w:sz w:val="24"/>
          <w:szCs w:val="24"/>
        </w:rPr>
      </w:pPr>
      <w:r w:rsidRPr="000547C2">
        <w:rPr>
          <w:rFonts w:ascii="Arial" w:hAnsi="Arial" w:cs="Arial"/>
          <w:i/>
          <w:sz w:val="24"/>
          <w:szCs w:val="24"/>
        </w:rPr>
        <w:t>“</w:t>
      </w:r>
      <w:r w:rsidR="0089076C" w:rsidRPr="000547C2">
        <w:rPr>
          <w:rFonts w:ascii="Arial" w:hAnsi="Arial" w:cs="Arial"/>
          <w:i/>
          <w:sz w:val="24"/>
          <w:szCs w:val="24"/>
        </w:rPr>
        <w:t>Los modelos de car following, como se puede observar, consideran el comportamiento de los vehíc</w:t>
      </w:r>
      <w:r w:rsidR="000E5B27" w:rsidRPr="000547C2">
        <w:rPr>
          <w:rFonts w:ascii="Arial" w:hAnsi="Arial" w:cs="Arial"/>
          <w:i/>
          <w:sz w:val="24"/>
          <w:szCs w:val="24"/>
        </w:rPr>
        <w:t>u</w:t>
      </w:r>
      <w:r w:rsidR="0089076C" w:rsidRPr="000547C2">
        <w:rPr>
          <w:rFonts w:ascii="Arial" w:hAnsi="Arial" w:cs="Arial"/>
          <w:i/>
          <w:sz w:val="24"/>
          <w:szCs w:val="24"/>
        </w:rPr>
        <w:t>los sobre un único camino. Para la representac</w:t>
      </w:r>
      <w:r w:rsidR="005745F2" w:rsidRPr="000547C2">
        <w:rPr>
          <w:rFonts w:ascii="Arial" w:hAnsi="Arial" w:cs="Arial"/>
          <w:i/>
          <w:sz w:val="24"/>
          <w:szCs w:val="24"/>
        </w:rPr>
        <w:t>i</w:t>
      </w:r>
      <w:r w:rsidR="0089076C" w:rsidRPr="000547C2">
        <w:rPr>
          <w:rFonts w:ascii="Arial" w:hAnsi="Arial" w:cs="Arial"/>
          <w:i/>
          <w:sz w:val="24"/>
          <w:szCs w:val="24"/>
        </w:rPr>
        <w:t>ón de un c</w:t>
      </w:r>
      <w:r w:rsidR="005745F2" w:rsidRPr="000547C2">
        <w:rPr>
          <w:rFonts w:ascii="Arial" w:hAnsi="Arial" w:cs="Arial"/>
          <w:i/>
          <w:sz w:val="24"/>
          <w:szCs w:val="24"/>
        </w:rPr>
        <w:t>ruc</w:t>
      </w:r>
      <w:r w:rsidR="0089076C" w:rsidRPr="000547C2">
        <w:rPr>
          <w:rFonts w:ascii="Arial" w:hAnsi="Arial" w:cs="Arial"/>
          <w:i/>
          <w:sz w:val="24"/>
          <w:szCs w:val="24"/>
        </w:rPr>
        <w:t>ero</w:t>
      </w:r>
      <w:r w:rsidR="005745F2" w:rsidRPr="000547C2">
        <w:rPr>
          <w:rFonts w:ascii="Arial" w:hAnsi="Arial" w:cs="Arial"/>
          <w:i/>
          <w:sz w:val="24"/>
          <w:szCs w:val="24"/>
        </w:rPr>
        <w:t xml:space="preserve"> o</w:t>
      </w:r>
      <w:r w:rsidR="0089076C" w:rsidRPr="000547C2">
        <w:rPr>
          <w:rFonts w:ascii="Arial" w:hAnsi="Arial" w:cs="Arial"/>
          <w:i/>
          <w:sz w:val="24"/>
          <w:szCs w:val="24"/>
        </w:rPr>
        <w:t xml:space="preserve"> </w:t>
      </w:r>
      <w:r w:rsidR="005745F2" w:rsidRPr="000547C2">
        <w:rPr>
          <w:rFonts w:ascii="Arial" w:hAnsi="Arial" w:cs="Arial"/>
          <w:i/>
          <w:sz w:val="24"/>
          <w:szCs w:val="24"/>
        </w:rPr>
        <w:t>un conjunto de vialidades</w:t>
      </w:r>
      <w:r w:rsidR="0089076C" w:rsidRPr="000547C2">
        <w:rPr>
          <w:rFonts w:ascii="Arial" w:hAnsi="Arial" w:cs="Arial"/>
          <w:i/>
          <w:sz w:val="24"/>
          <w:szCs w:val="24"/>
        </w:rPr>
        <w:t>, es necesario realizar modificaciones a dicho modelo para incluir una red (o grafo) en donde cada uno de los arcos representa una calle y los nodos del grafo representan una intersección. Est</w:t>
      </w:r>
      <w:r w:rsidR="005745F2" w:rsidRPr="000547C2">
        <w:rPr>
          <w:rFonts w:ascii="Arial" w:hAnsi="Arial" w:cs="Arial"/>
          <w:i/>
          <w:sz w:val="24"/>
          <w:szCs w:val="24"/>
        </w:rPr>
        <w:t>a representación permite model</w:t>
      </w:r>
      <w:r w:rsidR="0089076C" w:rsidRPr="000547C2">
        <w:rPr>
          <w:rFonts w:ascii="Arial" w:hAnsi="Arial" w:cs="Arial"/>
          <w:i/>
          <w:sz w:val="24"/>
          <w:szCs w:val="24"/>
        </w:rPr>
        <w:t>ar cualquier tipo de red de transporte</w:t>
      </w:r>
      <w:r>
        <w:rPr>
          <w:rFonts w:ascii="Arial" w:hAnsi="Arial" w:cs="Arial"/>
          <w:i/>
          <w:sz w:val="24"/>
          <w:szCs w:val="24"/>
        </w:rPr>
        <w:t>.</w:t>
      </w:r>
    </w:p>
    <w:p w14:paraId="720419C6" w14:textId="77777777" w:rsidR="0089076C" w:rsidRPr="000547C2" w:rsidRDefault="0089076C" w:rsidP="0089076C">
      <w:pPr>
        <w:jc w:val="both"/>
        <w:rPr>
          <w:rFonts w:ascii="Arial" w:hAnsi="Arial" w:cs="Arial"/>
          <w:i/>
          <w:sz w:val="24"/>
          <w:szCs w:val="24"/>
        </w:rPr>
      </w:pPr>
      <w:r w:rsidRPr="000547C2">
        <w:rPr>
          <w:rFonts w:ascii="Arial" w:hAnsi="Arial" w:cs="Arial"/>
          <w:i/>
          <w:sz w:val="24"/>
          <w:szCs w:val="24"/>
        </w:rPr>
        <w:t>Desde el punto de vista del modelo utilizado, es necesario considerar que un vehículo que llega al final de una calle, debe ingresar an alguna de las siguientes calles del sistema. Sólo aquellos vehículos que llegan al final de una calle que no tiene sucesores</w:t>
      </w:r>
      <w:r w:rsidR="00DB015B">
        <w:rPr>
          <w:rFonts w:ascii="Arial" w:hAnsi="Arial" w:cs="Arial"/>
          <w:i/>
          <w:sz w:val="24"/>
          <w:szCs w:val="24"/>
        </w:rPr>
        <w:t>,</w:t>
      </w:r>
      <w:r w:rsidRPr="000547C2">
        <w:rPr>
          <w:rFonts w:ascii="Arial" w:hAnsi="Arial" w:cs="Arial"/>
          <w:i/>
          <w:sz w:val="24"/>
          <w:szCs w:val="24"/>
        </w:rPr>
        <w:t xml:space="preserve"> salen del sistema.</w:t>
      </w:r>
    </w:p>
    <w:p w14:paraId="225DB3DF" w14:textId="77777777" w:rsidR="0089076C" w:rsidRDefault="0089076C" w:rsidP="0089076C">
      <w:pPr>
        <w:jc w:val="both"/>
        <w:rPr>
          <w:rFonts w:ascii="Arial" w:hAnsi="Arial" w:cs="Arial"/>
          <w:sz w:val="24"/>
          <w:szCs w:val="24"/>
        </w:rPr>
      </w:pPr>
      <w:r w:rsidRPr="000547C2">
        <w:rPr>
          <w:rFonts w:ascii="Arial" w:hAnsi="Arial" w:cs="Arial"/>
          <w:i/>
          <w:sz w:val="24"/>
          <w:szCs w:val="24"/>
        </w:rPr>
        <w:t xml:space="preserve">Otra modificación que se debe realizar en el modelo es la posibilidad de considerar varios carriles dentro de una calle. Esta incorporación de carriles permite que un vehículo que viene con una velocidad mayor que su predecesor, </w:t>
      </w:r>
      <w:r w:rsidRPr="000547C2">
        <w:rPr>
          <w:rFonts w:ascii="Arial" w:hAnsi="Arial" w:cs="Arial"/>
          <w:i/>
          <w:sz w:val="24"/>
          <w:szCs w:val="24"/>
        </w:rPr>
        <w:lastRenderedPageBreak/>
        <w:t>pueda desplazarse a un carril de mayor velocidad para sobrepasar al vehículo lento. Además, esto permite modelar el comportamiento de cierto vehículo que tiene la necesidad de detenerse en algún punto del camino (por ejemplo para el transporte público de pasajero</w:t>
      </w:r>
      <w:ins w:id="174" w:author="Felipe C." w:date="2015-03-02T17:35:00Z">
        <w:r w:rsidR="0025418B">
          <w:rPr>
            <w:rFonts w:ascii="Arial" w:hAnsi="Arial" w:cs="Arial"/>
            <w:i/>
            <w:sz w:val="24"/>
            <w:szCs w:val="24"/>
          </w:rPr>
          <w:t>s</w:t>
        </w:r>
      </w:ins>
      <w:r w:rsidRPr="000547C2">
        <w:rPr>
          <w:rFonts w:ascii="Arial" w:hAnsi="Arial" w:cs="Arial"/>
          <w:i/>
          <w:sz w:val="24"/>
          <w:szCs w:val="24"/>
        </w:rPr>
        <w:t>) o simplemente un vehículo que se desea estacionarse sobre el camino, sin provocar que todos los vehículos detrás de éste deban detenerse</w:t>
      </w:r>
      <w:r w:rsidR="000547C2" w:rsidRPr="000547C2">
        <w:rPr>
          <w:rFonts w:ascii="Arial" w:hAnsi="Arial" w:cs="Arial"/>
          <w:i/>
          <w:sz w:val="24"/>
          <w:szCs w:val="24"/>
        </w:rPr>
        <w:t>”</w:t>
      </w:r>
      <w:r w:rsidRPr="0089076C">
        <w:rPr>
          <w:rFonts w:ascii="Arial" w:hAnsi="Arial" w:cs="Arial"/>
          <w:sz w:val="24"/>
          <w:szCs w:val="24"/>
        </w:rPr>
        <w:t xml:space="preserve"> (Mayorano, et al.: 2008).</w:t>
      </w:r>
    </w:p>
    <w:p w14:paraId="7FCA3E0F" w14:textId="77777777" w:rsidR="00DB015B" w:rsidRDefault="00DB015B" w:rsidP="0089076C">
      <w:pPr>
        <w:jc w:val="both"/>
        <w:rPr>
          <w:rFonts w:ascii="Arial" w:hAnsi="Arial" w:cs="Arial"/>
          <w:sz w:val="24"/>
          <w:szCs w:val="24"/>
        </w:rPr>
      </w:pPr>
      <w:r>
        <w:rPr>
          <w:rFonts w:ascii="Arial" w:hAnsi="Arial" w:cs="Arial"/>
          <w:sz w:val="24"/>
          <w:szCs w:val="24"/>
        </w:rPr>
        <w:t xml:space="preserve">Son </w:t>
      </w:r>
      <w:r w:rsidR="00275CE6">
        <w:rPr>
          <w:rFonts w:ascii="Arial" w:hAnsi="Arial" w:cs="Arial"/>
          <w:sz w:val="24"/>
          <w:szCs w:val="24"/>
        </w:rPr>
        <w:t>muchos los incidentes o puntos que pueden suceder en una red víal.</w:t>
      </w:r>
    </w:p>
    <w:p w14:paraId="0CBBD3AB" w14:textId="77777777" w:rsidR="00275CE6" w:rsidRPr="0089076C" w:rsidRDefault="00275CE6" w:rsidP="0089076C">
      <w:pPr>
        <w:jc w:val="both"/>
        <w:rPr>
          <w:rFonts w:ascii="Arial" w:hAnsi="Arial" w:cs="Arial"/>
          <w:sz w:val="24"/>
          <w:szCs w:val="24"/>
        </w:rPr>
      </w:pPr>
      <w:r>
        <w:rPr>
          <w:rFonts w:ascii="Arial" w:hAnsi="Arial" w:cs="Arial"/>
          <w:sz w:val="24"/>
          <w:szCs w:val="24"/>
        </w:rPr>
        <w:t>Motivados por la búsqueda de la simplicidad del modelo, representaremos una gran variedad de estos</w:t>
      </w:r>
      <w:ins w:id="175" w:author="Felipe C." w:date="2015-03-02T17:35:00Z">
        <w:r w:rsidR="0025418B">
          <w:rPr>
            <w:rFonts w:ascii="Arial" w:hAnsi="Arial" w:cs="Arial"/>
            <w:sz w:val="24"/>
            <w:szCs w:val="24"/>
          </w:rPr>
          <w:t>,</w:t>
        </w:r>
      </w:ins>
      <w:r>
        <w:rPr>
          <w:rFonts w:ascii="Arial" w:hAnsi="Arial" w:cs="Arial"/>
          <w:sz w:val="24"/>
          <w:szCs w:val="24"/>
        </w:rPr>
        <w:t xml:space="preserve"> mediante unos pocos elementos geométricos y conforme nuestro modelo avance, se incorporarán elementos más específicos de considerarse necesario.</w:t>
      </w:r>
    </w:p>
    <w:p w14:paraId="1CB3F14F" w14:textId="77777777" w:rsidR="00C408AD" w:rsidRDefault="00DB015B" w:rsidP="0089076C">
      <w:pPr>
        <w:jc w:val="both"/>
        <w:rPr>
          <w:rFonts w:ascii="Arial" w:hAnsi="Arial" w:cs="Arial"/>
          <w:sz w:val="24"/>
          <w:szCs w:val="24"/>
        </w:rPr>
      </w:pPr>
      <w:r w:rsidRPr="00DB015B">
        <w:rPr>
          <w:rFonts w:ascii="Arial" w:hAnsi="Arial" w:cs="Arial"/>
          <w:sz w:val="24"/>
          <w:szCs w:val="24"/>
        </w:rPr>
        <w:t>C</w:t>
      </w:r>
      <w:r w:rsidR="0089076C" w:rsidRPr="00DB015B">
        <w:rPr>
          <w:rFonts w:ascii="Arial" w:hAnsi="Arial" w:cs="Arial"/>
          <w:sz w:val="24"/>
          <w:szCs w:val="24"/>
        </w:rPr>
        <w:t>onsider</w:t>
      </w:r>
      <w:r w:rsidRPr="00DB015B">
        <w:rPr>
          <w:rFonts w:ascii="Arial" w:hAnsi="Arial" w:cs="Arial"/>
          <w:sz w:val="24"/>
          <w:szCs w:val="24"/>
        </w:rPr>
        <w:t>amos</w:t>
      </w:r>
      <w:r w:rsidR="0089076C" w:rsidRPr="00DB015B">
        <w:rPr>
          <w:rFonts w:ascii="Arial" w:hAnsi="Arial" w:cs="Arial"/>
          <w:sz w:val="24"/>
          <w:szCs w:val="24"/>
        </w:rPr>
        <w:t xml:space="preserve"> un vehículo</w:t>
      </w:r>
      <w:r w:rsidRPr="00DB015B">
        <w:rPr>
          <w:rFonts w:ascii="Arial" w:hAnsi="Arial" w:cs="Arial"/>
          <w:sz w:val="24"/>
          <w:szCs w:val="24"/>
        </w:rPr>
        <w:t xml:space="preserve"> que</w:t>
      </w:r>
      <w:r w:rsidR="0089076C" w:rsidRPr="00DB015B">
        <w:rPr>
          <w:rFonts w:ascii="Arial" w:hAnsi="Arial" w:cs="Arial"/>
          <w:sz w:val="24"/>
          <w:szCs w:val="24"/>
        </w:rPr>
        <w:t xml:space="preserve"> esta de</w:t>
      </w:r>
      <w:r w:rsidRPr="00DB015B">
        <w:rPr>
          <w:rFonts w:ascii="Arial" w:hAnsi="Arial" w:cs="Arial"/>
          <w:sz w:val="24"/>
          <w:szCs w:val="24"/>
        </w:rPr>
        <w:t>trás</w:t>
      </w:r>
      <w:r w:rsidR="0089076C" w:rsidRPr="00DB015B">
        <w:rPr>
          <w:rFonts w:ascii="Arial" w:hAnsi="Arial" w:cs="Arial"/>
          <w:sz w:val="24"/>
          <w:szCs w:val="24"/>
        </w:rPr>
        <w:t xml:space="preserve">, se debe adaptar a la velocidad </w:t>
      </w:r>
      <w:r>
        <w:rPr>
          <w:rFonts w:ascii="Arial" w:hAnsi="Arial" w:cs="Arial"/>
          <w:sz w:val="24"/>
          <w:szCs w:val="24"/>
        </w:rPr>
        <w:t>d</w:t>
      </w:r>
      <w:r w:rsidR="0089076C" w:rsidRPr="00DB015B">
        <w:rPr>
          <w:rFonts w:ascii="Arial" w:hAnsi="Arial" w:cs="Arial"/>
          <w:sz w:val="24"/>
          <w:szCs w:val="24"/>
        </w:rPr>
        <w:t>e</w:t>
      </w:r>
      <w:r>
        <w:rPr>
          <w:rFonts w:ascii="Arial" w:hAnsi="Arial" w:cs="Arial"/>
          <w:sz w:val="24"/>
          <w:szCs w:val="24"/>
        </w:rPr>
        <w:t>l</w:t>
      </w:r>
      <w:r w:rsidR="0089076C" w:rsidRPr="00DB015B">
        <w:rPr>
          <w:rFonts w:ascii="Arial" w:hAnsi="Arial" w:cs="Arial"/>
          <w:sz w:val="24"/>
          <w:szCs w:val="24"/>
        </w:rPr>
        <w:t xml:space="preserve"> vehículo</w:t>
      </w:r>
      <w:r>
        <w:rPr>
          <w:rFonts w:ascii="Arial" w:hAnsi="Arial" w:cs="Arial"/>
          <w:sz w:val="24"/>
          <w:szCs w:val="24"/>
        </w:rPr>
        <w:t xml:space="preserve"> que tiene</w:t>
      </w:r>
      <w:r w:rsidR="0089076C" w:rsidRPr="00DB015B">
        <w:rPr>
          <w:rFonts w:ascii="Arial" w:hAnsi="Arial" w:cs="Arial"/>
          <w:sz w:val="24"/>
          <w:szCs w:val="24"/>
        </w:rPr>
        <w:t xml:space="preserve"> adelante para continuar con su marcha,</w:t>
      </w:r>
      <w:r>
        <w:rPr>
          <w:rFonts w:ascii="Arial" w:hAnsi="Arial" w:cs="Arial"/>
          <w:sz w:val="24"/>
          <w:szCs w:val="24"/>
        </w:rPr>
        <w:t xml:space="preserve"> y que se puede tener </w:t>
      </w:r>
      <w:r w:rsidR="0089076C" w:rsidRPr="00DB015B">
        <w:rPr>
          <w:rFonts w:ascii="Arial" w:hAnsi="Arial" w:cs="Arial"/>
          <w:sz w:val="24"/>
          <w:szCs w:val="24"/>
        </w:rPr>
        <w:t xml:space="preserve"> “obstáculos”</w:t>
      </w:r>
      <w:ins w:id="176" w:author="Felipe C." w:date="2015-03-02T17:35:00Z">
        <w:r w:rsidR="0025418B">
          <w:rPr>
            <w:rFonts w:ascii="Arial" w:hAnsi="Arial" w:cs="Arial"/>
            <w:sz w:val="24"/>
            <w:szCs w:val="24"/>
          </w:rPr>
          <w:t>,</w:t>
        </w:r>
      </w:ins>
      <w:r w:rsidR="0089076C" w:rsidRPr="00DB015B">
        <w:rPr>
          <w:rFonts w:ascii="Arial" w:hAnsi="Arial" w:cs="Arial"/>
          <w:sz w:val="24"/>
          <w:szCs w:val="24"/>
        </w:rPr>
        <w:t xml:space="preserve"> los cuales pueden estar por un periodo corto de tiempo</w:t>
      </w:r>
      <w:ins w:id="177" w:author="Felipe C." w:date="2015-03-02T17:35:00Z">
        <w:r w:rsidR="0025418B">
          <w:rPr>
            <w:rFonts w:ascii="Arial" w:hAnsi="Arial" w:cs="Arial"/>
            <w:sz w:val="24"/>
            <w:szCs w:val="24"/>
          </w:rPr>
          <w:t>,</w:t>
        </w:r>
      </w:ins>
      <w:r w:rsidR="0089076C" w:rsidRPr="00DB015B">
        <w:rPr>
          <w:rFonts w:ascii="Arial" w:hAnsi="Arial" w:cs="Arial"/>
          <w:sz w:val="24"/>
          <w:szCs w:val="24"/>
        </w:rPr>
        <w:t xml:space="preserve"> </w:t>
      </w:r>
      <w:r>
        <w:rPr>
          <w:rFonts w:ascii="Arial" w:hAnsi="Arial" w:cs="Arial"/>
          <w:sz w:val="24"/>
          <w:szCs w:val="24"/>
        </w:rPr>
        <w:t>por segundos, como pueden ser topes, zonas con vehículos deteniendo tránsito, señales víales, etc.,</w:t>
      </w:r>
      <w:r w:rsidR="0089076C" w:rsidRPr="00DB015B">
        <w:rPr>
          <w:rFonts w:ascii="Arial" w:hAnsi="Arial" w:cs="Arial"/>
          <w:sz w:val="24"/>
          <w:szCs w:val="24"/>
        </w:rPr>
        <w:t xml:space="preserve"> </w:t>
      </w:r>
      <w:r w:rsidR="00275CE6">
        <w:rPr>
          <w:rFonts w:ascii="Arial" w:hAnsi="Arial" w:cs="Arial"/>
          <w:sz w:val="24"/>
          <w:szCs w:val="24"/>
        </w:rPr>
        <w:t xml:space="preserve">también </w:t>
      </w:r>
      <w:r w:rsidR="004E7731">
        <w:rPr>
          <w:rFonts w:ascii="Arial" w:hAnsi="Arial" w:cs="Arial"/>
          <w:sz w:val="24"/>
          <w:szCs w:val="24"/>
        </w:rPr>
        <w:t>consideraremos</w:t>
      </w:r>
      <w:r w:rsidR="00D8155B">
        <w:rPr>
          <w:rFonts w:ascii="Arial" w:hAnsi="Arial" w:cs="Arial"/>
          <w:sz w:val="24"/>
          <w:szCs w:val="24"/>
        </w:rPr>
        <w:t xml:space="preserve"> “barrera”</w:t>
      </w:r>
      <w:r w:rsidR="004E7731">
        <w:rPr>
          <w:rFonts w:ascii="Arial" w:hAnsi="Arial" w:cs="Arial"/>
          <w:sz w:val="24"/>
          <w:szCs w:val="24"/>
        </w:rPr>
        <w:t xml:space="preserve"> en vías con algún elemento que detenga la circulación por ellas, como espacios ocupados por vehículos estacionados o a</w:t>
      </w:r>
      <w:r w:rsidR="00C408AD">
        <w:rPr>
          <w:rFonts w:ascii="Arial" w:hAnsi="Arial" w:cs="Arial"/>
          <w:sz w:val="24"/>
          <w:szCs w:val="24"/>
        </w:rPr>
        <w:t>lgún desperfecto en la vía o</w:t>
      </w:r>
      <w:r w:rsidR="004E7731">
        <w:rPr>
          <w:rFonts w:ascii="Arial" w:hAnsi="Arial" w:cs="Arial"/>
          <w:sz w:val="24"/>
          <w:szCs w:val="24"/>
        </w:rPr>
        <w:t xml:space="preserve"> accidente</w:t>
      </w:r>
      <w:r w:rsidR="00C408AD">
        <w:rPr>
          <w:rFonts w:ascii="Arial" w:hAnsi="Arial" w:cs="Arial"/>
          <w:sz w:val="24"/>
          <w:szCs w:val="24"/>
        </w:rPr>
        <w:t>.</w:t>
      </w:r>
    </w:p>
    <w:p w14:paraId="3E3D214A" w14:textId="77777777" w:rsidR="00E8172E" w:rsidRDefault="00C408AD" w:rsidP="0089076C">
      <w:pPr>
        <w:jc w:val="both"/>
        <w:rPr>
          <w:rFonts w:ascii="Arial" w:hAnsi="Arial" w:cs="Arial"/>
          <w:sz w:val="24"/>
          <w:szCs w:val="24"/>
        </w:rPr>
      </w:pPr>
      <w:r>
        <w:rPr>
          <w:rFonts w:ascii="Arial" w:hAnsi="Arial" w:cs="Arial"/>
          <w:sz w:val="24"/>
          <w:szCs w:val="24"/>
        </w:rPr>
        <w:t>La calle o calles</w:t>
      </w:r>
      <w:r w:rsidR="00E8172E">
        <w:rPr>
          <w:rFonts w:ascii="Arial" w:hAnsi="Arial" w:cs="Arial"/>
          <w:sz w:val="24"/>
          <w:szCs w:val="24"/>
        </w:rPr>
        <w:t xml:space="preserve"> destino que los vehículos que circulan sobre una calle origen dada pueden tomar, luego de pasar cierta intersección señalizada.</w:t>
      </w:r>
    </w:p>
    <w:p w14:paraId="4A32F98F" w14:textId="77777777" w:rsidR="00E8172E" w:rsidRDefault="00E8172E" w:rsidP="0089076C">
      <w:pPr>
        <w:jc w:val="both"/>
        <w:rPr>
          <w:rFonts w:ascii="Arial" w:hAnsi="Arial" w:cs="Arial"/>
          <w:sz w:val="24"/>
          <w:szCs w:val="24"/>
        </w:rPr>
      </w:pPr>
      <w:r>
        <w:rPr>
          <w:rFonts w:ascii="Arial" w:hAnsi="Arial" w:cs="Arial"/>
          <w:sz w:val="24"/>
          <w:szCs w:val="24"/>
        </w:rPr>
        <w:t xml:space="preserve">Los semáforos sincronizados en un crucero dado únicamente darán paso a vehículos sobrecalles origen indicadas en ese momento impidiendo la circulación de vehículos sobre otras calles </w:t>
      </w:r>
      <w:r w:rsidRPr="0025418B">
        <w:rPr>
          <w:rFonts w:ascii="Arial" w:hAnsi="Arial" w:cs="Arial"/>
          <w:color w:val="FF0000"/>
          <w:sz w:val="24"/>
          <w:szCs w:val="24"/>
          <w:rPrChange w:id="178" w:author="Felipe C." w:date="2015-03-02T17:36:00Z">
            <w:rPr>
              <w:rFonts w:ascii="Arial" w:hAnsi="Arial" w:cs="Arial"/>
              <w:sz w:val="24"/>
              <w:szCs w:val="24"/>
            </w:rPr>
          </w:rPrChange>
        </w:rPr>
        <w:t>viando las calles</w:t>
      </w:r>
      <w:r>
        <w:rPr>
          <w:rFonts w:ascii="Arial" w:hAnsi="Arial" w:cs="Arial"/>
          <w:sz w:val="24"/>
          <w:szCs w:val="24"/>
        </w:rPr>
        <w:t xml:space="preserve"> permitidas, con el tiempo a fin de distribuir el uso del crucero.</w:t>
      </w:r>
    </w:p>
    <w:p w14:paraId="209CCF73" w14:textId="77777777" w:rsidR="00E8172E" w:rsidRDefault="00E8172E" w:rsidP="0089076C">
      <w:pPr>
        <w:jc w:val="both"/>
        <w:rPr>
          <w:rFonts w:ascii="Arial" w:hAnsi="Arial" w:cs="Arial"/>
          <w:sz w:val="24"/>
          <w:szCs w:val="24"/>
        </w:rPr>
      </w:pPr>
      <w:r>
        <w:rPr>
          <w:rFonts w:ascii="Arial" w:hAnsi="Arial" w:cs="Arial"/>
          <w:sz w:val="24"/>
          <w:szCs w:val="24"/>
        </w:rPr>
        <w:t>Nuestro modelo considera los semáforos de esta manera</w:t>
      </w:r>
      <w:r w:rsidR="007B7B97">
        <w:rPr>
          <w:rFonts w:ascii="Arial" w:hAnsi="Arial" w:cs="Arial"/>
          <w:sz w:val="24"/>
          <w:szCs w:val="24"/>
        </w:rPr>
        <w:t xml:space="preserve"> aunque el mecanismo para la sincronización no ha sido implementado.</w:t>
      </w:r>
    </w:p>
    <w:p w14:paraId="3ACF22DA" w14:textId="77777777" w:rsidR="00B547D5" w:rsidRPr="00F52654" w:rsidRDefault="00B547D5" w:rsidP="00B547D5">
      <w:pPr>
        <w:jc w:val="both"/>
        <w:rPr>
          <w:rFonts w:ascii="Arial" w:hAnsi="Arial" w:cs="Arial"/>
          <w:b/>
          <w:sz w:val="24"/>
          <w:szCs w:val="24"/>
        </w:rPr>
      </w:pPr>
      <w:r w:rsidRPr="00F52654">
        <w:rPr>
          <w:rFonts w:ascii="Arial" w:hAnsi="Arial" w:cs="Arial"/>
          <w:b/>
          <w:sz w:val="24"/>
          <w:szCs w:val="24"/>
        </w:rPr>
        <w:t>Comportamiento del conductor</w:t>
      </w:r>
    </w:p>
    <w:p w14:paraId="3778E840" w14:textId="021D7907" w:rsidR="00F52654" w:rsidRDefault="00B547D5" w:rsidP="00B547D5">
      <w:pPr>
        <w:jc w:val="both"/>
        <w:rPr>
          <w:rFonts w:ascii="Arial" w:hAnsi="Arial" w:cs="Arial"/>
          <w:sz w:val="24"/>
          <w:szCs w:val="24"/>
        </w:rPr>
      </w:pPr>
      <w:r w:rsidRPr="00F52654">
        <w:rPr>
          <w:rFonts w:ascii="Arial" w:hAnsi="Arial" w:cs="Arial"/>
          <w:sz w:val="24"/>
          <w:szCs w:val="24"/>
        </w:rPr>
        <w:t>Conside</w:t>
      </w:r>
      <w:r w:rsidR="00F52654" w:rsidRPr="00F52654">
        <w:rPr>
          <w:rFonts w:ascii="Arial" w:hAnsi="Arial" w:cs="Arial"/>
          <w:sz w:val="24"/>
          <w:szCs w:val="24"/>
        </w:rPr>
        <w:t>ramos importante para la model</w:t>
      </w:r>
      <w:r w:rsidRPr="00F52654">
        <w:rPr>
          <w:rFonts w:ascii="Arial" w:hAnsi="Arial" w:cs="Arial"/>
          <w:sz w:val="24"/>
          <w:szCs w:val="24"/>
        </w:rPr>
        <w:t xml:space="preserve">ación el reflejar el comportamiento de los conductores ante diversas situaciones encontradas en las vialidades por las que puedan estar circulando. Esto naturalmente tiene dos componentes: lo que describen las </w:t>
      </w:r>
      <w:r w:rsidRPr="00F52654">
        <w:rPr>
          <w:rFonts w:ascii="Arial" w:hAnsi="Arial" w:cs="Arial"/>
          <w:i/>
          <w:sz w:val="24"/>
          <w:szCs w:val="24"/>
        </w:rPr>
        <w:t>reglas de tránsito</w:t>
      </w:r>
      <w:r w:rsidR="00F52654">
        <w:rPr>
          <w:rFonts w:ascii="Arial" w:hAnsi="Arial" w:cs="Arial"/>
          <w:i/>
          <w:sz w:val="24"/>
          <w:szCs w:val="24"/>
        </w:rPr>
        <w:t xml:space="preserve">, </w:t>
      </w:r>
      <w:r w:rsidR="00F52654">
        <w:rPr>
          <w:rFonts w:ascii="Arial" w:hAnsi="Arial" w:cs="Arial"/>
          <w:sz w:val="24"/>
          <w:szCs w:val="24"/>
        </w:rPr>
        <w:t>como el mantener cierta velocidad, no estacionarse en determinadas vías, mantener la distancia entre veh</w:t>
      </w:r>
      <w:ins w:id="179" w:author="Felipe C." w:date="2015-03-02T17:37:00Z">
        <w:r w:rsidR="00E76685">
          <w:rPr>
            <w:rFonts w:ascii="Arial" w:hAnsi="Arial" w:cs="Arial"/>
            <w:sz w:val="24"/>
            <w:szCs w:val="24"/>
          </w:rPr>
          <w:t>í</w:t>
        </w:r>
      </w:ins>
      <w:del w:id="180" w:author="Felipe C." w:date="2015-03-02T17:37:00Z">
        <w:r w:rsidR="00F52654" w:rsidDel="00E76685">
          <w:rPr>
            <w:rFonts w:ascii="Arial" w:hAnsi="Arial" w:cs="Arial"/>
            <w:sz w:val="24"/>
            <w:szCs w:val="24"/>
          </w:rPr>
          <w:delText>i</w:delText>
        </w:r>
      </w:del>
      <w:r w:rsidR="00F52654">
        <w:rPr>
          <w:rFonts w:ascii="Arial" w:hAnsi="Arial" w:cs="Arial"/>
          <w:sz w:val="24"/>
          <w:szCs w:val="24"/>
        </w:rPr>
        <w:t>culos, atender a las luces del semáforo, no hacer doble fila en zonas escolares,</w:t>
      </w:r>
      <w:ins w:id="181" w:author="Felipe C." w:date="2015-03-02T17:36:00Z">
        <w:r w:rsidR="00E76685">
          <w:rPr>
            <w:rFonts w:ascii="Arial" w:hAnsi="Arial" w:cs="Arial"/>
            <w:sz w:val="24"/>
            <w:szCs w:val="24"/>
          </w:rPr>
          <w:t xml:space="preserve"> </w:t>
        </w:r>
      </w:ins>
      <w:r w:rsidR="00F52654">
        <w:rPr>
          <w:rFonts w:ascii="Arial" w:hAnsi="Arial" w:cs="Arial"/>
          <w:sz w:val="24"/>
          <w:szCs w:val="24"/>
        </w:rPr>
        <w:t>entre otras</w:t>
      </w:r>
      <w:r w:rsidRPr="00F52654">
        <w:rPr>
          <w:rFonts w:ascii="Arial" w:hAnsi="Arial" w:cs="Arial"/>
          <w:sz w:val="24"/>
          <w:szCs w:val="24"/>
        </w:rPr>
        <w:t xml:space="preserve">, y lo que el conductor </w:t>
      </w:r>
      <w:r w:rsidRPr="00F52654">
        <w:rPr>
          <w:rFonts w:ascii="Arial" w:hAnsi="Arial" w:cs="Arial"/>
          <w:i/>
          <w:sz w:val="24"/>
          <w:szCs w:val="24"/>
        </w:rPr>
        <w:t>realmente pueda realizar</w:t>
      </w:r>
      <w:r w:rsidRPr="00F52654">
        <w:rPr>
          <w:rFonts w:ascii="Arial" w:hAnsi="Arial" w:cs="Arial"/>
          <w:sz w:val="24"/>
          <w:szCs w:val="24"/>
        </w:rPr>
        <w:t>, o cómo el c</w:t>
      </w:r>
      <w:r w:rsidR="00F52654">
        <w:rPr>
          <w:rFonts w:ascii="Arial" w:hAnsi="Arial" w:cs="Arial"/>
          <w:sz w:val="24"/>
          <w:szCs w:val="24"/>
        </w:rPr>
        <w:t>onductor interpreta las reglas</w:t>
      </w:r>
      <w:r w:rsidR="00BF61BC">
        <w:rPr>
          <w:rFonts w:ascii="Arial" w:hAnsi="Arial" w:cs="Arial"/>
          <w:sz w:val="24"/>
          <w:szCs w:val="24"/>
        </w:rPr>
        <w:t>.</w:t>
      </w:r>
      <w:r w:rsidR="00F52654">
        <w:rPr>
          <w:rFonts w:ascii="Arial" w:hAnsi="Arial" w:cs="Arial"/>
          <w:sz w:val="24"/>
          <w:szCs w:val="24"/>
        </w:rPr>
        <w:t xml:space="preserve"> </w:t>
      </w:r>
    </w:p>
    <w:p w14:paraId="3472BE09" w14:textId="77777777" w:rsidR="00B36E4A" w:rsidRPr="00F52654" w:rsidRDefault="00B36E4A" w:rsidP="00B547D5">
      <w:pPr>
        <w:jc w:val="both"/>
        <w:rPr>
          <w:rFonts w:ascii="Arial" w:hAnsi="Arial" w:cs="Arial"/>
          <w:sz w:val="24"/>
          <w:szCs w:val="24"/>
        </w:rPr>
      </w:pPr>
    </w:p>
    <w:p w14:paraId="30F1307E" w14:textId="77777777" w:rsidR="00B547D5" w:rsidRPr="00F52654" w:rsidRDefault="00B36E4A" w:rsidP="00B547D5">
      <w:pPr>
        <w:jc w:val="both"/>
        <w:rPr>
          <w:rFonts w:ascii="Arial" w:hAnsi="Arial" w:cs="Arial"/>
          <w:b/>
          <w:sz w:val="24"/>
          <w:szCs w:val="24"/>
        </w:rPr>
      </w:pPr>
      <w:r>
        <w:rPr>
          <w:rFonts w:ascii="Arial" w:hAnsi="Arial" w:cs="Arial"/>
          <w:b/>
          <w:sz w:val="24"/>
          <w:szCs w:val="24"/>
        </w:rPr>
        <w:t>Comportamientos G</w:t>
      </w:r>
      <w:r w:rsidR="00B547D5" w:rsidRPr="00F52654">
        <w:rPr>
          <w:rFonts w:ascii="Arial" w:hAnsi="Arial" w:cs="Arial"/>
          <w:b/>
          <w:sz w:val="24"/>
          <w:szCs w:val="24"/>
        </w:rPr>
        <w:t>enerales</w:t>
      </w:r>
    </w:p>
    <w:p w14:paraId="2FDE27B8" w14:textId="77777777" w:rsidR="00B547D5" w:rsidRPr="00F52654" w:rsidRDefault="00B547D5" w:rsidP="00B547D5">
      <w:pPr>
        <w:jc w:val="both"/>
        <w:rPr>
          <w:rFonts w:ascii="Arial" w:hAnsi="Arial" w:cs="Arial"/>
          <w:sz w:val="24"/>
          <w:szCs w:val="24"/>
        </w:rPr>
      </w:pPr>
      <w:r w:rsidRPr="00F52654">
        <w:rPr>
          <w:rFonts w:ascii="Arial" w:hAnsi="Arial" w:cs="Arial"/>
          <w:sz w:val="24"/>
          <w:szCs w:val="24"/>
        </w:rPr>
        <w:t>En general en ciudades como la nuestra, se pueden encontrar los siguientes comportamientos:</w:t>
      </w:r>
    </w:p>
    <w:p w14:paraId="78A67E6E" w14:textId="3FB8B8EA"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se detienen o estacionan en lugares no destinados para ello, ocasionando una reducción de carriles para la circulación</w:t>
      </w:r>
      <w:ins w:id="182" w:author="Felipe C." w:date="2015-03-02T17:37:00Z">
        <w:r w:rsidR="00E76685">
          <w:rPr>
            <w:rFonts w:ascii="Arial" w:hAnsi="Arial" w:cs="Arial"/>
            <w:sz w:val="24"/>
            <w:szCs w:val="24"/>
          </w:rPr>
          <w:t>,</w:t>
        </w:r>
      </w:ins>
      <w:r w:rsidRPr="00F52654">
        <w:rPr>
          <w:rFonts w:ascii="Arial" w:hAnsi="Arial" w:cs="Arial"/>
          <w:sz w:val="24"/>
          <w:szCs w:val="24"/>
        </w:rPr>
        <w:t xml:space="preserve"> ya sea por corto o por largo tiempo.</w:t>
      </w:r>
    </w:p>
    <w:p w14:paraId="264D31D5"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cambian frecuente o bruscamente de carril de circulación</w:t>
      </w:r>
    </w:p>
    <w:p w14:paraId="7A7D7332"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cambian frecuente o bruscamente de velocidad</w:t>
      </w:r>
    </w:p>
    <w:p w14:paraId="39B9358F" w14:textId="2C9ACBC4"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ignoran reglas elementales de tránsito, como señalizar cuando realizará un cambio de carril, para rebasar o porque así lo desean o darán vuelta, o cambian m</w:t>
      </w:r>
      <w:ins w:id="183" w:author="Felipe C." w:date="2015-03-02T17:37:00Z">
        <w:r w:rsidR="00E76685">
          <w:rPr>
            <w:rFonts w:ascii="Arial" w:hAnsi="Arial" w:cs="Arial"/>
            <w:sz w:val="24"/>
            <w:szCs w:val="24"/>
          </w:rPr>
          <w:t>á</w:t>
        </w:r>
      </w:ins>
      <w:del w:id="184" w:author="Felipe C." w:date="2015-03-02T17:37:00Z">
        <w:r w:rsidRPr="00F52654" w:rsidDel="00E76685">
          <w:rPr>
            <w:rFonts w:ascii="Arial" w:hAnsi="Arial" w:cs="Arial"/>
            <w:sz w:val="24"/>
            <w:szCs w:val="24"/>
          </w:rPr>
          <w:delText>a</w:delText>
        </w:r>
      </w:del>
      <w:r w:rsidRPr="00F52654">
        <w:rPr>
          <w:rFonts w:ascii="Arial" w:hAnsi="Arial" w:cs="Arial"/>
          <w:sz w:val="24"/>
          <w:szCs w:val="24"/>
        </w:rPr>
        <w:t>s de un carril a la vez</w:t>
      </w:r>
    </w:p>
    <w:p w14:paraId="1148741C"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mas frecuentemente los de transporte público, se detienen en segundo, tercer o cuarto carril (haya o no vehículos en los primeros), por ejemplo para cargar pasaje, y en ocasiones ocupando mas de un carril con esta acción. No sólo bloqueando las vias para la circulación, sino también arriesgando vidas con ello. Además se detienen sin señalizar y sin apoyarse en ningúna regla escrita.</w:t>
      </w:r>
    </w:p>
    <w:p w14:paraId="239B22C0"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circulan a baja velocidad en carriles de alta velocidad sin razón aparente</w:t>
      </w:r>
    </w:p>
    <w:p w14:paraId="1190EBA8"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frecuentemente rebasan por el lado ilegal (derecho en nuestro caso), quizás apoyado por el punto antes mencionado. Lo cual puede desconcertar y provocar un accidente con quien rebasan o quien viene detrás, o quien entra o se encuentra en la vía por el lado donde se rebasa (peatón u otro vehículo).</w:t>
      </w:r>
    </w:p>
    <w:p w14:paraId="7FAD3F94" w14:textId="4987F81E"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"invaden" parcial, moment</w:t>
      </w:r>
      <w:ins w:id="185" w:author="Felipe C." w:date="2015-03-02T17:38:00Z">
        <w:r w:rsidR="00E76685">
          <w:rPr>
            <w:rFonts w:ascii="Arial" w:hAnsi="Arial" w:cs="Arial"/>
            <w:sz w:val="24"/>
            <w:szCs w:val="24"/>
          </w:rPr>
          <w:t>á</w:t>
        </w:r>
      </w:ins>
      <w:del w:id="186" w:author="Felipe C." w:date="2015-03-02T17:38:00Z">
        <w:r w:rsidRPr="00F52654" w:rsidDel="00E76685">
          <w:rPr>
            <w:rFonts w:ascii="Arial" w:hAnsi="Arial" w:cs="Arial"/>
            <w:sz w:val="24"/>
            <w:szCs w:val="24"/>
          </w:rPr>
          <w:delText>a</w:delText>
        </w:r>
      </w:del>
      <w:r w:rsidRPr="00F52654">
        <w:rPr>
          <w:rFonts w:ascii="Arial" w:hAnsi="Arial" w:cs="Arial"/>
          <w:sz w:val="24"/>
          <w:szCs w:val="24"/>
        </w:rPr>
        <w:t>nea y bruscamente un carril contiguo, por lo general para esquivar algún obstáculo u otro vehículo en el carril por donde circulan, sin señalizar y sin importar si viene otro vehículo por el carril que invaden.</w:t>
      </w:r>
    </w:p>
    <w:p w14:paraId="346D0FC5"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no se detienen ante señalización que así se lo indica, ya sea señales fijas, semáforos en amarillo o rojo, agentes de tránsito, barreras que están cayendo (pasos de tren), peatones u otros vehículos.</w:t>
      </w:r>
    </w:p>
    <w:p w14:paraId="5702CDE9"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realizan un rebase con poco espacio libre contra el vehículo que viene detrás en el carril al que invaden.</w:t>
      </w:r>
    </w:p>
    <w:p w14:paraId="21A23937"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manejan hablando por celular o mandando textos.</w:t>
      </w:r>
    </w:p>
    <w:p w14:paraId="6779B717"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no son cordiales y no ceden el paso a peatones u otros vehículos</w:t>
      </w:r>
    </w:p>
    <w:p w14:paraId="4371CB77" w14:textId="7777777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hacen caso omiso del señalamiento de otros vehículos.</w:t>
      </w:r>
    </w:p>
    <w:p w14:paraId="7F977376" w14:textId="00466F8B"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lastRenderedPageBreak/>
        <w:t>Los conductores se detienen después de iniciado un crucero (en el paso de peatones o enmedio del crucero) debido a veh</w:t>
      </w:r>
      <w:ins w:id="187" w:author="Felipe C." w:date="2015-03-02T17:38:00Z">
        <w:r w:rsidR="00E76685">
          <w:rPr>
            <w:rFonts w:ascii="Arial" w:hAnsi="Arial" w:cs="Arial"/>
            <w:sz w:val="24"/>
            <w:szCs w:val="24"/>
          </w:rPr>
          <w:t>í</w:t>
        </w:r>
      </w:ins>
      <w:del w:id="188" w:author="Felipe C." w:date="2015-03-02T17:38:00Z">
        <w:r w:rsidRPr="00F52654" w:rsidDel="00E76685">
          <w:rPr>
            <w:rFonts w:ascii="Arial" w:hAnsi="Arial" w:cs="Arial"/>
            <w:sz w:val="24"/>
            <w:szCs w:val="24"/>
          </w:rPr>
          <w:delText>i</w:delText>
        </w:r>
      </w:del>
      <w:r w:rsidRPr="00F52654">
        <w:rPr>
          <w:rFonts w:ascii="Arial" w:hAnsi="Arial" w:cs="Arial"/>
          <w:sz w:val="24"/>
          <w:szCs w:val="24"/>
        </w:rPr>
        <w:t>culos que ya pasaron el crucero pero detenidos enfrente de ellos</w:t>
      </w:r>
    </w:p>
    <w:p w14:paraId="703570E6" w14:textId="2931D667" w:rsidR="00B547D5" w:rsidRPr="00F52654" w:rsidRDefault="00B547D5" w:rsidP="00F52654">
      <w:pPr>
        <w:pStyle w:val="Prrafodelista"/>
        <w:numPr>
          <w:ilvl w:val="0"/>
          <w:numId w:val="23"/>
        </w:numPr>
        <w:jc w:val="both"/>
        <w:rPr>
          <w:rFonts w:ascii="Arial" w:hAnsi="Arial" w:cs="Arial"/>
          <w:sz w:val="24"/>
          <w:szCs w:val="24"/>
        </w:rPr>
      </w:pPr>
      <w:r w:rsidRPr="00F52654">
        <w:rPr>
          <w:rFonts w:ascii="Arial" w:hAnsi="Arial" w:cs="Arial"/>
          <w:sz w:val="24"/>
          <w:szCs w:val="24"/>
        </w:rPr>
        <w:t>Los conductores realizan "venganzas", esto es, persiguen y presentan un manejo peligroso contra otros conductores que ellos consideran que les ha</w:t>
      </w:r>
      <w:ins w:id="189" w:author="Felipe C." w:date="2015-03-02T17:39:00Z">
        <w:r w:rsidR="00E76685">
          <w:rPr>
            <w:rFonts w:ascii="Arial" w:hAnsi="Arial" w:cs="Arial"/>
            <w:sz w:val="24"/>
            <w:szCs w:val="24"/>
          </w:rPr>
          <w:t>n</w:t>
        </w:r>
      </w:ins>
      <w:r w:rsidRPr="00F52654">
        <w:rPr>
          <w:rFonts w:ascii="Arial" w:hAnsi="Arial" w:cs="Arial"/>
          <w:sz w:val="24"/>
          <w:szCs w:val="24"/>
        </w:rPr>
        <w:t xml:space="preserve"> hecho una ofensa (por ejemplo, casi cualquiera de los comportamientos anteriores).</w:t>
      </w:r>
    </w:p>
    <w:p w14:paraId="4D390B49" w14:textId="77FAFC04" w:rsidR="00BF61BC" w:rsidRPr="00E76685" w:rsidRDefault="00BF61BC" w:rsidP="00B547D5">
      <w:pPr>
        <w:jc w:val="both"/>
        <w:rPr>
          <w:rFonts w:ascii="Arial" w:hAnsi="Arial" w:cs="Arial"/>
          <w:color w:val="FF0000"/>
          <w:sz w:val="24"/>
          <w:szCs w:val="24"/>
          <w:rPrChange w:id="190" w:author="Felipe C." w:date="2015-03-02T17:40:00Z">
            <w:rPr>
              <w:rFonts w:ascii="Arial" w:hAnsi="Arial" w:cs="Arial"/>
              <w:sz w:val="24"/>
              <w:szCs w:val="24"/>
            </w:rPr>
          </w:rPrChange>
        </w:rPr>
      </w:pPr>
      <w:r w:rsidRPr="00E76685">
        <w:rPr>
          <w:rFonts w:ascii="Arial" w:hAnsi="Arial" w:cs="Arial"/>
          <w:color w:val="FF0000"/>
          <w:sz w:val="24"/>
          <w:szCs w:val="24"/>
          <w:rPrChange w:id="191" w:author="Felipe C." w:date="2015-03-02T17:40:00Z">
            <w:rPr>
              <w:rFonts w:ascii="Arial" w:hAnsi="Arial" w:cs="Arial"/>
              <w:sz w:val="24"/>
              <w:szCs w:val="24"/>
            </w:rPr>
          </w:rPrChange>
        </w:rPr>
        <w:t>Consideremos además un mecanismo de comportamiento vahicular basado en metas y tareas. Las metas son listas ordenadas</w:t>
      </w:r>
      <w:r w:rsidR="00EF0C35" w:rsidRPr="00E76685">
        <w:rPr>
          <w:rFonts w:ascii="Arial" w:hAnsi="Arial" w:cs="Arial"/>
          <w:color w:val="FF0000"/>
          <w:sz w:val="24"/>
          <w:szCs w:val="24"/>
          <w:rPrChange w:id="192" w:author="Felipe C." w:date="2015-03-02T17:40:00Z">
            <w:rPr>
              <w:rFonts w:ascii="Arial" w:hAnsi="Arial" w:cs="Arial"/>
              <w:sz w:val="24"/>
              <w:szCs w:val="24"/>
            </w:rPr>
          </w:rPrChange>
        </w:rPr>
        <w:t xml:space="preserve"> de tareas</w:t>
      </w:r>
      <w:ins w:id="193" w:author="Felipe C." w:date="2015-03-02T17:39:00Z">
        <w:r w:rsidR="00E76685" w:rsidRPr="00E76685">
          <w:rPr>
            <w:rFonts w:ascii="Arial" w:hAnsi="Arial" w:cs="Arial"/>
            <w:color w:val="FF0000"/>
            <w:sz w:val="24"/>
            <w:szCs w:val="24"/>
            <w:rPrChange w:id="194" w:author="Felipe C." w:date="2015-03-02T17:40:00Z">
              <w:rPr>
                <w:rFonts w:ascii="Arial" w:hAnsi="Arial" w:cs="Arial"/>
                <w:sz w:val="24"/>
                <w:szCs w:val="24"/>
              </w:rPr>
            </w:rPrChange>
          </w:rPr>
          <w:t>,</w:t>
        </w:r>
      </w:ins>
      <w:r w:rsidR="00EF0C35" w:rsidRPr="00E76685">
        <w:rPr>
          <w:rFonts w:ascii="Arial" w:hAnsi="Arial" w:cs="Arial"/>
          <w:color w:val="FF0000"/>
          <w:sz w:val="24"/>
          <w:szCs w:val="24"/>
          <w:rPrChange w:id="195" w:author="Felipe C." w:date="2015-03-02T17:40:00Z">
            <w:rPr>
              <w:rFonts w:ascii="Arial" w:hAnsi="Arial" w:cs="Arial"/>
              <w:sz w:val="24"/>
              <w:szCs w:val="24"/>
            </w:rPr>
          </w:rPrChange>
        </w:rPr>
        <w:t xml:space="preserve"> de las cuales todas se deben realizar con éxito a fin de que la meta actual se considere cumplida, de lo contrario todas las tareas se realizarán de nuevo, valorando de nuevo su éxito. Cuando una meta se considera cumplida, se saca del listado de metas para el vehículo actual y se procede con la segunda meta. Cuando no hay otra meta por  realizar se saca al vehículo del sistema</w:t>
      </w:r>
      <w:r w:rsidR="008B38AB" w:rsidRPr="00E76685">
        <w:rPr>
          <w:rFonts w:ascii="Arial" w:hAnsi="Arial" w:cs="Arial"/>
          <w:color w:val="FF0000"/>
          <w:sz w:val="24"/>
          <w:szCs w:val="24"/>
          <w:rPrChange w:id="196" w:author="Felipe C." w:date="2015-03-02T17:40:00Z">
            <w:rPr>
              <w:rFonts w:ascii="Arial" w:hAnsi="Arial" w:cs="Arial"/>
              <w:sz w:val="24"/>
              <w:szCs w:val="24"/>
            </w:rPr>
          </w:rPrChange>
        </w:rPr>
        <w:t xml:space="preserve"> (meta “die”).</w:t>
      </w:r>
    </w:p>
    <w:p w14:paraId="2072C05F" w14:textId="77777777" w:rsidR="008B38AB" w:rsidRPr="00E76685" w:rsidRDefault="008B38AB" w:rsidP="00B547D5">
      <w:pPr>
        <w:jc w:val="both"/>
        <w:rPr>
          <w:rFonts w:ascii="Arial" w:hAnsi="Arial" w:cs="Arial"/>
          <w:color w:val="FF0000"/>
          <w:sz w:val="24"/>
          <w:szCs w:val="24"/>
          <w:rPrChange w:id="197" w:author="Felipe C." w:date="2015-03-02T17:40:00Z">
            <w:rPr>
              <w:rFonts w:ascii="Arial" w:hAnsi="Arial" w:cs="Arial"/>
              <w:sz w:val="24"/>
              <w:szCs w:val="24"/>
            </w:rPr>
          </w:rPrChange>
        </w:rPr>
      </w:pPr>
      <w:r w:rsidRPr="00E76685">
        <w:rPr>
          <w:rFonts w:ascii="Arial" w:hAnsi="Arial" w:cs="Arial"/>
          <w:color w:val="FF0000"/>
          <w:sz w:val="24"/>
          <w:szCs w:val="24"/>
          <w:rPrChange w:id="198" w:author="Felipe C." w:date="2015-03-02T17:40:00Z">
            <w:rPr>
              <w:rFonts w:ascii="Arial" w:hAnsi="Arial" w:cs="Arial"/>
              <w:sz w:val="24"/>
              <w:szCs w:val="24"/>
            </w:rPr>
          </w:rPrChange>
        </w:rPr>
        <w:t>La meta actualmente implementada por default es la meta “camaleato” que avanza el vehículo a cierta velocidad “discreta” disminuyéndola ó deteniéndose al encontrar adelante otro vehículo cercano y respetar semáforos e indicadores de obstáculos o barreras y tomar una calle “destino” aleatoriamente al llegar a su crucero.</w:t>
      </w:r>
    </w:p>
    <w:p w14:paraId="6D4AAF9C" w14:textId="77777777" w:rsidR="008B38AB" w:rsidRPr="00E76685" w:rsidRDefault="008B38AB" w:rsidP="00B547D5">
      <w:pPr>
        <w:jc w:val="both"/>
        <w:rPr>
          <w:rFonts w:ascii="Arial" w:hAnsi="Arial" w:cs="Arial"/>
          <w:color w:val="FF0000"/>
          <w:sz w:val="24"/>
          <w:szCs w:val="24"/>
          <w:rPrChange w:id="199" w:author="Felipe C." w:date="2015-03-02T17:40:00Z">
            <w:rPr>
              <w:rFonts w:ascii="Arial" w:hAnsi="Arial" w:cs="Arial"/>
              <w:sz w:val="24"/>
              <w:szCs w:val="24"/>
            </w:rPr>
          </w:rPrChange>
        </w:rPr>
      </w:pPr>
      <w:r w:rsidRPr="00E76685">
        <w:rPr>
          <w:rFonts w:ascii="Arial" w:hAnsi="Arial" w:cs="Arial"/>
          <w:color w:val="FF0000"/>
          <w:sz w:val="24"/>
          <w:szCs w:val="24"/>
          <w:rPrChange w:id="200" w:author="Felipe C." w:date="2015-03-02T17:40:00Z">
            <w:rPr>
              <w:rFonts w:ascii="Arial" w:hAnsi="Arial" w:cs="Arial"/>
              <w:sz w:val="24"/>
              <w:szCs w:val="24"/>
            </w:rPr>
          </w:rPrChange>
        </w:rPr>
        <w:t>Los vehículos surgen de nodos especiales denominados “orígenes” y cumplen con la meta “camaleato” al encontrarse en un nodo especial “destino”.</w:t>
      </w:r>
    </w:p>
    <w:p w14:paraId="653FEF3A" w14:textId="56A2AEA7" w:rsidR="008B38AB" w:rsidRPr="00E76685" w:rsidRDefault="008B38AB" w:rsidP="00B547D5">
      <w:pPr>
        <w:jc w:val="both"/>
        <w:rPr>
          <w:rFonts w:ascii="Arial" w:hAnsi="Arial" w:cs="Arial"/>
          <w:color w:val="FF0000"/>
          <w:sz w:val="24"/>
          <w:szCs w:val="24"/>
          <w:rPrChange w:id="201" w:author="Felipe C." w:date="2015-03-02T17:40:00Z">
            <w:rPr>
              <w:rFonts w:ascii="Arial" w:hAnsi="Arial" w:cs="Arial"/>
              <w:sz w:val="24"/>
              <w:szCs w:val="24"/>
            </w:rPr>
          </w:rPrChange>
        </w:rPr>
      </w:pPr>
      <w:r w:rsidRPr="00E76685">
        <w:rPr>
          <w:rFonts w:ascii="Arial" w:hAnsi="Arial" w:cs="Arial"/>
          <w:color w:val="FF0000"/>
          <w:sz w:val="24"/>
          <w:szCs w:val="24"/>
          <w:rPrChange w:id="202" w:author="Felipe C." w:date="2015-03-02T17:40:00Z">
            <w:rPr>
              <w:rFonts w:ascii="Arial" w:hAnsi="Arial" w:cs="Arial"/>
              <w:sz w:val="24"/>
              <w:szCs w:val="24"/>
            </w:rPr>
          </w:rPrChange>
        </w:rPr>
        <w:t>El programa puede determinar aut</w:t>
      </w:r>
      <w:ins w:id="203" w:author="Felipe C." w:date="2015-03-02T17:39:00Z">
        <w:r w:rsidR="00E76685" w:rsidRPr="00E76685">
          <w:rPr>
            <w:rFonts w:ascii="Arial" w:hAnsi="Arial" w:cs="Arial"/>
            <w:color w:val="FF0000"/>
            <w:sz w:val="24"/>
            <w:szCs w:val="24"/>
            <w:rPrChange w:id="204" w:author="Felipe C." w:date="2015-03-02T17:40:00Z">
              <w:rPr>
                <w:rFonts w:ascii="Arial" w:hAnsi="Arial" w:cs="Arial"/>
                <w:sz w:val="24"/>
                <w:szCs w:val="24"/>
              </w:rPr>
            </w:rPrChange>
          </w:rPr>
          <w:t>o</w:t>
        </w:r>
      </w:ins>
      <w:r w:rsidRPr="00E76685">
        <w:rPr>
          <w:rFonts w:ascii="Arial" w:hAnsi="Arial" w:cs="Arial"/>
          <w:color w:val="FF0000"/>
          <w:sz w:val="24"/>
          <w:szCs w:val="24"/>
          <w:rPrChange w:id="205" w:author="Felipe C." w:date="2015-03-02T17:40:00Z">
            <w:rPr>
              <w:rFonts w:ascii="Arial" w:hAnsi="Arial" w:cs="Arial"/>
              <w:sz w:val="24"/>
              <w:szCs w:val="24"/>
            </w:rPr>
          </w:rPrChange>
        </w:rPr>
        <w:t>m</w:t>
      </w:r>
      <w:ins w:id="206" w:author="Felipe C." w:date="2015-03-02T17:39:00Z">
        <w:r w:rsidR="00E76685" w:rsidRPr="00E76685">
          <w:rPr>
            <w:rFonts w:ascii="Arial" w:hAnsi="Arial" w:cs="Arial"/>
            <w:color w:val="FF0000"/>
            <w:sz w:val="24"/>
            <w:szCs w:val="24"/>
            <w:rPrChange w:id="207" w:author="Felipe C." w:date="2015-03-02T17:40:00Z">
              <w:rPr>
                <w:rFonts w:ascii="Arial" w:hAnsi="Arial" w:cs="Arial"/>
                <w:sz w:val="24"/>
                <w:szCs w:val="24"/>
              </w:rPr>
            </w:rPrChange>
          </w:rPr>
          <w:t>á</w:t>
        </w:r>
      </w:ins>
      <w:del w:id="208" w:author="Felipe C." w:date="2015-03-02T17:39:00Z">
        <w:r w:rsidRPr="00E76685" w:rsidDel="00E76685">
          <w:rPr>
            <w:rFonts w:ascii="Arial" w:hAnsi="Arial" w:cs="Arial"/>
            <w:color w:val="FF0000"/>
            <w:sz w:val="24"/>
            <w:szCs w:val="24"/>
            <w:rPrChange w:id="209" w:author="Felipe C." w:date="2015-03-02T17:40:00Z">
              <w:rPr>
                <w:rFonts w:ascii="Arial" w:hAnsi="Arial" w:cs="Arial"/>
                <w:sz w:val="24"/>
                <w:szCs w:val="24"/>
              </w:rPr>
            </w:rPrChange>
          </w:rPr>
          <w:delText>a</w:delText>
        </w:r>
      </w:del>
      <w:r w:rsidRPr="00E76685">
        <w:rPr>
          <w:rFonts w:ascii="Arial" w:hAnsi="Arial" w:cs="Arial"/>
          <w:color w:val="FF0000"/>
          <w:sz w:val="24"/>
          <w:szCs w:val="24"/>
          <w:rPrChange w:id="210" w:author="Felipe C." w:date="2015-03-02T17:40:00Z">
            <w:rPr>
              <w:rFonts w:ascii="Arial" w:hAnsi="Arial" w:cs="Arial"/>
              <w:sz w:val="24"/>
              <w:szCs w:val="24"/>
            </w:rPr>
          </w:rPrChange>
        </w:rPr>
        <w:t>ticamente nodos “origen” (aquellos a los que no le llegue una calle)</w:t>
      </w:r>
      <w:r w:rsidR="00121DDD" w:rsidRPr="00E76685">
        <w:rPr>
          <w:rFonts w:ascii="Arial" w:hAnsi="Arial" w:cs="Arial"/>
          <w:color w:val="FF0000"/>
          <w:sz w:val="24"/>
          <w:szCs w:val="24"/>
          <w:rPrChange w:id="211" w:author="Felipe C." w:date="2015-03-02T17:40:00Z">
            <w:rPr>
              <w:rFonts w:ascii="Arial" w:hAnsi="Arial" w:cs="Arial"/>
              <w:sz w:val="24"/>
              <w:szCs w:val="24"/>
            </w:rPr>
          </w:rPrChange>
        </w:rPr>
        <w:t xml:space="preserve"> o nodos “destino” (aquellos de los que no sur</w:t>
      </w:r>
      <w:ins w:id="212" w:author="Felipe C." w:date="2015-03-02T17:39:00Z">
        <w:r w:rsidR="00E76685" w:rsidRPr="00E76685">
          <w:rPr>
            <w:rFonts w:ascii="Arial" w:hAnsi="Arial" w:cs="Arial"/>
            <w:color w:val="FF0000"/>
            <w:sz w:val="24"/>
            <w:szCs w:val="24"/>
            <w:rPrChange w:id="213" w:author="Felipe C." w:date="2015-03-02T17:40:00Z">
              <w:rPr>
                <w:rFonts w:ascii="Arial" w:hAnsi="Arial" w:cs="Arial"/>
                <w:sz w:val="24"/>
                <w:szCs w:val="24"/>
              </w:rPr>
            </w:rPrChange>
          </w:rPr>
          <w:t>j</w:t>
        </w:r>
      </w:ins>
      <w:del w:id="214" w:author="Felipe C." w:date="2015-03-02T17:39:00Z">
        <w:r w:rsidR="00121DDD" w:rsidRPr="00E76685" w:rsidDel="00E76685">
          <w:rPr>
            <w:rFonts w:ascii="Arial" w:hAnsi="Arial" w:cs="Arial"/>
            <w:color w:val="FF0000"/>
            <w:sz w:val="24"/>
            <w:szCs w:val="24"/>
            <w:rPrChange w:id="215" w:author="Felipe C." w:date="2015-03-02T17:40:00Z">
              <w:rPr>
                <w:rFonts w:ascii="Arial" w:hAnsi="Arial" w:cs="Arial"/>
                <w:sz w:val="24"/>
                <w:szCs w:val="24"/>
              </w:rPr>
            </w:rPrChange>
          </w:rPr>
          <w:delText>g</w:delText>
        </w:r>
      </w:del>
      <w:r w:rsidR="00121DDD" w:rsidRPr="00E76685">
        <w:rPr>
          <w:rFonts w:ascii="Arial" w:hAnsi="Arial" w:cs="Arial"/>
          <w:color w:val="FF0000"/>
          <w:sz w:val="24"/>
          <w:szCs w:val="24"/>
          <w:rPrChange w:id="216" w:author="Felipe C." w:date="2015-03-02T17:40:00Z">
            <w:rPr>
              <w:rFonts w:ascii="Arial" w:hAnsi="Arial" w:cs="Arial"/>
              <w:sz w:val="24"/>
              <w:szCs w:val="24"/>
            </w:rPr>
          </w:rPrChange>
        </w:rPr>
        <w:t xml:space="preserve">a una calle). Tambien se pueden designar nodos “origen” y “destino” de forma manual por el usuario. </w:t>
      </w:r>
      <w:ins w:id="217" w:author="Felipe C." w:date="2015-03-02T17:40:00Z">
        <w:r w:rsidR="00E76685">
          <w:rPr>
            <w:rFonts w:ascii="Arial" w:hAnsi="Arial" w:cs="Arial"/>
            <w:color w:val="FF0000"/>
            <w:sz w:val="24"/>
            <w:szCs w:val="24"/>
          </w:rPr>
          <w:t>(esto no va aquí)</w:t>
        </w:r>
      </w:ins>
    </w:p>
    <w:p w14:paraId="60C97223" w14:textId="77777777" w:rsidR="00B547D5" w:rsidRPr="00BF61BC" w:rsidRDefault="00B547D5" w:rsidP="00B547D5">
      <w:pPr>
        <w:jc w:val="both"/>
        <w:rPr>
          <w:rFonts w:ascii="Arial" w:hAnsi="Arial" w:cs="Arial"/>
          <w:b/>
          <w:sz w:val="24"/>
          <w:szCs w:val="24"/>
        </w:rPr>
      </w:pPr>
      <w:r w:rsidRPr="00BF61BC">
        <w:rPr>
          <w:rFonts w:ascii="Arial" w:hAnsi="Arial" w:cs="Arial"/>
          <w:b/>
          <w:sz w:val="24"/>
          <w:szCs w:val="24"/>
        </w:rPr>
        <w:t xml:space="preserve">Comportamiento en </w:t>
      </w:r>
      <w:r w:rsidR="00BF61BC" w:rsidRPr="00BF61BC">
        <w:rPr>
          <w:rFonts w:ascii="Arial" w:hAnsi="Arial" w:cs="Arial"/>
          <w:b/>
          <w:sz w:val="24"/>
          <w:szCs w:val="24"/>
        </w:rPr>
        <w:t>G</w:t>
      </w:r>
      <w:r w:rsidRPr="00BF61BC">
        <w:rPr>
          <w:rFonts w:ascii="Arial" w:hAnsi="Arial" w:cs="Arial"/>
          <w:b/>
          <w:sz w:val="24"/>
          <w:szCs w:val="24"/>
        </w:rPr>
        <w:t>lorietas</w:t>
      </w:r>
    </w:p>
    <w:p w14:paraId="2B2CA266" w14:textId="77777777" w:rsidR="0089076C" w:rsidRDefault="0089076C" w:rsidP="0089076C">
      <w:pPr>
        <w:jc w:val="both"/>
        <w:rPr>
          <w:rFonts w:ascii="Arial" w:hAnsi="Arial" w:cs="Arial"/>
          <w:sz w:val="24"/>
          <w:szCs w:val="24"/>
        </w:rPr>
      </w:pPr>
      <w:r w:rsidRPr="0089076C">
        <w:rPr>
          <w:rFonts w:ascii="Arial" w:hAnsi="Arial" w:cs="Arial"/>
          <w:sz w:val="24"/>
          <w:szCs w:val="24"/>
        </w:rPr>
        <w:t>Construcción vial diseñada para facilitar los cruces de caminos y reducir el peligro de accidentes, las glorietas deben rodearse en sentido anti horario, una glorieta se ve afectada cuando.</w:t>
      </w:r>
    </w:p>
    <w:p w14:paraId="6A5EFC4B" w14:textId="77777777" w:rsidR="00C340CD" w:rsidRDefault="00C340CD" w:rsidP="0089076C">
      <w:pPr>
        <w:jc w:val="both"/>
        <w:rPr>
          <w:rFonts w:ascii="Arial" w:hAnsi="Arial" w:cs="Arial"/>
          <w:sz w:val="24"/>
          <w:szCs w:val="24"/>
        </w:rPr>
      </w:pPr>
      <w:r>
        <w:rPr>
          <w:rFonts w:ascii="Arial" w:hAnsi="Arial" w:cs="Arial"/>
          <w:sz w:val="24"/>
          <w:szCs w:val="24"/>
        </w:rPr>
        <w:t>Los carriles de las mismas deben contar con un ancho de 3.5 metros en cada uno de los puntos, la circulación debe ser como ya se menciono al contrario de las manecillas del reloj y contar con el espacio designado para cambiar de carril y maniobrar en las salidas.</w:t>
      </w:r>
    </w:p>
    <w:p w14:paraId="5901AFE6" w14:textId="77777777" w:rsidR="00C340CD" w:rsidRDefault="00C340CD" w:rsidP="0089076C">
      <w:pPr>
        <w:jc w:val="both"/>
        <w:rPr>
          <w:rFonts w:ascii="Arial" w:hAnsi="Arial" w:cs="Arial"/>
          <w:sz w:val="24"/>
          <w:szCs w:val="24"/>
        </w:rPr>
      </w:pPr>
      <w:r>
        <w:rPr>
          <w:rFonts w:ascii="Arial" w:hAnsi="Arial" w:cs="Arial"/>
          <w:sz w:val="24"/>
          <w:szCs w:val="24"/>
        </w:rPr>
        <w:lastRenderedPageBreak/>
        <w:t>En las entradas como en las salidas la preferencia la tiene el que esta dentro de la glorieta ya que es el que tiene la velocidad en circulación y debe continura con ella hasta que encuentre la salida que requiere, tiene prioridad sobre el que entra.</w:t>
      </w:r>
    </w:p>
    <w:p w14:paraId="30C5DE8D" w14:textId="37FA06BA" w:rsidR="00C340CD" w:rsidRPr="0089076C" w:rsidRDefault="004E4BC8" w:rsidP="0089076C">
      <w:pPr>
        <w:jc w:val="both"/>
        <w:rPr>
          <w:rFonts w:ascii="Arial" w:hAnsi="Arial" w:cs="Arial"/>
          <w:sz w:val="24"/>
          <w:szCs w:val="24"/>
        </w:rPr>
      </w:pPr>
      <w:r>
        <w:rPr>
          <w:rFonts w:ascii="Arial" w:hAnsi="Arial" w:cs="Arial"/>
          <w:sz w:val="24"/>
          <w:szCs w:val="24"/>
        </w:rPr>
        <w:t>Si se encuentra lloviendo</w:t>
      </w:r>
      <w:r w:rsidR="00C340CD">
        <w:rPr>
          <w:rFonts w:ascii="Arial" w:hAnsi="Arial" w:cs="Arial"/>
          <w:sz w:val="24"/>
          <w:szCs w:val="24"/>
        </w:rPr>
        <w:t>, se deberá reducir la velocidad lo suficiente para poder frenar en caso de alguna emergencia, en caso de alguna deficiencia en las condiciones físicas de la vía, se tendrá que circula</w:t>
      </w:r>
      <w:r>
        <w:rPr>
          <w:rFonts w:ascii="Arial" w:hAnsi="Arial" w:cs="Arial"/>
          <w:sz w:val="24"/>
          <w:szCs w:val="24"/>
        </w:rPr>
        <w:t>r con velocidad m</w:t>
      </w:r>
      <w:ins w:id="218" w:author="Felipe C." w:date="2015-03-02T17:41:00Z">
        <w:r w:rsidR="00E76685">
          <w:rPr>
            <w:rFonts w:ascii="Arial" w:hAnsi="Arial" w:cs="Arial"/>
            <w:sz w:val="24"/>
            <w:szCs w:val="24"/>
          </w:rPr>
          <w:t>í</w:t>
        </w:r>
      </w:ins>
      <w:del w:id="219" w:author="Felipe C." w:date="2015-03-02T17:41:00Z">
        <w:r w:rsidDel="00E76685">
          <w:rPr>
            <w:rFonts w:ascii="Arial" w:hAnsi="Arial" w:cs="Arial"/>
            <w:sz w:val="24"/>
            <w:szCs w:val="24"/>
          </w:rPr>
          <w:delText>i</w:delText>
        </w:r>
      </w:del>
      <w:r>
        <w:rPr>
          <w:rFonts w:ascii="Arial" w:hAnsi="Arial" w:cs="Arial"/>
          <w:sz w:val="24"/>
          <w:szCs w:val="24"/>
        </w:rPr>
        <w:t>nima (20 Km/h</w:t>
      </w:r>
      <w:r w:rsidR="00C340CD">
        <w:rPr>
          <w:rFonts w:ascii="Arial" w:hAnsi="Arial" w:cs="Arial"/>
          <w:sz w:val="24"/>
          <w:szCs w:val="24"/>
        </w:rPr>
        <w:t>)</w:t>
      </w:r>
      <w:r w:rsidR="00670634">
        <w:rPr>
          <w:rFonts w:ascii="Arial" w:hAnsi="Arial" w:cs="Arial"/>
          <w:sz w:val="24"/>
          <w:szCs w:val="24"/>
        </w:rPr>
        <w:t xml:space="preserve"> esto permitirá </w:t>
      </w:r>
      <w:ins w:id="220" w:author="Felipe C." w:date="2015-03-02T17:41:00Z">
        <w:r w:rsidR="00E76685">
          <w:rPr>
            <w:rFonts w:ascii="Arial" w:hAnsi="Arial" w:cs="Arial"/>
            <w:sz w:val="24"/>
            <w:szCs w:val="24"/>
          </w:rPr>
          <w:t xml:space="preserve">un </w:t>
        </w:r>
      </w:ins>
      <w:r w:rsidR="00670634">
        <w:rPr>
          <w:rFonts w:ascii="Arial" w:hAnsi="Arial" w:cs="Arial"/>
          <w:sz w:val="24"/>
          <w:szCs w:val="24"/>
        </w:rPr>
        <w:t xml:space="preserve">frenado de reacción </w:t>
      </w:r>
      <w:ins w:id="221" w:author="Felipe C." w:date="2015-03-02T17:41:00Z">
        <w:r w:rsidR="00E76685">
          <w:rPr>
            <w:rFonts w:ascii="Arial" w:hAnsi="Arial" w:cs="Arial"/>
            <w:sz w:val="24"/>
            <w:szCs w:val="24"/>
          </w:rPr>
          <w:t>o</w:t>
        </w:r>
      </w:ins>
      <w:del w:id="222" w:author="Felipe C." w:date="2015-03-02T17:41:00Z">
        <w:r w:rsidR="00670634" w:rsidDel="00E76685">
          <w:rPr>
            <w:rFonts w:ascii="Arial" w:hAnsi="Arial" w:cs="Arial"/>
            <w:sz w:val="24"/>
            <w:szCs w:val="24"/>
          </w:rPr>
          <w:delText>a</w:delText>
        </w:r>
      </w:del>
      <w:r w:rsidR="00670634">
        <w:rPr>
          <w:rFonts w:ascii="Arial" w:hAnsi="Arial" w:cs="Arial"/>
          <w:sz w:val="24"/>
          <w:szCs w:val="24"/>
        </w:rPr>
        <w:t>portuna de los demás vehículos.</w:t>
      </w:r>
    </w:p>
    <w:p w14:paraId="31F79274" w14:textId="77777777" w:rsidR="0089076C" w:rsidRPr="00BF61BC" w:rsidRDefault="0089076C" w:rsidP="00BF61BC">
      <w:pPr>
        <w:pStyle w:val="Prrafodelista"/>
        <w:numPr>
          <w:ilvl w:val="0"/>
          <w:numId w:val="25"/>
        </w:numPr>
        <w:jc w:val="both"/>
        <w:rPr>
          <w:rFonts w:ascii="Arial" w:hAnsi="Arial" w:cs="Arial"/>
          <w:sz w:val="24"/>
          <w:szCs w:val="24"/>
        </w:rPr>
      </w:pPr>
      <w:r w:rsidRPr="00BF61BC">
        <w:rPr>
          <w:rFonts w:ascii="Arial" w:hAnsi="Arial" w:cs="Arial"/>
          <w:sz w:val="24"/>
          <w:szCs w:val="24"/>
        </w:rPr>
        <w:t xml:space="preserve">Los vehículos que ya están circulando dentro de la glorieta </w:t>
      </w:r>
      <w:r w:rsidR="004E4BC8" w:rsidRPr="00BF61BC">
        <w:rPr>
          <w:rFonts w:ascii="Arial" w:hAnsi="Arial" w:cs="Arial"/>
          <w:sz w:val="24"/>
          <w:szCs w:val="24"/>
        </w:rPr>
        <w:t xml:space="preserve">en ocasiones </w:t>
      </w:r>
      <w:r w:rsidRPr="00BF61BC">
        <w:rPr>
          <w:rFonts w:ascii="Arial" w:hAnsi="Arial" w:cs="Arial"/>
          <w:sz w:val="24"/>
          <w:szCs w:val="24"/>
        </w:rPr>
        <w:t>buscan salida sin avis</w:t>
      </w:r>
      <w:r w:rsidR="004E4BC8" w:rsidRPr="00BF61BC">
        <w:rPr>
          <w:rFonts w:ascii="Arial" w:hAnsi="Arial" w:cs="Arial"/>
          <w:sz w:val="24"/>
          <w:szCs w:val="24"/>
        </w:rPr>
        <w:t xml:space="preserve">ar, </w:t>
      </w:r>
      <w:r w:rsidRPr="00BF61BC">
        <w:rPr>
          <w:rFonts w:ascii="Arial" w:hAnsi="Arial" w:cs="Arial"/>
          <w:sz w:val="24"/>
          <w:szCs w:val="24"/>
        </w:rPr>
        <w:t>o frenan intempestivamente.</w:t>
      </w:r>
    </w:p>
    <w:p w14:paraId="01BA2DB5" w14:textId="77777777" w:rsidR="00BF61BC" w:rsidRPr="00BF61BC" w:rsidRDefault="0089076C" w:rsidP="00BF61BC">
      <w:pPr>
        <w:pStyle w:val="Prrafodelista"/>
        <w:numPr>
          <w:ilvl w:val="0"/>
          <w:numId w:val="25"/>
        </w:numPr>
        <w:jc w:val="both"/>
        <w:rPr>
          <w:rFonts w:ascii="Arial" w:hAnsi="Arial" w:cs="Arial"/>
          <w:sz w:val="24"/>
          <w:szCs w:val="24"/>
        </w:rPr>
      </w:pPr>
      <w:r w:rsidRPr="00BF61BC">
        <w:rPr>
          <w:rFonts w:ascii="Arial" w:hAnsi="Arial" w:cs="Arial"/>
          <w:sz w:val="24"/>
          <w:szCs w:val="24"/>
        </w:rPr>
        <w:t xml:space="preserve">Las incorporaciones-salidas, </w:t>
      </w:r>
      <w:r w:rsidR="00BF61BC" w:rsidRPr="00BF61BC">
        <w:rPr>
          <w:rFonts w:ascii="Arial" w:hAnsi="Arial" w:cs="Arial"/>
          <w:sz w:val="24"/>
          <w:szCs w:val="24"/>
        </w:rPr>
        <w:t>están muy cerca una de la otra.</w:t>
      </w:r>
    </w:p>
    <w:p w14:paraId="5E7829C1" w14:textId="77777777" w:rsidR="0089076C" w:rsidRPr="00BF61BC" w:rsidRDefault="003B247B" w:rsidP="00BF61BC">
      <w:pPr>
        <w:pStyle w:val="Prrafodelista"/>
        <w:numPr>
          <w:ilvl w:val="0"/>
          <w:numId w:val="24"/>
        </w:numPr>
        <w:jc w:val="both"/>
        <w:rPr>
          <w:rFonts w:ascii="Arial" w:hAnsi="Arial" w:cs="Arial"/>
          <w:sz w:val="24"/>
          <w:szCs w:val="24"/>
        </w:rPr>
      </w:pPr>
      <w:r w:rsidRPr="00BF61BC">
        <w:rPr>
          <w:rFonts w:ascii="Arial" w:hAnsi="Arial" w:cs="Arial"/>
          <w:sz w:val="24"/>
          <w:szCs w:val="24"/>
        </w:rPr>
        <w:t>Hay vehículos</w:t>
      </w:r>
      <w:r w:rsidR="0089076C" w:rsidRPr="00BF61BC">
        <w:rPr>
          <w:rFonts w:ascii="Arial" w:hAnsi="Arial" w:cs="Arial"/>
          <w:sz w:val="24"/>
          <w:szCs w:val="24"/>
        </w:rPr>
        <w:t xml:space="preserve"> que se detienen antes de las salidas o en ellas, ocasionando reducción de velocidad en los autos que las van a tomar o que van saliendo.</w:t>
      </w:r>
    </w:p>
    <w:p w14:paraId="42E6C960" w14:textId="0DE0DC8C" w:rsidR="0089076C" w:rsidRPr="00BF61BC" w:rsidRDefault="003B247B" w:rsidP="00BF61BC">
      <w:pPr>
        <w:pStyle w:val="Prrafodelista"/>
        <w:numPr>
          <w:ilvl w:val="0"/>
          <w:numId w:val="24"/>
        </w:numPr>
        <w:jc w:val="both"/>
        <w:rPr>
          <w:rFonts w:ascii="Arial" w:hAnsi="Arial" w:cs="Arial"/>
          <w:sz w:val="24"/>
          <w:szCs w:val="24"/>
        </w:rPr>
      </w:pPr>
      <w:r w:rsidRPr="00BF61BC">
        <w:rPr>
          <w:rFonts w:ascii="Arial" w:hAnsi="Arial" w:cs="Arial"/>
          <w:sz w:val="24"/>
          <w:szCs w:val="24"/>
        </w:rPr>
        <w:t>En ocasiones existen</w:t>
      </w:r>
      <w:r w:rsidR="0089076C" w:rsidRPr="00BF61BC">
        <w:rPr>
          <w:rFonts w:ascii="Arial" w:hAnsi="Arial" w:cs="Arial"/>
          <w:sz w:val="24"/>
          <w:szCs w:val="24"/>
        </w:rPr>
        <w:t xml:space="preserve"> malas condiciones en la vía. (Baches, ralladuras en los señalamientos, etc.) Ocasionando retrasos frecuentes por librarlos buscando otros carriles</w:t>
      </w:r>
      <w:ins w:id="223" w:author="Felipe C." w:date="2015-03-02T17:41:00Z">
        <w:r w:rsidR="00E76685">
          <w:rPr>
            <w:rFonts w:ascii="Arial" w:hAnsi="Arial" w:cs="Arial"/>
            <w:sz w:val="24"/>
            <w:szCs w:val="24"/>
          </w:rPr>
          <w:t>,</w:t>
        </w:r>
      </w:ins>
      <w:r w:rsidR="0089076C" w:rsidRPr="00BF61BC">
        <w:rPr>
          <w:rFonts w:ascii="Arial" w:hAnsi="Arial" w:cs="Arial"/>
          <w:sz w:val="24"/>
          <w:szCs w:val="24"/>
        </w:rPr>
        <w:t xml:space="preserve"> afectando la circulación.</w:t>
      </w:r>
    </w:p>
    <w:p w14:paraId="2AC846D0" w14:textId="77777777" w:rsidR="0089076C" w:rsidRPr="00BF61BC" w:rsidRDefault="0089076C" w:rsidP="00BF61BC">
      <w:pPr>
        <w:pStyle w:val="Prrafodelista"/>
        <w:numPr>
          <w:ilvl w:val="0"/>
          <w:numId w:val="24"/>
        </w:numPr>
        <w:jc w:val="both"/>
        <w:rPr>
          <w:rFonts w:ascii="Arial" w:hAnsi="Arial" w:cs="Arial"/>
          <w:sz w:val="24"/>
          <w:szCs w:val="24"/>
        </w:rPr>
      </w:pPr>
      <w:r w:rsidRPr="00BF61BC">
        <w:rPr>
          <w:rFonts w:ascii="Arial" w:hAnsi="Arial" w:cs="Arial"/>
          <w:sz w:val="24"/>
          <w:szCs w:val="24"/>
        </w:rPr>
        <w:t>Existen vehículos que se detienen en la glorieta.</w:t>
      </w:r>
    </w:p>
    <w:p w14:paraId="6051525B" w14:textId="77777777" w:rsidR="003B247B" w:rsidRDefault="0089076C" w:rsidP="0089076C">
      <w:pPr>
        <w:jc w:val="both"/>
        <w:rPr>
          <w:rFonts w:ascii="Arial" w:hAnsi="Arial" w:cs="Arial"/>
          <w:sz w:val="24"/>
          <w:szCs w:val="24"/>
        </w:rPr>
      </w:pPr>
      <w:r w:rsidRPr="003B247B">
        <w:rPr>
          <w:rFonts w:ascii="Arial" w:hAnsi="Arial" w:cs="Arial"/>
          <w:b/>
          <w:sz w:val="24"/>
          <w:szCs w:val="24"/>
        </w:rPr>
        <w:t>Vías de Circulación de alta velocidad</w:t>
      </w:r>
      <w:r w:rsidR="003B247B">
        <w:rPr>
          <w:rFonts w:ascii="Arial" w:hAnsi="Arial" w:cs="Arial"/>
          <w:sz w:val="24"/>
          <w:szCs w:val="24"/>
        </w:rPr>
        <w:t>.</w:t>
      </w:r>
    </w:p>
    <w:p w14:paraId="2AD16120" w14:textId="77777777" w:rsidR="0089076C" w:rsidRPr="0089076C" w:rsidRDefault="0089076C" w:rsidP="0089076C">
      <w:pPr>
        <w:jc w:val="both"/>
        <w:rPr>
          <w:rFonts w:ascii="Arial" w:hAnsi="Arial" w:cs="Arial"/>
          <w:sz w:val="24"/>
          <w:szCs w:val="24"/>
        </w:rPr>
      </w:pPr>
      <w:r w:rsidRPr="0089076C">
        <w:rPr>
          <w:rFonts w:ascii="Arial" w:hAnsi="Arial" w:cs="Arial"/>
          <w:sz w:val="24"/>
          <w:szCs w:val="24"/>
        </w:rPr>
        <w:t>Periférico, o cualquier</w:t>
      </w:r>
      <w:r w:rsidR="003B247B">
        <w:rPr>
          <w:rFonts w:ascii="Arial" w:hAnsi="Arial" w:cs="Arial"/>
          <w:sz w:val="24"/>
          <w:szCs w:val="24"/>
        </w:rPr>
        <w:t xml:space="preserve"> otra</w:t>
      </w:r>
      <w:r w:rsidRPr="0089076C">
        <w:rPr>
          <w:rFonts w:ascii="Arial" w:hAnsi="Arial" w:cs="Arial"/>
          <w:sz w:val="24"/>
          <w:szCs w:val="24"/>
        </w:rPr>
        <w:t xml:space="preserve"> en donde haya más de  dos carriles. En vías de alta velocidad, la circulación se ve afectada cuando:</w:t>
      </w:r>
    </w:p>
    <w:p w14:paraId="3D87C9F7" w14:textId="77777777" w:rsidR="0089076C" w:rsidRPr="0089076C" w:rsidRDefault="0089076C" w:rsidP="0089076C">
      <w:pPr>
        <w:jc w:val="both"/>
        <w:rPr>
          <w:rFonts w:ascii="Arial" w:hAnsi="Arial" w:cs="Arial"/>
          <w:sz w:val="24"/>
          <w:szCs w:val="24"/>
        </w:rPr>
      </w:pPr>
      <w:r w:rsidRPr="0089076C">
        <w:rPr>
          <w:rFonts w:ascii="Arial" w:hAnsi="Arial" w:cs="Arial"/>
          <w:sz w:val="24"/>
          <w:szCs w:val="24"/>
        </w:rPr>
        <w:t>• Los vehículos se detienen en un carril para pasar a otro o para salir o sufren alguna descompostura o imprevisto.</w:t>
      </w:r>
    </w:p>
    <w:p w14:paraId="1D5BCB32" w14:textId="77777777" w:rsidR="0089076C" w:rsidRDefault="0089076C" w:rsidP="0089076C">
      <w:pPr>
        <w:jc w:val="both"/>
        <w:rPr>
          <w:rFonts w:ascii="Arial" w:hAnsi="Arial" w:cs="Arial"/>
          <w:sz w:val="24"/>
          <w:szCs w:val="24"/>
        </w:rPr>
      </w:pPr>
      <w:r w:rsidRPr="0089076C">
        <w:rPr>
          <w:rFonts w:ascii="Arial" w:hAnsi="Arial" w:cs="Arial"/>
          <w:sz w:val="24"/>
          <w:szCs w:val="24"/>
        </w:rPr>
        <w:t>• Se invaden los carriles de alta velocidad por vehículos pesados en carriles de vehículos pequeños.</w:t>
      </w:r>
    </w:p>
    <w:p w14:paraId="658EF50F" w14:textId="77777777" w:rsidR="006B4B22" w:rsidRPr="0089076C" w:rsidRDefault="006B4B22" w:rsidP="0089076C">
      <w:pPr>
        <w:jc w:val="both"/>
        <w:rPr>
          <w:rFonts w:ascii="Arial" w:hAnsi="Arial" w:cs="Arial"/>
          <w:sz w:val="24"/>
          <w:szCs w:val="24"/>
        </w:rPr>
      </w:pPr>
    </w:p>
    <w:p w14:paraId="385C2D9F" w14:textId="77777777" w:rsidR="00A17836" w:rsidRDefault="00A17836" w:rsidP="00921FC9">
      <w:pPr>
        <w:jc w:val="both"/>
        <w:rPr>
          <w:rFonts w:ascii="Arial" w:hAnsi="Arial" w:cs="Arial"/>
          <w:sz w:val="24"/>
          <w:szCs w:val="24"/>
        </w:rPr>
      </w:pPr>
    </w:p>
    <w:p w14:paraId="434EF930" w14:textId="77777777" w:rsidR="00B81188" w:rsidRDefault="00B81188" w:rsidP="00921FC9">
      <w:pPr>
        <w:jc w:val="both"/>
        <w:rPr>
          <w:rFonts w:ascii="Arial" w:hAnsi="Arial" w:cs="Arial"/>
          <w:sz w:val="24"/>
          <w:szCs w:val="24"/>
        </w:rPr>
      </w:pPr>
    </w:p>
    <w:p w14:paraId="47BA8AC4" w14:textId="77777777" w:rsidR="00B81188" w:rsidRDefault="00B81188" w:rsidP="00921FC9">
      <w:pPr>
        <w:jc w:val="both"/>
        <w:rPr>
          <w:rFonts w:ascii="Arial" w:hAnsi="Arial" w:cs="Arial"/>
          <w:sz w:val="24"/>
          <w:szCs w:val="24"/>
        </w:rPr>
      </w:pPr>
    </w:p>
    <w:p w14:paraId="5A6A635C" w14:textId="77777777" w:rsidR="00B81188" w:rsidRDefault="00B81188" w:rsidP="00921FC9">
      <w:pPr>
        <w:jc w:val="both"/>
        <w:rPr>
          <w:rFonts w:ascii="Arial" w:hAnsi="Arial" w:cs="Arial"/>
          <w:sz w:val="24"/>
          <w:szCs w:val="24"/>
        </w:rPr>
      </w:pPr>
    </w:p>
    <w:p w14:paraId="3E729850" w14:textId="77777777" w:rsidR="00BA6E1B" w:rsidRDefault="00BA6E1B" w:rsidP="00921FC9">
      <w:pPr>
        <w:jc w:val="both"/>
        <w:rPr>
          <w:rFonts w:ascii="Arial" w:hAnsi="Arial" w:cs="Arial"/>
          <w:sz w:val="24"/>
          <w:szCs w:val="24"/>
        </w:rPr>
      </w:pPr>
    </w:p>
    <w:p w14:paraId="4D4A1160" w14:textId="77777777" w:rsidR="00BA6E1B" w:rsidRDefault="00BA6E1B" w:rsidP="00921FC9">
      <w:pPr>
        <w:jc w:val="both"/>
        <w:rPr>
          <w:rFonts w:ascii="Arial" w:hAnsi="Arial" w:cs="Arial"/>
          <w:sz w:val="24"/>
          <w:szCs w:val="24"/>
        </w:rPr>
      </w:pPr>
    </w:p>
    <w:p w14:paraId="2D896153" w14:textId="77777777" w:rsidR="000E5B27" w:rsidRDefault="00921FC9" w:rsidP="00921FC9">
      <w:pPr>
        <w:jc w:val="both"/>
        <w:rPr>
          <w:rFonts w:ascii="Arial" w:hAnsi="Arial" w:cs="Arial"/>
          <w:sz w:val="48"/>
          <w:szCs w:val="48"/>
        </w:rPr>
      </w:pPr>
      <w:r w:rsidRPr="000E5B27">
        <w:rPr>
          <w:rFonts w:ascii="Arial" w:hAnsi="Arial" w:cs="Arial"/>
          <w:sz w:val="48"/>
          <w:szCs w:val="48"/>
        </w:rPr>
        <w:lastRenderedPageBreak/>
        <w:t xml:space="preserve">Capítulo 3. </w:t>
      </w:r>
    </w:p>
    <w:p w14:paraId="0A6771A4" w14:textId="77777777" w:rsidR="00921FC9" w:rsidRPr="000E5B27" w:rsidRDefault="0089076C" w:rsidP="00921FC9">
      <w:pPr>
        <w:jc w:val="both"/>
        <w:rPr>
          <w:rFonts w:ascii="Arial" w:hAnsi="Arial" w:cs="Arial"/>
          <w:sz w:val="48"/>
          <w:szCs w:val="48"/>
        </w:rPr>
      </w:pPr>
      <w:r w:rsidRPr="000E5B27">
        <w:rPr>
          <w:rFonts w:ascii="Arial" w:hAnsi="Arial" w:cs="Arial"/>
          <w:sz w:val="48"/>
          <w:szCs w:val="48"/>
        </w:rPr>
        <w:t>Desarrollo del Programa Basado en Agentes con ejemplos.</w:t>
      </w:r>
    </w:p>
    <w:p w14:paraId="3D7F54CE" w14:textId="51CB1C60" w:rsidR="00C05612" w:rsidRDefault="0089076C" w:rsidP="00921FC9">
      <w:pPr>
        <w:jc w:val="both"/>
        <w:rPr>
          <w:rFonts w:ascii="Arial" w:hAnsi="Arial" w:cs="Arial"/>
          <w:sz w:val="24"/>
          <w:szCs w:val="24"/>
        </w:rPr>
      </w:pPr>
      <w:r>
        <w:rPr>
          <w:rFonts w:ascii="Arial" w:hAnsi="Arial" w:cs="Arial"/>
          <w:sz w:val="24"/>
          <w:szCs w:val="24"/>
        </w:rPr>
        <w:t>De acuerdo con el desarrollo de nuestro modelo, hemos presentado el fundamento teórico y lo que observaremos en el desarrollo de nuestro programa, en este capítulo mostraremos la utilización de la herramienta</w:t>
      </w:r>
      <w:ins w:id="224" w:author="Felipe C." w:date="2015-03-02T17:42:00Z">
        <w:r w:rsidR="00F01596">
          <w:rPr>
            <w:rFonts w:ascii="Arial" w:hAnsi="Arial" w:cs="Arial"/>
            <w:sz w:val="24"/>
            <w:szCs w:val="24"/>
          </w:rPr>
          <w:t>,</w:t>
        </w:r>
      </w:ins>
      <w:r>
        <w:rPr>
          <w:rFonts w:ascii="Arial" w:hAnsi="Arial" w:cs="Arial"/>
          <w:sz w:val="24"/>
          <w:szCs w:val="24"/>
        </w:rPr>
        <w:t xml:space="preserve"> así como diferentes ejemplos en los cuales aplicaremos las ventajas del programa.</w:t>
      </w:r>
    </w:p>
    <w:p w14:paraId="58E52D77" w14:textId="77777777" w:rsidR="00921FC9" w:rsidRPr="006B4B22" w:rsidRDefault="00921FC9" w:rsidP="00921FC9">
      <w:pPr>
        <w:jc w:val="both"/>
        <w:rPr>
          <w:rFonts w:ascii="Arial" w:hAnsi="Arial" w:cs="Arial"/>
          <w:b/>
          <w:sz w:val="24"/>
          <w:szCs w:val="24"/>
        </w:rPr>
      </w:pPr>
      <w:r w:rsidRPr="006B4B22">
        <w:rPr>
          <w:rFonts w:ascii="Arial" w:hAnsi="Arial" w:cs="Arial"/>
          <w:b/>
          <w:sz w:val="24"/>
          <w:szCs w:val="24"/>
        </w:rPr>
        <w:t>Diseño</w:t>
      </w:r>
    </w:p>
    <w:p w14:paraId="6B0E04C5" w14:textId="77777777" w:rsidR="009B06A3" w:rsidRDefault="009B06A3" w:rsidP="009B06A3">
      <w:pPr>
        <w:jc w:val="both"/>
        <w:rPr>
          <w:rFonts w:ascii="Arial" w:hAnsi="Arial" w:cs="Arial"/>
          <w:sz w:val="24"/>
          <w:szCs w:val="24"/>
        </w:rPr>
      </w:pPr>
      <w:r w:rsidRPr="009B06A3">
        <w:rPr>
          <w:rFonts w:ascii="Arial" w:hAnsi="Arial" w:cs="Arial"/>
          <w:sz w:val="24"/>
          <w:szCs w:val="24"/>
        </w:rPr>
        <w:t xml:space="preserve">El programa, como ya se ha mencionado, está escrito en Netlogo, y por lo mismo, su interfase está diseñada utilizando los elementos que este provee. </w:t>
      </w:r>
    </w:p>
    <w:p w14:paraId="13D9F1E7" w14:textId="77777777" w:rsidR="009B06A3" w:rsidRPr="009B06A3" w:rsidRDefault="009A0371" w:rsidP="009B06A3">
      <w:pPr>
        <w:jc w:val="both"/>
        <w:rPr>
          <w:rFonts w:ascii="Arial" w:hAnsi="Arial" w:cs="Arial"/>
          <w:sz w:val="24"/>
          <w:szCs w:val="24"/>
        </w:rPr>
      </w:pPr>
      <w:r>
        <w:rPr>
          <w:rFonts w:ascii="Arial" w:hAnsi="Arial" w:cs="Arial"/>
          <w:noProof/>
          <w:sz w:val="24"/>
          <w:szCs w:val="24"/>
          <w:lang w:val="es-ES" w:eastAsia="es-ES"/>
        </w:rPr>
        <w:drawing>
          <wp:inline distT="0" distB="0" distL="0" distR="0" wp14:anchorId="5CEFB682" wp14:editId="73399382">
            <wp:extent cx="5608955" cy="43402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955" cy="4340225"/>
                    </a:xfrm>
                    <a:prstGeom prst="rect">
                      <a:avLst/>
                    </a:prstGeom>
                    <a:noFill/>
                    <a:ln>
                      <a:noFill/>
                    </a:ln>
                  </pic:spPr>
                </pic:pic>
              </a:graphicData>
            </a:graphic>
          </wp:inline>
        </w:drawing>
      </w:r>
    </w:p>
    <w:p w14:paraId="2B21F9F8" w14:textId="77777777" w:rsidR="009B06A3" w:rsidRDefault="009B06A3" w:rsidP="009B06A3">
      <w:pPr>
        <w:jc w:val="both"/>
        <w:rPr>
          <w:rFonts w:ascii="Arial" w:hAnsi="Arial" w:cs="Arial"/>
          <w:sz w:val="24"/>
          <w:szCs w:val="24"/>
        </w:rPr>
      </w:pPr>
      <w:r w:rsidRPr="009B06A3">
        <w:rPr>
          <w:rFonts w:ascii="Arial" w:hAnsi="Arial" w:cs="Arial"/>
          <w:sz w:val="24"/>
          <w:szCs w:val="24"/>
        </w:rPr>
        <w:t xml:space="preserve">Como se puede observar, cuenta con los botones “setup” y “go” que en ese orden, son los primeros que se deben presionar para comenzar a utilizar el programa. </w:t>
      </w:r>
      <w:r w:rsidRPr="009B06A3">
        <w:rPr>
          <w:rFonts w:ascii="Arial" w:hAnsi="Arial" w:cs="Arial"/>
          <w:sz w:val="24"/>
          <w:szCs w:val="24"/>
        </w:rPr>
        <w:lastRenderedPageBreak/>
        <w:t>Cuenta con otros controles y ventanas de datos observados, que se explicarán en la siguiente sección.</w:t>
      </w:r>
    </w:p>
    <w:p w14:paraId="517F6AC5" w14:textId="780C60D8" w:rsidR="00921FC9" w:rsidRPr="00DB3092" w:rsidRDefault="00DB3092" w:rsidP="00921FC9">
      <w:pPr>
        <w:jc w:val="both"/>
        <w:rPr>
          <w:rFonts w:ascii="Arial" w:hAnsi="Arial" w:cs="Arial"/>
          <w:b/>
          <w:sz w:val="24"/>
          <w:szCs w:val="24"/>
        </w:rPr>
      </w:pPr>
      <w:r w:rsidRPr="00DB3092">
        <w:rPr>
          <w:rFonts w:ascii="Arial" w:hAnsi="Arial" w:cs="Arial"/>
          <w:b/>
          <w:sz w:val="24"/>
          <w:szCs w:val="24"/>
        </w:rPr>
        <w:t xml:space="preserve">Descripción </w:t>
      </w:r>
      <w:ins w:id="225" w:author="Felipe C." w:date="2015-03-02T17:42:00Z">
        <w:r w:rsidR="00F01596">
          <w:rPr>
            <w:rFonts w:ascii="Arial" w:hAnsi="Arial" w:cs="Arial"/>
            <w:b/>
            <w:sz w:val="24"/>
            <w:szCs w:val="24"/>
          </w:rPr>
          <w:t>y</w:t>
        </w:r>
      </w:ins>
      <w:r w:rsidRPr="00DB3092">
        <w:rPr>
          <w:rFonts w:ascii="Arial" w:hAnsi="Arial" w:cs="Arial"/>
          <w:b/>
          <w:sz w:val="24"/>
          <w:szCs w:val="24"/>
        </w:rPr>
        <w:t xml:space="preserve"> uso del programa</w:t>
      </w:r>
    </w:p>
    <w:p w14:paraId="202FF2F1" w14:textId="3989711D" w:rsidR="0038201A" w:rsidRDefault="0038201A" w:rsidP="00921FC9">
      <w:pPr>
        <w:jc w:val="both"/>
        <w:rPr>
          <w:rFonts w:ascii="Arial" w:hAnsi="Arial" w:cs="Arial"/>
          <w:sz w:val="24"/>
          <w:szCs w:val="24"/>
        </w:rPr>
      </w:pPr>
      <w:r>
        <w:rPr>
          <w:rFonts w:ascii="Arial" w:hAnsi="Arial" w:cs="Arial"/>
          <w:sz w:val="24"/>
          <w:szCs w:val="24"/>
        </w:rPr>
        <w:t>En este apartado mostraremos la función de cada uno de los elementos con que cuenta nuestro programa</w:t>
      </w:r>
      <w:ins w:id="226" w:author="Felipe C." w:date="2015-03-02T17:42:00Z">
        <w:r w:rsidR="00F01596">
          <w:rPr>
            <w:rFonts w:ascii="Arial" w:hAnsi="Arial" w:cs="Arial"/>
            <w:sz w:val="24"/>
            <w:szCs w:val="24"/>
          </w:rPr>
          <w:t>. E</w:t>
        </w:r>
      </w:ins>
      <w:del w:id="227" w:author="Felipe C." w:date="2015-03-02T17:42:00Z">
        <w:r w:rsidDel="00F01596">
          <w:rPr>
            <w:rFonts w:ascii="Arial" w:hAnsi="Arial" w:cs="Arial"/>
            <w:sz w:val="24"/>
            <w:szCs w:val="24"/>
          </w:rPr>
          <w:delText>, e</w:delText>
        </w:r>
      </w:del>
      <w:r>
        <w:rPr>
          <w:rFonts w:ascii="Arial" w:hAnsi="Arial" w:cs="Arial"/>
          <w:sz w:val="24"/>
          <w:szCs w:val="24"/>
        </w:rPr>
        <w:t xml:space="preserve">s importante ya que lo que se pretende es que además de poder modelar cualquier </w:t>
      </w:r>
      <w:r w:rsidR="00DB3092">
        <w:rPr>
          <w:rFonts w:ascii="Arial" w:hAnsi="Arial" w:cs="Arial"/>
          <w:sz w:val="24"/>
          <w:szCs w:val="24"/>
        </w:rPr>
        <w:t>crucero,</w:t>
      </w:r>
      <w:ins w:id="228" w:author="Felipe C." w:date="2015-03-02T17:43:00Z">
        <w:r w:rsidR="00F01596">
          <w:rPr>
            <w:rFonts w:ascii="Arial" w:hAnsi="Arial" w:cs="Arial"/>
            <w:sz w:val="24"/>
            <w:szCs w:val="24"/>
          </w:rPr>
          <w:t xml:space="preserve"> </w:t>
        </w:r>
      </w:ins>
      <w:r w:rsidR="009B06A3" w:rsidRPr="00F01596">
        <w:rPr>
          <w:rFonts w:ascii="Arial" w:hAnsi="Arial" w:cs="Arial"/>
          <w:strike/>
          <w:sz w:val="24"/>
          <w:szCs w:val="24"/>
          <w:rPrChange w:id="229" w:author="Felipe C." w:date="2015-03-02T17:43:00Z">
            <w:rPr>
              <w:rFonts w:ascii="Arial" w:hAnsi="Arial" w:cs="Arial"/>
              <w:sz w:val="24"/>
              <w:szCs w:val="24"/>
            </w:rPr>
          </w:rPrChange>
        </w:rPr>
        <w:t>esto sea de lo mas sencillo de utilizar,</w:t>
      </w:r>
      <w:r w:rsidR="009B06A3">
        <w:rPr>
          <w:rFonts w:ascii="Arial" w:hAnsi="Arial" w:cs="Arial"/>
          <w:sz w:val="24"/>
          <w:szCs w:val="24"/>
        </w:rPr>
        <w:t xml:space="preserve"> </w:t>
      </w:r>
      <w:r w:rsidR="00DB3092">
        <w:rPr>
          <w:rFonts w:ascii="Arial" w:hAnsi="Arial" w:cs="Arial"/>
          <w:sz w:val="24"/>
          <w:szCs w:val="24"/>
        </w:rPr>
        <w:t xml:space="preserve">glorieta, o elemento de via que implique autos en circulación de la </w:t>
      </w:r>
      <w:r>
        <w:rPr>
          <w:rFonts w:ascii="Arial" w:hAnsi="Arial" w:cs="Arial"/>
          <w:sz w:val="24"/>
          <w:szCs w:val="24"/>
        </w:rPr>
        <w:t>ciudad</w:t>
      </w:r>
      <w:r w:rsidR="00DB3092">
        <w:rPr>
          <w:rFonts w:ascii="Arial" w:hAnsi="Arial" w:cs="Arial"/>
          <w:sz w:val="24"/>
          <w:szCs w:val="24"/>
        </w:rPr>
        <w:t xml:space="preserve"> que sea, puede hacerlo de manera</w:t>
      </w:r>
      <w:r>
        <w:rPr>
          <w:rFonts w:ascii="Arial" w:hAnsi="Arial" w:cs="Arial"/>
          <w:sz w:val="24"/>
          <w:szCs w:val="24"/>
        </w:rPr>
        <w:t xml:space="preserve"> sencill</w:t>
      </w:r>
      <w:r w:rsidR="00DB3092">
        <w:rPr>
          <w:rFonts w:ascii="Arial" w:hAnsi="Arial" w:cs="Arial"/>
          <w:sz w:val="24"/>
          <w:szCs w:val="24"/>
        </w:rPr>
        <w:t>a</w:t>
      </w:r>
      <w:r>
        <w:rPr>
          <w:rFonts w:ascii="Arial" w:hAnsi="Arial" w:cs="Arial"/>
          <w:sz w:val="24"/>
          <w:szCs w:val="24"/>
        </w:rPr>
        <w:t xml:space="preserve"> </w:t>
      </w:r>
      <w:r w:rsidR="00DB3092">
        <w:rPr>
          <w:rFonts w:ascii="Arial" w:hAnsi="Arial" w:cs="Arial"/>
          <w:sz w:val="24"/>
          <w:szCs w:val="24"/>
        </w:rPr>
        <w:t>atendiendo a las instrucciones que aquí se detallan siendo lo</w:t>
      </w:r>
      <w:r>
        <w:rPr>
          <w:rFonts w:ascii="Arial" w:hAnsi="Arial" w:cs="Arial"/>
          <w:sz w:val="24"/>
          <w:szCs w:val="24"/>
        </w:rPr>
        <w:t xml:space="preserve"> más práctico en cuanto a su desarrollo, es decir, se</w:t>
      </w:r>
      <w:r w:rsidR="00DB3092">
        <w:rPr>
          <w:rFonts w:ascii="Arial" w:hAnsi="Arial" w:cs="Arial"/>
          <w:sz w:val="24"/>
          <w:szCs w:val="24"/>
        </w:rPr>
        <w:t xml:space="preserve"> fa</w:t>
      </w:r>
      <w:r>
        <w:rPr>
          <w:rFonts w:ascii="Arial" w:hAnsi="Arial" w:cs="Arial"/>
          <w:sz w:val="24"/>
          <w:szCs w:val="24"/>
        </w:rPr>
        <w:t>cil</w:t>
      </w:r>
      <w:r w:rsidR="00DB3092">
        <w:rPr>
          <w:rFonts w:ascii="Arial" w:hAnsi="Arial" w:cs="Arial"/>
          <w:sz w:val="24"/>
          <w:szCs w:val="24"/>
        </w:rPr>
        <w:t>ita</w:t>
      </w:r>
      <w:r>
        <w:rPr>
          <w:rFonts w:ascii="Arial" w:hAnsi="Arial" w:cs="Arial"/>
          <w:sz w:val="24"/>
          <w:szCs w:val="24"/>
        </w:rPr>
        <w:t xml:space="preserve"> para cualquier persona interesada en algún problema en específico de modelación de tráfico.</w:t>
      </w:r>
    </w:p>
    <w:p w14:paraId="6A87C630" w14:textId="77777777" w:rsidR="00C918E1" w:rsidRDefault="00C918E1" w:rsidP="00921FC9">
      <w:pPr>
        <w:jc w:val="both"/>
        <w:rPr>
          <w:rFonts w:ascii="Arial" w:hAnsi="Arial" w:cs="Arial"/>
          <w:sz w:val="24"/>
          <w:szCs w:val="24"/>
        </w:rPr>
      </w:pPr>
    </w:p>
    <w:tbl>
      <w:tblPr>
        <w:tblStyle w:val="Tablaconcuadrcula"/>
        <w:tblW w:w="9356" w:type="dxa"/>
        <w:tblInd w:w="-34" w:type="dxa"/>
        <w:tblLook w:val="04A0" w:firstRow="1" w:lastRow="0" w:firstColumn="1" w:lastColumn="0" w:noHBand="0" w:noVBand="1"/>
      </w:tblPr>
      <w:tblGrid>
        <w:gridCol w:w="2836"/>
        <w:gridCol w:w="6520"/>
      </w:tblGrid>
      <w:tr w:rsidR="0038201A" w:rsidRPr="00BD141A" w14:paraId="43597359" w14:textId="77777777" w:rsidTr="0038201A">
        <w:tc>
          <w:tcPr>
            <w:tcW w:w="2836" w:type="dxa"/>
            <w:vAlign w:val="center"/>
          </w:tcPr>
          <w:p w14:paraId="75CB19F1" w14:textId="77777777" w:rsidR="00C918E1" w:rsidRDefault="00C918E1" w:rsidP="00DB02A2">
            <w:pPr>
              <w:jc w:val="center"/>
              <w:rPr>
                <w:rFonts w:ascii="Arial" w:hAnsi="Arial" w:cs="Arial"/>
                <w:b/>
                <w:sz w:val="24"/>
                <w:szCs w:val="24"/>
              </w:rPr>
            </w:pPr>
          </w:p>
          <w:p w14:paraId="0BAF3215" w14:textId="77777777" w:rsidR="0038201A" w:rsidRDefault="0038201A" w:rsidP="00DB02A2">
            <w:pPr>
              <w:jc w:val="center"/>
              <w:rPr>
                <w:rFonts w:ascii="Arial" w:hAnsi="Arial" w:cs="Arial"/>
                <w:b/>
                <w:sz w:val="24"/>
                <w:szCs w:val="24"/>
              </w:rPr>
            </w:pPr>
            <w:r w:rsidRPr="00BD141A">
              <w:rPr>
                <w:rFonts w:ascii="Arial" w:hAnsi="Arial" w:cs="Arial"/>
                <w:b/>
                <w:sz w:val="24"/>
                <w:szCs w:val="24"/>
              </w:rPr>
              <w:t>NOMBRE</w:t>
            </w:r>
          </w:p>
          <w:p w14:paraId="5B210919" w14:textId="77777777" w:rsidR="00C918E1" w:rsidRPr="00BD141A" w:rsidRDefault="00C918E1" w:rsidP="00DB02A2">
            <w:pPr>
              <w:jc w:val="center"/>
              <w:rPr>
                <w:rFonts w:ascii="Arial" w:hAnsi="Arial" w:cs="Arial"/>
                <w:b/>
                <w:sz w:val="24"/>
                <w:szCs w:val="24"/>
              </w:rPr>
            </w:pPr>
          </w:p>
        </w:tc>
        <w:tc>
          <w:tcPr>
            <w:tcW w:w="6520" w:type="dxa"/>
          </w:tcPr>
          <w:p w14:paraId="1D66EA23" w14:textId="77777777" w:rsidR="00C918E1" w:rsidRDefault="00C918E1" w:rsidP="009A0371">
            <w:pPr>
              <w:jc w:val="center"/>
              <w:rPr>
                <w:rFonts w:ascii="Arial" w:hAnsi="Arial" w:cs="Arial"/>
                <w:b/>
                <w:sz w:val="24"/>
                <w:szCs w:val="24"/>
              </w:rPr>
            </w:pPr>
          </w:p>
          <w:p w14:paraId="10310354" w14:textId="77777777" w:rsidR="0038201A" w:rsidRPr="00BD141A" w:rsidRDefault="0038201A" w:rsidP="009A0371">
            <w:pPr>
              <w:jc w:val="center"/>
              <w:rPr>
                <w:rFonts w:ascii="Arial" w:hAnsi="Arial" w:cs="Arial"/>
                <w:b/>
                <w:sz w:val="24"/>
                <w:szCs w:val="24"/>
              </w:rPr>
            </w:pPr>
            <w:r w:rsidRPr="00BD141A">
              <w:rPr>
                <w:rFonts w:ascii="Arial" w:hAnsi="Arial" w:cs="Arial"/>
                <w:b/>
                <w:sz w:val="24"/>
                <w:szCs w:val="24"/>
              </w:rPr>
              <w:t>DESCRIPCIÓN</w:t>
            </w:r>
          </w:p>
        </w:tc>
      </w:tr>
      <w:tr w:rsidR="0038201A" w:rsidRPr="00C42303" w14:paraId="7C15523C" w14:textId="77777777" w:rsidTr="0038201A">
        <w:tc>
          <w:tcPr>
            <w:tcW w:w="2836" w:type="dxa"/>
            <w:vAlign w:val="center"/>
          </w:tcPr>
          <w:p w14:paraId="59AB0242" w14:textId="77777777" w:rsidR="0038201A" w:rsidRDefault="0038201A" w:rsidP="00DB02A2">
            <w:pPr>
              <w:jc w:val="center"/>
              <w:rPr>
                <w:rFonts w:ascii="Arial" w:hAnsi="Arial" w:cs="Arial"/>
                <w:sz w:val="24"/>
                <w:szCs w:val="24"/>
              </w:rPr>
            </w:pPr>
            <w:r>
              <w:rPr>
                <w:rFonts w:ascii="Arial" w:hAnsi="Arial" w:cs="Arial"/>
                <w:sz w:val="24"/>
                <w:szCs w:val="24"/>
              </w:rPr>
              <w:t>SETUP</w:t>
            </w:r>
          </w:p>
        </w:tc>
        <w:tc>
          <w:tcPr>
            <w:tcW w:w="6520" w:type="dxa"/>
          </w:tcPr>
          <w:p w14:paraId="10829185" w14:textId="77777777" w:rsidR="0038201A" w:rsidRPr="00C42303" w:rsidRDefault="00A05202" w:rsidP="00DB02A2">
            <w:pPr>
              <w:jc w:val="both"/>
              <w:rPr>
                <w:rFonts w:ascii="Arial" w:hAnsi="Arial" w:cs="Arial"/>
                <w:sz w:val="24"/>
                <w:szCs w:val="24"/>
              </w:rPr>
            </w:pPr>
            <w:r>
              <w:rPr>
                <w:rFonts w:ascii="Arial" w:hAnsi="Arial" w:cs="Arial"/>
                <w:sz w:val="24"/>
                <w:szCs w:val="24"/>
              </w:rPr>
              <w:t>Se inicializán todas las variables que necesite el programa, borra la pantalla y deja todo listo para aceptar un nuevo modelo.</w:t>
            </w:r>
          </w:p>
        </w:tc>
      </w:tr>
      <w:tr w:rsidR="0038201A" w:rsidRPr="00C42303" w14:paraId="752DC6E4" w14:textId="77777777" w:rsidTr="0038201A">
        <w:tc>
          <w:tcPr>
            <w:tcW w:w="2836" w:type="dxa"/>
            <w:vAlign w:val="center"/>
          </w:tcPr>
          <w:p w14:paraId="5900CD78" w14:textId="77777777" w:rsidR="0038201A" w:rsidRPr="00C42303" w:rsidRDefault="0038201A" w:rsidP="00DB02A2">
            <w:pPr>
              <w:jc w:val="center"/>
              <w:rPr>
                <w:rFonts w:ascii="Arial" w:hAnsi="Arial" w:cs="Arial"/>
                <w:sz w:val="24"/>
                <w:szCs w:val="24"/>
              </w:rPr>
            </w:pPr>
            <w:r>
              <w:rPr>
                <w:rFonts w:ascii="Arial" w:hAnsi="Arial" w:cs="Arial"/>
                <w:sz w:val="24"/>
                <w:szCs w:val="24"/>
              </w:rPr>
              <w:t>GO</w:t>
            </w:r>
          </w:p>
        </w:tc>
        <w:tc>
          <w:tcPr>
            <w:tcW w:w="6520" w:type="dxa"/>
          </w:tcPr>
          <w:p w14:paraId="0ED7503C" w14:textId="68C539C1" w:rsidR="0038201A" w:rsidRPr="00C42303" w:rsidRDefault="0070490E" w:rsidP="0070490E">
            <w:pPr>
              <w:jc w:val="both"/>
              <w:rPr>
                <w:rFonts w:ascii="Arial" w:hAnsi="Arial" w:cs="Arial"/>
                <w:sz w:val="24"/>
                <w:szCs w:val="24"/>
              </w:rPr>
            </w:pPr>
            <w:r>
              <w:rPr>
                <w:rFonts w:ascii="Arial" w:hAnsi="Arial" w:cs="Arial"/>
                <w:sz w:val="24"/>
                <w:szCs w:val="24"/>
              </w:rPr>
              <w:t>Permitir las acciones que son controladas con el ratón dentro del espacio del mundo</w:t>
            </w:r>
            <w:r w:rsidR="00833C92">
              <w:rPr>
                <w:rFonts w:ascii="Arial" w:hAnsi="Arial" w:cs="Arial"/>
                <w:sz w:val="24"/>
                <w:szCs w:val="24"/>
              </w:rPr>
              <w:t>, el rect</w:t>
            </w:r>
            <w:ins w:id="230" w:author="Felipe C." w:date="2015-03-02T17:43:00Z">
              <w:r w:rsidR="00F01596">
                <w:rPr>
                  <w:rFonts w:ascii="Arial" w:hAnsi="Arial" w:cs="Arial"/>
                  <w:sz w:val="24"/>
                  <w:szCs w:val="24"/>
                </w:rPr>
                <w:t>á</w:t>
              </w:r>
            </w:ins>
            <w:del w:id="231" w:author="Felipe C." w:date="2015-03-02T17:43:00Z">
              <w:r w:rsidR="00833C92" w:rsidDel="00F01596">
                <w:rPr>
                  <w:rFonts w:ascii="Arial" w:hAnsi="Arial" w:cs="Arial"/>
                  <w:sz w:val="24"/>
                  <w:szCs w:val="24"/>
                </w:rPr>
                <w:delText>a</w:delText>
              </w:r>
            </w:del>
            <w:r w:rsidR="00833C92">
              <w:rPr>
                <w:rFonts w:ascii="Arial" w:hAnsi="Arial" w:cs="Arial"/>
                <w:sz w:val="24"/>
                <w:szCs w:val="24"/>
              </w:rPr>
              <w:t>ngulo negro que es en donde se desarrollan las corridas.</w:t>
            </w:r>
          </w:p>
        </w:tc>
      </w:tr>
      <w:tr w:rsidR="00A05202" w:rsidRPr="00C42303" w14:paraId="6B21111E" w14:textId="77777777" w:rsidTr="0038201A">
        <w:tc>
          <w:tcPr>
            <w:tcW w:w="2836" w:type="dxa"/>
            <w:vAlign w:val="center"/>
          </w:tcPr>
          <w:p w14:paraId="78340266" w14:textId="77777777" w:rsidR="00A05202" w:rsidRDefault="00A05202" w:rsidP="00DB02A2">
            <w:pPr>
              <w:jc w:val="center"/>
              <w:rPr>
                <w:rFonts w:ascii="Arial" w:hAnsi="Arial" w:cs="Arial"/>
                <w:sz w:val="24"/>
                <w:szCs w:val="24"/>
              </w:rPr>
            </w:pPr>
            <w:r>
              <w:rPr>
                <w:rFonts w:ascii="Arial" w:hAnsi="Arial" w:cs="Arial"/>
                <w:sz w:val="24"/>
                <w:szCs w:val="24"/>
              </w:rPr>
              <w:t>LISTA DE ACCIÓN ACTUAL</w:t>
            </w:r>
          </w:p>
        </w:tc>
        <w:tc>
          <w:tcPr>
            <w:tcW w:w="6520" w:type="dxa"/>
          </w:tcPr>
          <w:p w14:paraId="7E4D00B5" w14:textId="77777777" w:rsidR="00A05202" w:rsidRDefault="00D27906" w:rsidP="00DB02A2">
            <w:pPr>
              <w:jc w:val="both"/>
              <w:rPr>
                <w:rFonts w:ascii="Arial" w:hAnsi="Arial" w:cs="Arial"/>
                <w:sz w:val="24"/>
                <w:szCs w:val="24"/>
              </w:rPr>
            </w:pPr>
            <w:r>
              <w:rPr>
                <w:rFonts w:ascii="Arial" w:hAnsi="Arial" w:cs="Arial"/>
                <w:sz w:val="24"/>
                <w:szCs w:val="24"/>
              </w:rPr>
              <w:t>Te indica cual es la acción que esta ejecutando</w:t>
            </w:r>
            <w:r w:rsidR="008E4C68">
              <w:rPr>
                <w:rFonts w:ascii="Arial" w:hAnsi="Arial" w:cs="Arial"/>
                <w:sz w:val="24"/>
                <w:szCs w:val="24"/>
              </w:rPr>
              <w:t xml:space="preserve"> el</w:t>
            </w:r>
            <w:r w:rsidR="00647036">
              <w:rPr>
                <w:rFonts w:ascii="Arial" w:hAnsi="Arial" w:cs="Arial"/>
                <w:sz w:val="24"/>
                <w:szCs w:val="24"/>
              </w:rPr>
              <w:t xml:space="preserve"> </w:t>
            </w:r>
            <w:r w:rsidR="008E4C68">
              <w:rPr>
                <w:rFonts w:ascii="Arial" w:hAnsi="Arial" w:cs="Arial"/>
                <w:sz w:val="24"/>
                <w:szCs w:val="24"/>
              </w:rPr>
              <w:t>ratón en ese momento</w:t>
            </w:r>
            <w:r w:rsidR="009541B4">
              <w:rPr>
                <w:rFonts w:ascii="Arial" w:hAnsi="Arial" w:cs="Arial"/>
                <w:sz w:val="24"/>
                <w:szCs w:val="24"/>
              </w:rPr>
              <w:t>.</w:t>
            </w:r>
          </w:p>
        </w:tc>
      </w:tr>
      <w:tr w:rsidR="00A05202" w:rsidRPr="00C42303" w14:paraId="5372FB74" w14:textId="77777777" w:rsidTr="0038201A">
        <w:tc>
          <w:tcPr>
            <w:tcW w:w="2836" w:type="dxa"/>
            <w:vAlign w:val="center"/>
          </w:tcPr>
          <w:p w14:paraId="6E9AA55B" w14:textId="77777777" w:rsidR="00C918E1" w:rsidRDefault="00C918E1" w:rsidP="00DB02A2">
            <w:pPr>
              <w:jc w:val="center"/>
              <w:rPr>
                <w:rFonts w:ascii="Arial" w:hAnsi="Arial" w:cs="Arial"/>
                <w:sz w:val="24"/>
                <w:szCs w:val="24"/>
              </w:rPr>
            </w:pPr>
          </w:p>
          <w:p w14:paraId="3DC67ED5" w14:textId="77777777" w:rsidR="00A05202" w:rsidRDefault="00A05202" w:rsidP="00DB02A2">
            <w:pPr>
              <w:jc w:val="center"/>
              <w:rPr>
                <w:rFonts w:ascii="Arial" w:hAnsi="Arial" w:cs="Arial"/>
                <w:sz w:val="24"/>
                <w:szCs w:val="24"/>
              </w:rPr>
            </w:pPr>
            <w:r>
              <w:rPr>
                <w:rFonts w:ascii="Arial" w:hAnsi="Arial" w:cs="Arial"/>
                <w:sz w:val="24"/>
                <w:szCs w:val="24"/>
              </w:rPr>
              <w:t>SELECCIÓN</w:t>
            </w:r>
          </w:p>
          <w:p w14:paraId="02FC8514" w14:textId="77777777" w:rsidR="00C918E1" w:rsidRDefault="00C918E1" w:rsidP="00DB02A2">
            <w:pPr>
              <w:jc w:val="center"/>
              <w:rPr>
                <w:rFonts w:ascii="Arial" w:hAnsi="Arial" w:cs="Arial"/>
                <w:sz w:val="24"/>
                <w:szCs w:val="24"/>
              </w:rPr>
            </w:pPr>
          </w:p>
        </w:tc>
        <w:tc>
          <w:tcPr>
            <w:tcW w:w="6520" w:type="dxa"/>
          </w:tcPr>
          <w:p w14:paraId="2C89FF9F" w14:textId="77777777" w:rsidR="00C918E1" w:rsidRDefault="00C918E1" w:rsidP="00DB02A2">
            <w:pPr>
              <w:jc w:val="both"/>
              <w:rPr>
                <w:rFonts w:ascii="Arial" w:hAnsi="Arial" w:cs="Arial"/>
                <w:sz w:val="24"/>
                <w:szCs w:val="24"/>
              </w:rPr>
            </w:pPr>
          </w:p>
          <w:p w14:paraId="452048D0" w14:textId="77777777" w:rsidR="00A05202" w:rsidRDefault="009541B4" w:rsidP="00DB02A2">
            <w:pPr>
              <w:jc w:val="both"/>
              <w:rPr>
                <w:rFonts w:ascii="Arial" w:hAnsi="Arial" w:cs="Arial"/>
                <w:sz w:val="24"/>
                <w:szCs w:val="24"/>
              </w:rPr>
            </w:pPr>
            <w:r>
              <w:rPr>
                <w:rFonts w:ascii="Arial" w:hAnsi="Arial" w:cs="Arial"/>
                <w:sz w:val="24"/>
                <w:szCs w:val="24"/>
              </w:rPr>
              <w:t>Aplica una operación a todos los nodos seleccionados.</w:t>
            </w:r>
          </w:p>
          <w:p w14:paraId="02961A13" w14:textId="77777777" w:rsidR="00C918E1" w:rsidRDefault="00C918E1" w:rsidP="00DB02A2">
            <w:pPr>
              <w:jc w:val="both"/>
              <w:rPr>
                <w:rFonts w:ascii="Arial" w:hAnsi="Arial" w:cs="Arial"/>
                <w:sz w:val="24"/>
                <w:szCs w:val="24"/>
              </w:rPr>
            </w:pPr>
          </w:p>
        </w:tc>
      </w:tr>
      <w:tr w:rsidR="00A05202" w:rsidRPr="00C42303" w14:paraId="06ED3BF6" w14:textId="77777777" w:rsidTr="0038201A">
        <w:tc>
          <w:tcPr>
            <w:tcW w:w="2836" w:type="dxa"/>
            <w:vAlign w:val="center"/>
          </w:tcPr>
          <w:p w14:paraId="7D2585F4" w14:textId="77777777" w:rsidR="00A05202" w:rsidRDefault="00A05202" w:rsidP="00DB02A2">
            <w:pPr>
              <w:jc w:val="center"/>
              <w:rPr>
                <w:rFonts w:ascii="Arial" w:hAnsi="Arial" w:cs="Arial"/>
                <w:sz w:val="24"/>
                <w:szCs w:val="24"/>
              </w:rPr>
            </w:pPr>
            <w:r>
              <w:rPr>
                <w:rFonts w:ascii="Arial" w:hAnsi="Arial" w:cs="Arial"/>
                <w:sz w:val="24"/>
                <w:szCs w:val="24"/>
              </w:rPr>
              <w:t>MENÚ MODELO</w:t>
            </w:r>
          </w:p>
        </w:tc>
        <w:tc>
          <w:tcPr>
            <w:tcW w:w="6520" w:type="dxa"/>
          </w:tcPr>
          <w:p w14:paraId="2390D94E" w14:textId="705705C9" w:rsidR="00A05202" w:rsidRDefault="009541B4" w:rsidP="00DB02A2">
            <w:pPr>
              <w:jc w:val="both"/>
              <w:rPr>
                <w:rFonts w:ascii="Arial" w:hAnsi="Arial" w:cs="Arial"/>
                <w:sz w:val="24"/>
                <w:szCs w:val="24"/>
              </w:rPr>
            </w:pPr>
            <w:r>
              <w:rPr>
                <w:rFonts w:ascii="Arial" w:hAnsi="Arial" w:cs="Arial"/>
                <w:sz w:val="24"/>
                <w:szCs w:val="24"/>
              </w:rPr>
              <w:t xml:space="preserve">Se describen cada una de las operaciones que tiene que ver con la construcción del modelo tales </w:t>
            </w:r>
            <w:r w:rsidR="005E0C08">
              <w:rPr>
                <w:rFonts w:ascii="Arial" w:hAnsi="Arial" w:cs="Arial"/>
                <w:sz w:val="24"/>
                <w:szCs w:val="24"/>
              </w:rPr>
              <w:t>como abrir, guardar, renombrar</w:t>
            </w:r>
            <w:ins w:id="232" w:author="Felipe C." w:date="2015-03-02T17:43:00Z">
              <w:r w:rsidR="00F01596">
                <w:rPr>
                  <w:rFonts w:ascii="Arial" w:hAnsi="Arial" w:cs="Arial"/>
                  <w:sz w:val="24"/>
                  <w:szCs w:val="24"/>
                </w:rPr>
                <w:t>. P</w:t>
              </w:r>
            </w:ins>
            <w:del w:id="233" w:author="Felipe C." w:date="2015-03-02T17:43:00Z">
              <w:r w:rsidDel="00F01596">
                <w:rPr>
                  <w:rFonts w:ascii="Arial" w:hAnsi="Arial" w:cs="Arial"/>
                  <w:sz w:val="24"/>
                  <w:szCs w:val="24"/>
                </w:rPr>
                <w:delText>, p</w:delText>
              </w:r>
            </w:del>
            <w:r>
              <w:rPr>
                <w:rFonts w:ascii="Arial" w:hAnsi="Arial" w:cs="Arial"/>
                <w:sz w:val="24"/>
                <w:szCs w:val="24"/>
              </w:rPr>
              <w:t xml:space="preserve">ermite también importar o descargar imágenes para el fondo y/o guardar una red individual. Por lo general se va a trabajar con modelos completos el cual ya contiene la imagen y la red, sea que abramos un archivo con extensión .tra o guardemos un archivo .tra, si se quiere hacer una modificación al archivo se le da </w:t>
            </w:r>
            <w:ins w:id="234" w:author="Felipe C." w:date="2015-03-02T17:43:00Z">
              <w:r w:rsidR="00F01596">
                <w:rPr>
                  <w:rFonts w:ascii="Arial" w:hAnsi="Arial" w:cs="Arial"/>
                  <w:sz w:val="24"/>
                  <w:szCs w:val="24"/>
                </w:rPr>
                <w:t>“</w:t>
              </w:r>
            </w:ins>
            <w:r>
              <w:rPr>
                <w:rFonts w:ascii="Arial" w:hAnsi="Arial" w:cs="Arial"/>
                <w:sz w:val="24"/>
                <w:szCs w:val="24"/>
              </w:rPr>
              <w:t>Guardar como</w:t>
            </w:r>
            <w:ins w:id="235" w:author="Felipe C." w:date="2015-03-02T17:43:00Z">
              <w:r w:rsidR="00F01596">
                <w:rPr>
                  <w:rFonts w:ascii="Arial" w:hAnsi="Arial" w:cs="Arial"/>
                  <w:sz w:val="24"/>
                  <w:szCs w:val="24"/>
                </w:rPr>
                <w:t>”</w:t>
              </w:r>
            </w:ins>
            <w:r>
              <w:rPr>
                <w:rFonts w:ascii="Arial" w:hAnsi="Arial" w:cs="Arial"/>
                <w:sz w:val="24"/>
                <w:szCs w:val="24"/>
              </w:rPr>
              <w:t xml:space="preserve"> o se Renombra con la extensión .tra</w:t>
            </w:r>
            <w:r w:rsidR="005E0C08">
              <w:rPr>
                <w:rFonts w:ascii="Arial" w:hAnsi="Arial" w:cs="Arial"/>
                <w:sz w:val="24"/>
                <w:szCs w:val="24"/>
              </w:rPr>
              <w:t>. L</w:t>
            </w:r>
            <w:r>
              <w:rPr>
                <w:rFonts w:ascii="Arial" w:hAnsi="Arial" w:cs="Arial"/>
                <w:sz w:val="24"/>
                <w:szCs w:val="24"/>
              </w:rPr>
              <w:t>o de Fondo y Red son operaciones para cargar y guardar el fondo.</w:t>
            </w:r>
          </w:p>
        </w:tc>
      </w:tr>
      <w:tr w:rsidR="00A05202" w:rsidRPr="00C42303" w14:paraId="523EB628" w14:textId="77777777" w:rsidTr="0038201A">
        <w:tc>
          <w:tcPr>
            <w:tcW w:w="2836" w:type="dxa"/>
            <w:vAlign w:val="center"/>
          </w:tcPr>
          <w:p w14:paraId="56220FCD" w14:textId="77777777" w:rsidR="00A05202" w:rsidRDefault="00A05202" w:rsidP="00DB02A2">
            <w:pPr>
              <w:jc w:val="center"/>
              <w:rPr>
                <w:rFonts w:ascii="Arial" w:hAnsi="Arial" w:cs="Arial"/>
                <w:sz w:val="24"/>
                <w:szCs w:val="24"/>
              </w:rPr>
            </w:pPr>
            <w:r>
              <w:rPr>
                <w:rFonts w:ascii="Arial" w:hAnsi="Arial" w:cs="Arial"/>
                <w:sz w:val="24"/>
                <w:szCs w:val="24"/>
              </w:rPr>
              <w:t>MENÚ HERRAMIENTAS</w:t>
            </w:r>
          </w:p>
        </w:tc>
        <w:tc>
          <w:tcPr>
            <w:tcW w:w="6520" w:type="dxa"/>
          </w:tcPr>
          <w:p w14:paraId="73C51797" w14:textId="77777777" w:rsidR="002516B8" w:rsidRDefault="00D3544E" w:rsidP="002516B8">
            <w:pPr>
              <w:jc w:val="both"/>
              <w:rPr>
                <w:rFonts w:ascii="Arial" w:hAnsi="Arial" w:cs="Arial"/>
                <w:sz w:val="24"/>
                <w:szCs w:val="24"/>
              </w:rPr>
            </w:pPr>
            <w:r>
              <w:rPr>
                <w:rFonts w:ascii="Arial" w:hAnsi="Arial" w:cs="Arial"/>
                <w:sz w:val="24"/>
                <w:szCs w:val="24"/>
              </w:rPr>
              <w:t>Operaciones que se pueden Seleccionar con el ratón, luego Editar que te permite detectar orígenes, sincronizar semáforos, acciones de editar con lo que esta seleccionado</w:t>
            </w:r>
            <w:r w:rsidR="002516B8">
              <w:rPr>
                <w:rFonts w:ascii="Arial" w:hAnsi="Arial" w:cs="Arial"/>
                <w:sz w:val="24"/>
                <w:szCs w:val="24"/>
              </w:rPr>
              <w:t xml:space="preserve">, Ver </w:t>
            </w:r>
            <w:r>
              <w:rPr>
                <w:rFonts w:ascii="Arial" w:hAnsi="Arial" w:cs="Arial"/>
                <w:sz w:val="24"/>
                <w:szCs w:val="24"/>
              </w:rPr>
              <w:t xml:space="preserve">permite mostrar u ocultar la red, y </w:t>
            </w:r>
            <w:r w:rsidR="002516B8">
              <w:rPr>
                <w:rFonts w:ascii="Arial" w:hAnsi="Arial" w:cs="Arial"/>
                <w:sz w:val="24"/>
                <w:szCs w:val="24"/>
              </w:rPr>
              <w:t>ajusta tres tamaños de</w:t>
            </w:r>
            <w:r>
              <w:rPr>
                <w:rFonts w:ascii="Arial" w:hAnsi="Arial" w:cs="Arial"/>
                <w:sz w:val="24"/>
                <w:szCs w:val="24"/>
              </w:rPr>
              <w:t xml:space="preserve"> nodos, </w:t>
            </w:r>
            <w:r w:rsidR="002516B8">
              <w:rPr>
                <w:rFonts w:ascii="Arial" w:hAnsi="Arial" w:cs="Arial"/>
                <w:sz w:val="24"/>
                <w:szCs w:val="24"/>
              </w:rPr>
              <w:t xml:space="preserve">en general, son opciones de como </w:t>
            </w:r>
            <w:r w:rsidR="002516B8">
              <w:rPr>
                <w:rFonts w:ascii="Arial" w:hAnsi="Arial" w:cs="Arial"/>
                <w:sz w:val="24"/>
                <w:szCs w:val="24"/>
              </w:rPr>
              <w:lastRenderedPageBreak/>
              <w:t>se ve la red mientras se desarrolla en el fondo.</w:t>
            </w:r>
          </w:p>
          <w:p w14:paraId="6B27002D" w14:textId="77777777" w:rsidR="00A05202" w:rsidRDefault="002516B8" w:rsidP="002516B8">
            <w:pPr>
              <w:jc w:val="both"/>
              <w:rPr>
                <w:rFonts w:ascii="Arial" w:hAnsi="Arial" w:cs="Arial"/>
                <w:sz w:val="24"/>
                <w:szCs w:val="24"/>
              </w:rPr>
            </w:pPr>
            <w:r>
              <w:rPr>
                <w:rFonts w:ascii="Arial" w:hAnsi="Arial" w:cs="Arial"/>
                <w:sz w:val="24"/>
                <w:szCs w:val="24"/>
              </w:rPr>
              <w:t xml:space="preserve"> </w:t>
            </w:r>
          </w:p>
        </w:tc>
      </w:tr>
      <w:tr w:rsidR="00A05202" w:rsidRPr="00C42303" w14:paraId="1D5F6F8A" w14:textId="77777777" w:rsidTr="0038201A">
        <w:tc>
          <w:tcPr>
            <w:tcW w:w="2836" w:type="dxa"/>
            <w:vAlign w:val="center"/>
          </w:tcPr>
          <w:p w14:paraId="4ADF0774" w14:textId="77777777" w:rsidR="00A05202" w:rsidRDefault="00A05202" w:rsidP="00DB02A2">
            <w:pPr>
              <w:jc w:val="center"/>
              <w:rPr>
                <w:rFonts w:ascii="Arial" w:hAnsi="Arial" w:cs="Arial"/>
                <w:sz w:val="24"/>
                <w:szCs w:val="24"/>
              </w:rPr>
            </w:pPr>
            <w:r>
              <w:rPr>
                <w:rFonts w:ascii="Arial" w:hAnsi="Arial" w:cs="Arial"/>
                <w:sz w:val="24"/>
                <w:szCs w:val="24"/>
              </w:rPr>
              <w:lastRenderedPageBreak/>
              <w:t>MENÚ VEHÍCULOS</w:t>
            </w:r>
          </w:p>
        </w:tc>
        <w:tc>
          <w:tcPr>
            <w:tcW w:w="6520" w:type="dxa"/>
          </w:tcPr>
          <w:p w14:paraId="692DCEB2" w14:textId="77777777" w:rsidR="00A05202" w:rsidRDefault="002516B8" w:rsidP="00DB02A2">
            <w:pPr>
              <w:jc w:val="both"/>
              <w:rPr>
                <w:rFonts w:ascii="Arial" w:hAnsi="Arial" w:cs="Arial"/>
                <w:sz w:val="24"/>
                <w:szCs w:val="24"/>
              </w:rPr>
            </w:pPr>
            <w:r>
              <w:rPr>
                <w:rFonts w:ascii="Arial" w:hAnsi="Arial" w:cs="Arial"/>
                <w:sz w:val="24"/>
                <w:szCs w:val="24"/>
              </w:rPr>
              <w:t>Se tiene la opción de encender y apagar el avance de vehículos o borrarlos todos.</w:t>
            </w:r>
          </w:p>
        </w:tc>
      </w:tr>
      <w:tr w:rsidR="00A05202" w:rsidRPr="00C42303" w14:paraId="795965B2" w14:textId="77777777" w:rsidTr="0038201A">
        <w:tc>
          <w:tcPr>
            <w:tcW w:w="2836" w:type="dxa"/>
            <w:vAlign w:val="center"/>
          </w:tcPr>
          <w:p w14:paraId="7146B1AF" w14:textId="77777777" w:rsidR="00A05202" w:rsidRDefault="00A05202" w:rsidP="00DB02A2">
            <w:pPr>
              <w:jc w:val="center"/>
              <w:rPr>
                <w:rFonts w:ascii="Arial" w:hAnsi="Arial" w:cs="Arial"/>
                <w:sz w:val="24"/>
                <w:szCs w:val="24"/>
              </w:rPr>
            </w:pPr>
            <w:r>
              <w:rPr>
                <w:rFonts w:ascii="Arial" w:hAnsi="Arial" w:cs="Arial"/>
                <w:sz w:val="24"/>
                <w:szCs w:val="24"/>
              </w:rPr>
              <w:t xml:space="preserve">PALETA </w:t>
            </w:r>
          </w:p>
        </w:tc>
        <w:tc>
          <w:tcPr>
            <w:tcW w:w="6520" w:type="dxa"/>
          </w:tcPr>
          <w:p w14:paraId="401B7B63" w14:textId="77777777" w:rsidR="00A05202" w:rsidRDefault="002516B8" w:rsidP="002516B8">
            <w:pPr>
              <w:jc w:val="both"/>
              <w:rPr>
                <w:rFonts w:ascii="Arial" w:hAnsi="Arial" w:cs="Arial"/>
                <w:sz w:val="24"/>
                <w:szCs w:val="24"/>
              </w:rPr>
            </w:pPr>
            <w:r>
              <w:rPr>
                <w:rFonts w:ascii="Arial" w:hAnsi="Arial" w:cs="Arial"/>
                <w:sz w:val="24"/>
                <w:szCs w:val="24"/>
              </w:rPr>
              <w:t>Defines el color que por default en el que se van a pintar los nodos y si se quiere cambiar el color de una arista, primero seleccionas el color en la paleta, y luego le dices cambiar el color de la arista.</w:t>
            </w:r>
          </w:p>
        </w:tc>
      </w:tr>
      <w:tr w:rsidR="00A05202" w:rsidRPr="00C42303" w14:paraId="02399819" w14:textId="77777777" w:rsidTr="0038201A">
        <w:tc>
          <w:tcPr>
            <w:tcW w:w="2836" w:type="dxa"/>
            <w:vAlign w:val="center"/>
          </w:tcPr>
          <w:p w14:paraId="759F4A9B" w14:textId="77777777" w:rsidR="00A05202" w:rsidRDefault="00A05202" w:rsidP="00DB02A2">
            <w:pPr>
              <w:jc w:val="center"/>
              <w:rPr>
                <w:rFonts w:ascii="Arial" w:hAnsi="Arial" w:cs="Arial"/>
                <w:sz w:val="24"/>
                <w:szCs w:val="24"/>
              </w:rPr>
            </w:pPr>
            <w:r>
              <w:rPr>
                <w:rFonts w:ascii="Arial" w:hAnsi="Arial" w:cs="Arial"/>
                <w:sz w:val="24"/>
                <w:szCs w:val="24"/>
              </w:rPr>
              <w:t>GRÁFICAS</w:t>
            </w:r>
          </w:p>
        </w:tc>
        <w:tc>
          <w:tcPr>
            <w:tcW w:w="6520" w:type="dxa"/>
          </w:tcPr>
          <w:p w14:paraId="7AFE20B4" w14:textId="77777777" w:rsidR="00A05202" w:rsidRDefault="005D0BBC" w:rsidP="005D0BBC">
            <w:pPr>
              <w:jc w:val="both"/>
              <w:rPr>
                <w:rFonts w:ascii="Arial" w:hAnsi="Arial" w:cs="Arial"/>
                <w:sz w:val="24"/>
                <w:szCs w:val="24"/>
              </w:rPr>
            </w:pPr>
            <w:r>
              <w:rPr>
                <w:rFonts w:ascii="Arial" w:hAnsi="Arial" w:cs="Arial"/>
                <w:sz w:val="24"/>
                <w:szCs w:val="24"/>
              </w:rPr>
              <w:t>Gráfican el número de vehiculos por unidad de tiempo en el cucero y la velocidad promedio de esos vehículos</w:t>
            </w:r>
          </w:p>
        </w:tc>
      </w:tr>
      <w:tr w:rsidR="00E06396" w:rsidRPr="00C42303" w14:paraId="45E4387B" w14:textId="77777777" w:rsidTr="0038201A">
        <w:tc>
          <w:tcPr>
            <w:tcW w:w="2836" w:type="dxa"/>
            <w:vAlign w:val="center"/>
          </w:tcPr>
          <w:p w14:paraId="768CB08D" w14:textId="4E89F1CA" w:rsidR="00E06396" w:rsidRPr="005D0BBC" w:rsidRDefault="005D0BBC" w:rsidP="00DB02A2">
            <w:pPr>
              <w:jc w:val="center"/>
              <w:rPr>
                <w:rFonts w:ascii="Arial" w:hAnsi="Arial" w:cs="Arial"/>
                <w:sz w:val="24"/>
                <w:szCs w:val="24"/>
                <w:highlight w:val="green"/>
              </w:rPr>
            </w:pPr>
            <w:r w:rsidRPr="005D0BBC">
              <w:rPr>
                <w:rFonts w:ascii="Arial" w:hAnsi="Arial" w:cs="Arial"/>
                <w:sz w:val="24"/>
                <w:szCs w:val="24"/>
                <w:highlight w:val="green"/>
              </w:rPr>
              <w:t>BORRAR-TODOS-LOS-DIBUJOS</w:t>
            </w:r>
            <w:ins w:id="236" w:author="Felipe C." w:date="2015-03-02T17:46:00Z">
              <w:r w:rsidR="00F01596">
                <w:rPr>
                  <w:rFonts w:ascii="Arial" w:hAnsi="Arial" w:cs="Arial"/>
                  <w:sz w:val="24"/>
                  <w:szCs w:val="24"/>
                  <w:highlight w:val="green"/>
                </w:rPr>
                <w:t xml:space="preserve"> (clear-all-plots)</w:t>
              </w:r>
            </w:ins>
          </w:p>
        </w:tc>
        <w:tc>
          <w:tcPr>
            <w:tcW w:w="6520" w:type="dxa"/>
          </w:tcPr>
          <w:p w14:paraId="0E5DF748" w14:textId="498E7280" w:rsidR="00E06396" w:rsidRDefault="005D0BBC" w:rsidP="00DB02A2">
            <w:pPr>
              <w:jc w:val="both"/>
              <w:rPr>
                <w:rFonts w:ascii="Arial" w:hAnsi="Arial" w:cs="Arial"/>
                <w:sz w:val="24"/>
                <w:szCs w:val="24"/>
              </w:rPr>
            </w:pPr>
            <w:del w:id="237" w:author="Felipe C." w:date="2015-03-02T17:47:00Z">
              <w:r w:rsidRPr="005D0BBC" w:rsidDel="00F01596">
                <w:rPr>
                  <w:rFonts w:ascii="Arial" w:hAnsi="Arial" w:cs="Arial"/>
                  <w:sz w:val="24"/>
                  <w:szCs w:val="24"/>
                  <w:highlight w:val="green"/>
                </w:rPr>
                <w:delText>Toda la tierra pequeña</w:delText>
              </w:r>
            </w:del>
            <w:ins w:id="238" w:author="Felipe C." w:date="2015-03-02T17:47:00Z">
              <w:r w:rsidR="00F01596">
                <w:rPr>
                  <w:rFonts w:ascii="Arial" w:hAnsi="Arial" w:cs="Arial"/>
                  <w:sz w:val="24"/>
                  <w:szCs w:val="24"/>
                </w:rPr>
                <w:t>Borra las gráficas trazadas.</w:t>
              </w:r>
            </w:ins>
          </w:p>
        </w:tc>
      </w:tr>
      <w:tr w:rsidR="002516B8" w:rsidRPr="00C42303" w14:paraId="3ECE465C" w14:textId="77777777" w:rsidTr="0038201A">
        <w:tc>
          <w:tcPr>
            <w:tcW w:w="2836" w:type="dxa"/>
            <w:vAlign w:val="center"/>
          </w:tcPr>
          <w:p w14:paraId="5F57B0C8" w14:textId="77777777" w:rsidR="002516B8" w:rsidRDefault="005D0BBC" w:rsidP="00DB02A2">
            <w:pPr>
              <w:jc w:val="center"/>
              <w:rPr>
                <w:rFonts w:ascii="Arial" w:hAnsi="Arial" w:cs="Arial"/>
                <w:sz w:val="24"/>
                <w:szCs w:val="24"/>
              </w:rPr>
            </w:pPr>
            <w:r>
              <w:rPr>
                <w:rFonts w:ascii="Arial" w:hAnsi="Arial" w:cs="Arial"/>
                <w:sz w:val="24"/>
                <w:szCs w:val="24"/>
              </w:rPr>
              <w:t>ACCIONES CON EL RATÓN</w:t>
            </w:r>
          </w:p>
        </w:tc>
        <w:tc>
          <w:tcPr>
            <w:tcW w:w="6520" w:type="dxa"/>
          </w:tcPr>
          <w:p w14:paraId="4225CA4A" w14:textId="3522F3A3" w:rsidR="002516B8" w:rsidRDefault="005D0BBC" w:rsidP="00F01596">
            <w:pPr>
              <w:jc w:val="both"/>
              <w:rPr>
                <w:rFonts w:ascii="Arial" w:hAnsi="Arial" w:cs="Arial"/>
                <w:sz w:val="24"/>
                <w:szCs w:val="24"/>
              </w:rPr>
            </w:pPr>
            <w:r>
              <w:rPr>
                <w:rFonts w:ascii="Arial" w:hAnsi="Arial" w:cs="Arial"/>
                <w:sz w:val="24"/>
                <w:szCs w:val="24"/>
              </w:rPr>
              <w:t xml:space="preserve">Hacer operaciones con los nodos, con las aristas, con los semáforos, con los obstáculos y con las barreras, casi </w:t>
            </w:r>
            <w:r w:rsidR="00DF204C">
              <w:rPr>
                <w:rFonts w:ascii="Arial" w:hAnsi="Arial" w:cs="Arial"/>
                <w:sz w:val="24"/>
                <w:szCs w:val="24"/>
              </w:rPr>
              <w:t xml:space="preserve">a </w:t>
            </w:r>
            <w:r>
              <w:rPr>
                <w:rFonts w:ascii="Arial" w:hAnsi="Arial" w:cs="Arial"/>
                <w:sz w:val="24"/>
                <w:szCs w:val="24"/>
              </w:rPr>
              <w:t xml:space="preserve">todos ellos puedes añadir, borrar, seleccionar, </w:t>
            </w:r>
            <w:r w:rsidR="00DF204C">
              <w:rPr>
                <w:rFonts w:ascii="Arial" w:hAnsi="Arial" w:cs="Arial"/>
                <w:sz w:val="24"/>
                <w:szCs w:val="24"/>
              </w:rPr>
              <w:t>y con los nodos además convertirlos en orígenes o destinos, pudiendo moverlos según lo requiera el fondo.</w:t>
            </w:r>
            <w:r w:rsidR="00770835">
              <w:rPr>
                <w:rFonts w:ascii="Arial" w:hAnsi="Arial" w:cs="Arial"/>
                <w:sz w:val="24"/>
                <w:szCs w:val="24"/>
              </w:rPr>
              <w:t xml:space="preserve"> A las aristas además de añadir, borrar o seleccionar, se le puede invertir el sentido de la calle esta es ya en el modelo la terminología correcta, con los </w:t>
            </w:r>
            <w:r w:rsidR="0082543D">
              <w:rPr>
                <w:rFonts w:ascii="Arial" w:hAnsi="Arial" w:cs="Arial"/>
                <w:sz w:val="24"/>
                <w:szCs w:val="24"/>
              </w:rPr>
              <w:t xml:space="preserve">semáforos seleccionamos los que estan partiendo en un </w:t>
            </w:r>
            <w:del w:id="239" w:author="Felipe C." w:date="2015-03-02T17:48:00Z">
              <w:r w:rsidR="0082543D" w:rsidDel="00F01596">
                <w:rPr>
                  <w:rFonts w:ascii="Arial" w:hAnsi="Arial" w:cs="Arial"/>
                  <w:sz w:val="24"/>
                  <w:szCs w:val="24"/>
                </w:rPr>
                <w:delText xml:space="preserve">solo </w:delText>
              </w:r>
            </w:del>
            <w:ins w:id="240" w:author="Felipe C." w:date="2015-03-02T17:48:00Z">
              <w:r w:rsidR="00F01596">
                <w:rPr>
                  <w:rFonts w:ascii="Arial" w:hAnsi="Arial" w:cs="Arial"/>
                  <w:sz w:val="24"/>
                  <w:szCs w:val="24"/>
                </w:rPr>
                <w:t xml:space="preserve">sólo </w:t>
              </w:r>
            </w:ins>
            <w:r w:rsidR="0082543D">
              <w:rPr>
                <w:rFonts w:ascii="Arial" w:hAnsi="Arial" w:cs="Arial"/>
                <w:sz w:val="24"/>
                <w:szCs w:val="24"/>
              </w:rPr>
              <w:t>nodo y luego los obstáculos los añades o</w:t>
            </w:r>
            <w:r w:rsidR="005E0C08">
              <w:rPr>
                <w:rFonts w:ascii="Arial" w:hAnsi="Arial" w:cs="Arial"/>
                <w:sz w:val="24"/>
                <w:szCs w:val="24"/>
              </w:rPr>
              <w:t xml:space="preserve"> borras y las barreras también</w:t>
            </w:r>
            <w:r w:rsidR="0082543D">
              <w:rPr>
                <w:rFonts w:ascii="Arial" w:hAnsi="Arial" w:cs="Arial"/>
                <w:sz w:val="24"/>
                <w:szCs w:val="24"/>
              </w:rPr>
              <w:t xml:space="preserve"> se pueden mover. </w:t>
            </w:r>
            <w:r w:rsidR="00770835">
              <w:rPr>
                <w:rFonts w:ascii="Arial" w:hAnsi="Arial" w:cs="Arial"/>
                <w:sz w:val="24"/>
                <w:szCs w:val="24"/>
              </w:rPr>
              <w:t xml:space="preserve"> </w:t>
            </w:r>
            <w:r>
              <w:rPr>
                <w:rFonts w:ascii="Arial" w:hAnsi="Arial" w:cs="Arial"/>
                <w:sz w:val="24"/>
                <w:szCs w:val="24"/>
              </w:rPr>
              <w:t xml:space="preserve">   </w:t>
            </w:r>
          </w:p>
        </w:tc>
      </w:tr>
      <w:tr w:rsidR="00D86868" w:rsidRPr="00C42303" w14:paraId="7B20AFC1" w14:textId="77777777" w:rsidTr="00D263A6">
        <w:tc>
          <w:tcPr>
            <w:tcW w:w="2836" w:type="dxa"/>
            <w:vAlign w:val="center"/>
          </w:tcPr>
          <w:p w14:paraId="0A6E0A39" w14:textId="77777777" w:rsidR="00D86868" w:rsidRPr="00C42303" w:rsidRDefault="00D86868" w:rsidP="00D263A6">
            <w:pPr>
              <w:jc w:val="center"/>
              <w:rPr>
                <w:rFonts w:ascii="Arial" w:hAnsi="Arial" w:cs="Arial"/>
                <w:sz w:val="24"/>
                <w:szCs w:val="24"/>
              </w:rPr>
            </w:pPr>
            <w:r>
              <w:rPr>
                <w:rFonts w:ascii="Arial" w:hAnsi="Arial" w:cs="Arial"/>
                <w:sz w:val="24"/>
                <w:szCs w:val="24"/>
              </w:rPr>
              <w:t>Acción-actual</w:t>
            </w:r>
          </w:p>
        </w:tc>
        <w:tc>
          <w:tcPr>
            <w:tcW w:w="6520" w:type="dxa"/>
          </w:tcPr>
          <w:p w14:paraId="3A8AD52B" w14:textId="77777777" w:rsidR="00D86868" w:rsidRPr="00C42303" w:rsidRDefault="00D86868" w:rsidP="00D263A6">
            <w:pPr>
              <w:jc w:val="both"/>
              <w:rPr>
                <w:rFonts w:ascii="Arial" w:hAnsi="Arial" w:cs="Arial"/>
                <w:sz w:val="24"/>
                <w:szCs w:val="24"/>
              </w:rPr>
            </w:pPr>
            <w:r>
              <w:rPr>
                <w:rFonts w:ascii="Arial" w:hAnsi="Arial" w:cs="Arial"/>
                <w:sz w:val="24"/>
                <w:szCs w:val="24"/>
              </w:rPr>
              <w:t>En esta ventana están contenidas las diferentes componentes de la red que vamos a crear en nuestro “mundo”, esto con el botón GO activado y APLICA-A-SELECCIONADOS, logra hacer y establecer la función que estamos proponiendo o que queremos que ocurra en la colocación y borrado de nodos y aristas, así como si se está moviendo o se contrae a red, esto funciona con el ratón colocado en el mundo.</w:t>
            </w:r>
          </w:p>
        </w:tc>
      </w:tr>
      <w:tr w:rsidR="00D86868" w:rsidRPr="00C42303" w14:paraId="02F25292" w14:textId="77777777" w:rsidTr="00D263A6">
        <w:tc>
          <w:tcPr>
            <w:tcW w:w="2836" w:type="dxa"/>
            <w:vAlign w:val="center"/>
          </w:tcPr>
          <w:p w14:paraId="300376DA" w14:textId="77777777" w:rsidR="00D86868" w:rsidRPr="00C42303" w:rsidRDefault="00D86868" w:rsidP="00D263A6">
            <w:pPr>
              <w:jc w:val="center"/>
              <w:rPr>
                <w:rFonts w:ascii="Arial" w:hAnsi="Arial" w:cs="Arial"/>
                <w:sz w:val="24"/>
                <w:szCs w:val="24"/>
              </w:rPr>
            </w:pPr>
            <w:r>
              <w:rPr>
                <w:rFonts w:ascii="Arial" w:hAnsi="Arial" w:cs="Arial"/>
                <w:sz w:val="24"/>
                <w:szCs w:val="24"/>
              </w:rPr>
              <w:t>AÑADE-NODO</w:t>
            </w:r>
          </w:p>
        </w:tc>
        <w:tc>
          <w:tcPr>
            <w:tcW w:w="6520" w:type="dxa"/>
          </w:tcPr>
          <w:p w14:paraId="0FF346DD" w14:textId="77777777" w:rsidR="00D86868" w:rsidRPr="00C42303" w:rsidRDefault="00D86868" w:rsidP="00D263A6">
            <w:pPr>
              <w:jc w:val="both"/>
              <w:rPr>
                <w:rFonts w:ascii="Arial" w:hAnsi="Arial" w:cs="Arial"/>
                <w:sz w:val="24"/>
                <w:szCs w:val="24"/>
              </w:rPr>
            </w:pPr>
            <w:r>
              <w:rPr>
                <w:rFonts w:ascii="Arial" w:hAnsi="Arial" w:cs="Arial"/>
                <w:sz w:val="24"/>
                <w:szCs w:val="24"/>
              </w:rPr>
              <w:t xml:space="preserve">Esta operación se refiere a colocar en nuestro mundo un nodo, el cual nos va a servir en nuestro desarrollo, para identificarlo por la función que va a desempeñar, lo identificamos como </w:t>
            </w:r>
            <w:r w:rsidRPr="00F01596">
              <w:rPr>
                <w:rFonts w:ascii="Arial" w:hAnsi="Arial" w:cs="Arial"/>
                <w:i/>
                <w:sz w:val="24"/>
                <w:szCs w:val="24"/>
                <w:rPrChange w:id="241" w:author="Felipe C." w:date="2015-03-02T17:49:00Z">
                  <w:rPr>
                    <w:rFonts w:ascii="Arial" w:hAnsi="Arial" w:cs="Arial"/>
                    <w:sz w:val="24"/>
                    <w:szCs w:val="24"/>
                  </w:rPr>
                </w:rPrChange>
              </w:rPr>
              <w:t>nodo origen</w:t>
            </w:r>
            <w:r>
              <w:rPr>
                <w:rFonts w:ascii="Arial" w:hAnsi="Arial" w:cs="Arial"/>
                <w:sz w:val="24"/>
                <w:szCs w:val="24"/>
              </w:rPr>
              <w:t xml:space="preserve"> que es en el cual van a iniciar el recorrido los carritos en la vía, el nodo cruce que por el cual van a pasar los carritos, cambia</w:t>
            </w:r>
            <w:del w:id="242" w:author="Felipe C." w:date="2015-03-02T17:50:00Z">
              <w:r w:rsidDel="00F01596">
                <w:rPr>
                  <w:rFonts w:ascii="Arial" w:hAnsi="Arial" w:cs="Arial"/>
                  <w:sz w:val="24"/>
                  <w:szCs w:val="24"/>
                </w:rPr>
                <w:delText>s</w:delText>
              </w:r>
            </w:del>
            <w:r>
              <w:rPr>
                <w:rFonts w:ascii="Arial" w:hAnsi="Arial" w:cs="Arial"/>
                <w:sz w:val="24"/>
                <w:szCs w:val="24"/>
              </w:rPr>
              <w:t xml:space="preserve"> de dirección o realizar alguna actividad determinada, finalmente los </w:t>
            </w:r>
            <w:r w:rsidRPr="00F01596">
              <w:rPr>
                <w:rFonts w:ascii="Arial" w:hAnsi="Arial" w:cs="Arial"/>
                <w:i/>
                <w:sz w:val="24"/>
                <w:szCs w:val="24"/>
                <w:rPrChange w:id="243" w:author="Felipe C." w:date="2015-03-02T17:50:00Z">
                  <w:rPr>
                    <w:rFonts w:ascii="Arial" w:hAnsi="Arial" w:cs="Arial"/>
                    <w:sz w:val="24"/>
                    <w:szCs w:val="24"/>
                  </w:rPr>
                </w:rPrChange>
              </w:rPr>
              <w:t>nodos destinos</w:t>
            </w:r>
            <w:r>
              <w:rPr>
                <w:rFonts w:ascii="Arial" w:hAnsi="Arial" w:cs="Arial"/>
                <w:sz w:val="24"/>
                <w:szCs w:val="24"/>
              </w:rPr>
              <w:t xml:space="preserve"> que son aquellos en donde van a terminar el recorrido y desaparecen de la red. Cuando se han creado o “colocado en el mundo”, aparecen oprimiendo el botón “Identifica orígenes-destinos” y es como realizan la función determinada.</w:t>
            </w:r>
          </w:p>
        </w:tc>
      </w:tr>
      <w:tr w:rsidR="00D86868" w:rsidRPr="00C42303" w14:paraId="14448C4F" w14:textId="77777777" w:rsidTr="00D263A6">
        <w:tc>
          <w:tcPr>
            <w:tcW w:w="2836" w:type="dxa"/>
            <w:vAlign w:val="center"/>
          </w:tcPr>
          <w:p w14:paraId="25566D0E" w14:textId="77777777" w:rsidR="00D86868" w:rsidRPr="00C42303" w:rsidRDefault="00D86868" w:rsidP="00D263A6">
            <w:pPr>
              <w:jc w:val="center"/>
              <w:rPr>
                <w:rFonts w:ascii="Arial" w:hAnsi="Arial" w:cs="Arial"/>
                <w:sz w:val="24"/>
                <w:szCs w:val="24"/>
              </w:rPr>
            </w:pPr>
            <w:r>
              <w:rPr>
                <w:rFonts w:ascii="Arial" w:hAnsi="Arial" w:cs="Arial"/>
                <w:sz w:val="24"/>
                <w:szCs w:val="24"/>
              </w:rPr>
              <w:t>BORRA-NODO</w:t>
            </w:r>
          </w:p>
        </w:tc>
        <w:tc>
          <w:tcPr>
            <w:tcW w:w="6520" w:type="dxa"/>
          </w:tcPr>
          <w:p w14:paraId="7FA26689" w14:textId="77777777" w:rsidR="00D86868" w:rsidRPr="00C42303" w:rsidRDefault="00D86868" w:rsidP="00D263A6">
            <w:pPr>
              <w:jc w:val="both"/>
              <w:rPr>
                <w:rFonts w:ascii="Arial" w:hAnsi="Arial" w:cs="Arial"/>
                <w:sz w:val="24"/>
                <w:szCs w:val="24"/>
              </w:rPr>
            </w:pPr>
            <w:r>
              <w:rPr>
                <w:rFonts w:ascii="Arial" w:hAnsi="Arial" w:cs="Arial"/>
                <w:sz w:val="24"/>
                <w:szCs w:val="24"/>
              </w:rPr>
              <w:t xml:space="preserve">A diferencia del anterior si por alguna situación nos equivocamos y colocamos un nodo donde no debíamos o </w:t>
            </w:r>
            <w:r>
              <w:rPr>
                <w:rFonts w:ascii="Arial" w:hAnsi="Arial" w:cs="Arial"/>
                <w:sz w:val="24"/>
                <w:szCs w:val="24"/>
              </w:rPr>
              <w:lastRenderedPageBreak/>
              <w:t xml:space="preserve">simplemente no debe aparecer, esta función nos permite borrar o quitar el nodo que no se necesite, seleccionándolo primero y después presionamos la tecla “aplicar- a-nodo”, con esto desaparece dicho nodo. </w:t>
            </w:r>
          </w:p>
        </w:tc>
      </w:tr>
      <w:tr w:rsidR="00D86868" w:rsidRPr="00C42303" w14:paraId="4C021B16" w14:textId="77777777" w:rsidTr="00D263A6">
        <w:tc>
          <w:tcPr>
            <w:tcW w:w="2836" w:type="dxa"/>
            <w:vAlign w:val="center"/>
          </w:tcPr>
          <w:p w14:paraId="24C773F7" w14:textId="77777777" w:rsidR="00D86868" w:rsidRPr="00C42303" w:rsidRDefault="00D86868" w:rsidP="00D263A6">
            <w:pPr>
              <w:jc w:val="center"/>
              <w:rPr>
                <w:rFonts w:ascii="Arial" w:hAnsi="Arial" w:cs="Arial"/>
                <w:sz w:val="24"/>
                <w:szCs w:val="24"/>
              </w:rPr>
            </w:pPr>
            <w:r>
              <w:rPr>
                <w:rFonts w:ascii="Arial" w:hAnsi="Arial" w:cs="Arial"/>
                <w:sz w:val="24"/>
                <w:szCs w:val="24"/>
              </w:rPr>
              <w:lastRenderedPageBreak/>
              <w:t>MUEVE-NODO</w:t>
            </w:r>
          </w:p>
        </w:tc>
        <w:tc>
          <w:tcPr>
            <w:tcW w:w="6520" w:type="dxa"/>
          </w:tcPr>
          <w:p w14:paraId="12B8863A" w14:textId="77777777" w:rsidR="00D86868" w:rsidRPr="00C42303" w:rsidRDefault="00D86868" w:rsidP="00D263A6">
            <w:pPr>
              <w:jc w:val="both"/>
              <w:rPr>
                <w:rFonts w:ascii="Arial" w:hAnsi="Arial" w:cs="Arial"/>
                <w:sz w:val="24"/>
                <w:szCs w:val="24"/>
              </w:rPr>
            </w:pPr>
            <w:r>
              <w:rPr>
                <w:rFonts w:ascii="Arial" w:hAnsi="Arial" w:cs="Arial"/>
                <w:sz w:val="24"/>
                <w:szCs w:val="24"/>
              </w:rPr>
              <w:t>Cuando seleccionamos el nodo que queremos en otro lugar con esta función activada y con el puntero podemos deslizar el nodo indicado y colocarlo en algún otro lugar en donde se requiera.</w:t>
            </w:r>
          </w:p>
        </w:tc>
      </w:tr>
      <w:tr w:rsidR="00D86868" w:rsidRPr="00C42303" w14:paraId="4214AF73" w14:textId="77777777" w:rsidTr="00D263A6">
        <w:tc>
          <w:tcPr>
            <w:tcW w:w="2836" w:type="dxa"/>
            <w:vAlign w:val="center"/>
          </w:tcPr>
          <w:p w14:paraId="07D607CB" w14:textId="77777777" w:rsidR="00D86868" w:rsidRDefault="00437E19" w:rsidP="00D263A6">
            <w:pPr>
              <w:jc w:val="center"/>
              <w:rPr>
                <w:rFonts w:ascii="Arial" w:hAnsi="Arial" w:cs="Arial"/>
                <w:sz w:val="24"/>
                <w:szCs w:val="24"/>
              </w:rPr>
            </w:pPr>
            <w:r>
              <w:rPr>
                <w:rFonts w:ascii="Arial" w:hAnsi="Arial" w:cs="Arial"/>
                <w:sz w:val="24"/>
                <w:szCs w:val="24"/>
              </w:rPr>
              <w:t>CONVIERTE-EN-ORIGEN</w:t>
            </w:r>
          </w:p>
        </w:tc>
        <w:tc>
          <w:tcPr>
            <w:tcW w:w="6520" w:type="dxa"/>
          </w:tcPr>
          <w:p w14:paraId="38F5A055" w14:textId="736B5762" w:rsidR="00D86868" w:rsidRDefault="00437E19" w:rsidP="00D263A6">
            <w:pPr>
              <w:jc w:val="both"/>
              <w:rPr>
                <w:rFonts w:ascii="Arial" w:hAnsi="Arial" w:cs="Arial"/>
                <w:sz w:val="24"/>
                <w:szCs w:val="24"/>
              </w:rPr>
            </w:pPr>
            <w:r>
              <w:rPr>
                <w:rFonts w:ascii="Arial" w:hAnsi="Arial" w:cs="Arial"/>
                <w:sz w:val="24"/>
                <w:szCs w:val="24"/>
              </w:rPr>
              <w:t xml:space="preserve">De acuerdo con el sentido del nodo y de manera manual se selecciona el nodo que queramos </w:t>
            </w:r>
            <w:ins w:id="244" w:author="Felipe C." w:date="2015-03-02T17:50:00Z">
              <w:r w:rsidR="00F01596">
                <w:rPr>
                  <w:rFonts w:ascii="Arial" w:hAnsi="Arial" w:cs="Arial"/>
                  <w:sz w:val="24"/>
                  <w:szCs w:val="24"/>
                </w:rPr>
                <w:t xml:space="preserve">para que </w:t>
              </w:r>
            </w:ins>
            <w:r>
              <w:rPr>
                <w:rFonts w:ascii="Arial" w:hAnsi="Arial" w:cs="Arial"/>
                <w:sz w:val="24"/>
                <w:szCs w:val="24"/>
              </w:rPr>
              <w:t>sea el origen de donde parten los vehículos.</w:t>
            </w:r>
          </w:p>
        </w:tc>
      </w:tr>
      <w:tr w:rsidR="00D86868" w:rsidRPr="00C42303" w14:paraId="58CFE81F" w14:textId="77777777" w:rsidTr="00D263A6">
        <w:tc>
          <w:tcPr>
            <w:tcW w:w="2836" w:type="dxa"/>
            <w:vAlign w:val="center"/>
          </w:tcPr>
          <w:p w14:paraId="2E9BAF10" w14:textId="77777777" w:rsidR="00D86868" w:rsidRDefault="00437E19" w:rsidP="00D263A6">
            <w:pPr>
              <w:jc w:val="center"/>
              <w:rPr>
                <w:rFonts w:ascii="Arial" w:hAnsi="Arial" w:cs="Arial"/>
                <w:sz w:val="24"/>
                <w:szCs w:val="24"/>
              </w:rPr>
            </w:pPr>
            <w:r>
              <w:rPr>
                <w:rFonts w:ascii="Arial" w:hAnsi="Arial" w:cs="Arial"/>
                <w:sz w:val="24"/>
                <w:szCs w:val="24"/>
              </w:rPr>
              <w:t>CONVIERTE-EN-DESTINO</w:t>
            </w:r>
          </w:p>
        </w:tc>
        <w:tc>
          <w:tcPr>
            <w:tcW w:w="6520" w:type="dxa"/>
          </w:tcPr>
          <w:p w14:paraId="2597BBF3" w14:textId="77777777" w:rsidR="00D86868" w:rsidRDefault="00437E19" w:rsidP="00D263A6">
            <w:pPr>
              <w:jc w:val="both"/>
              <w:rPr>
                <w:rFonts w:ascii="Arial" w:hAnsi="Arial" w:cs="Arial"/>
                <w:sz w:val="24"/>
                <w:szCs w:val="24"/>
              </w:rPr>
            </w:pPr>
            <w:r>
              <w:rPr>
                <w:rFonts w:ascii="Arial" w:hAnsi="Arial" w:cs="Arial"/>
                <w:sz w:val="24"/>
                <w:szCs w:val="24"/>
              </w:rPr>
              <w:t>Esta función de manera manual se selecciona para obtener destinos en nuestra red, es en donde los vehículos terminan su recorrido.</w:t>
            </w:r>
          </w:p>
          <w:p w14:paraId="49122986" w14:textId="77777777" w:rsidR="00C918E1" w:rsidRDefault="00C918E1" w:rsidP="00D263A6">
            <w:pPr>
              <w:jc w:val="both"/>
              <w:rPr>
                <w:rFonts w:ascii="Arial" w:hAnsi="Arial" w:cs="Arial"/>
                <w:sz w:val="24"/>
                <w:szCs w:val="24"/>
              </w:rPr>
            </w:pPr>
          </w:p>
        </w:tc>
      </w:tr>
      <w:tr w:rsidR="00D86868" w:rsidRPr="00C42303" w14:paraId="0D156CF6" w14:textId="77777777" w:rsidTr="00D263A6">
        <w:tc>
          <w:tcPr>
            <w:tcW w:w="2836" w:type="dxa"/>
            <w:vAlign w:val="center"/>
          </w:tcPr>
          <w:p w14:paraId="3B08E36D" w14:textId="77777777" w:rsidR="00D86868" w:rsidRPr="00C42303" w:rsidRDefault="00D86868" w:rsidP="00D263A6">
            <w:pPr>
              <w:jc w:val="center"/>
              <w:rPr>
                <w:rFonts w:ascii="Arial" w:hAnsi="Arial" w:cs="Arial"/>
                <w:sz w:val="24"/>
                <w:szCs w:val="24"/>
              </w:rPr>
            </w:pPr>
            <w:r>
              <w:rPr>
                <w:rFonts w:ascii="Arial" w:hAnsi="Arial" w:cs="Arial"/>
                <w:sz w:val="24"/>
                <w:szCs w:val="24"/>
              </w:rPr>
              <w:t>SELECCIONA-NODO</w:t>
            </w:r>
          </w:p>
        </w:tc>
        <w:tc>
          <w:tcPr>
            <w:tcW w:w="6520" w:type="dxa"/>
          </w:tcPr>
          <w:p w14:paraId="5F09913B" w14:textId="77777777" w:rsidR="00D86868" w:rsidRPr="00C42303" w:rsidRDefault="00D86868" w:rsidP="00D263A6">
            <w:pPr>
              <w:jc w:val="both"/>
              <w:rPr>
                <w:rFonts w:ascii="Arial" w:hAnsi="Arial" w:cs="Arial"/>
                <w:sz w:val="24"/>
                <w:szCs w:val="24"/>
              </w:rPr>
            </w:pPr>
            <w:r>
              <w:rPr>
                <w:rFonts w:ascii="Arial" w:hAnsi="Arial" w:cs="Arial"/>
                <w:sz w:val="24"/>
                <w:szCs w:val="24"/>
              </w:rPr>
              <w:t>Cuando requerimos que nuestro nodo cumpla alguna función en específico o simplemente le vayamos asignar alguna de las funciones (origen-destino-cruce-obstáculo-barrera) lo podemos cambiar (tanto de color para identificarlo o de función) lo seleccionamos y hacemos el procedimiento que requiera.</w:t>
            </w:r>
          </w:p>
        </w:tc>
      </w:tr>
      <w:tr w:rsidR="00D86868" w:rsidRPr="00C42303" w14:paraId="4B5E2AB6" w14:textId="77777777" w:rsidTr="00D263A6">
        <w:tc>
          <w:tcPr>
            <w:tcW w:w="2836" w:type="dxa"/>
            <w:vAlign w:val="center"/>
          </w:tcPr>
          <w:p w14:paraId="0A01DBC2" w14:textId="77777777" w:rsidR="00D86868" w:rsidRPr="00C42303" w:rsidRDefault="00D86868" w:rsidP="00D263A6">
            <w:pPr>
              <w:jc w:val="center"/>
              <w:rPr>
                <w:rFonts w:ascii="Arial" w:hAnsi="Arial" w:cs="Arial"/>
                <w:sz w:val="24"/>
                <w:szCs w:val="24"/>
              </w:rPr>
            </w:pPr>
            <w:r>
              <w:rPr>
                <w:rFonts w:ascii="Arial" w:hAnsi="Arial" w:cs="Arial"/>
                <w:sz w:val="24"/>
                <w:szCs w:val="24"/>
              </w:rPr>
              <w:t>MUEVE-NODOS</w:t>
            </w:r>
            <w:r w:rsidR="000E04A5">
              <w:rPr>
                <w:rFonts w:ascii="Arial" w:hAnsi="Arial" w:cs="Arial"/>
                <w:sz w:val="24"/>
                <w:szCs w:val="24"/>
              </w:rPr>
              <w:t>-SELECCIONADOS</w:t>
            </w:r>
          </w:p>
        </w:tc>
        <w:tc>
          <w:tcPr>
            <w:tcW w:w="6520" w:type="dxa"/>
          </w:tcPr>
          <w:p w14:paraId="04585269" w14:textId="57FA68C3" w:rsidR="00D86868" w:rsidRPr="00C42303" w:rsidRDefault="00D86868" w:rsidP="00F01596">
            <w:pPr>
              <w:jc w:val="both"/>
              <w:rPr>
                <w:rFonts w:ascii="Arial" w:hAnsi="Arial" w:cs="Arial"/>
                <w:sz w:val="24"/>
                <w:szCs w:val="24"/>
              </w:rPr>
            </w:pPr>
            <w:r>
              <w:rPr>
                <w:rFonts w:ascii="Arial" w:hAnsi="Arial" w:cs="Arial"/>
                <w:sz w:val="24"/>
                <w:szCs w:val="24"/>
              </w:rPr>
              <w:t xml:space="preserve">Con el puntero seleccionamos varios nodos, esta función nos permite mover al mismo tiempo </w:t>
            </w:r>
            <w:del w:id="245" w:author="Felipe C." w:date="2015-03-02T17:51:00Z">
              <w:r w:rsidDel="00F01596">
                <w:rPr>
                  <w:rFonts w:ascii="Arial" w:hAnsi="Arial" w:cs="Arial"/>
                  <w:sz w:val="24"/>
                  <w:szCs w:val="24"/>
                </w:rPr>
                <w:delText xml:space="preserve">mas </w:delText>
              </w:r>
            </w:del>
            <w:ins w:id="246" w:author="Felipe C." w:date="2015-03-02T17:51:00Z">
              <w:r w:rsidR="00F01596">
                <w:rPr>
                  <w:rFonts w:ascii="Arial" w:hAnsi="Arial" w:cs="Arial"/>
                  <w:sz w:val="24"/>
                  <w:szCs w:val="24"/>
                </w:rPr>
                <w:t xml:space="preserve">más </w:t>
              </w:r>
            </w:ins>
            <w:r>
              <w:rPr>
                <w:rFonts w:ascii="Arial" w:hAnsi="Arial" w:cs="Arial"/>
                <w:sz w:val="24"/>
                <w:szCs w:val="24"/>
              </w:rPr>
              <w:t>de un nodo como se requiera a cualquier parte de nuestro mundo</w:t>
            </w:r>
          </w:p>
        </w:tc>
      </w:tr>
      <w:tr w:rsidR="00D86868" w:rsidRPr="00C42303" w14:paraId="4DC33B81" w14:textId="77777777" w:rsidTr="00D263A6">
        <w:tc>
          <w:tcPr>
            <w:tcW w:w="2836" w:type="dxa"/>
            <w:vAlign w:val="center"/>
          </w:tcPr>
          <w:p w14:paraId="7699542B" w14:textId="77777777" w:rsidR="00D86868" w:rsidRPr="004C77B1" w:rsidRDefault="00D86868" w:rsidP="00D263A6">
            <w:pPr>
              <w:jc w:val="center"/>
              <w:rPr>
                <w:rFonts w:ascii="Arial" w:hAnsi="Arial" w:cs="Arial"/>
                <w:color w:val="FF0000"/>
                <w:sz w:val="24"/>
                <w:szCs w:val="24"/>
                <w:rPrChange w:id="247" w:author="Felipe C." w:date="2015-03-02T17:52:00Z">
                  <w:rPr>
                    <w:rFonts w:ascii="Arial" w:hAnsi="Arial" w:cs="Arial"/>
                    <w:sz w:val="24"/>
                    <w:szCs w:val="24"/>
                  </w:rPr>
                </w:rPrChange>
              </w:rPr>
            </w:pPr>
            <w:r w:rsidRPr="004C77B1">
              <w:rPr>
                <w:rFonts w:ascii="Arial" w:hAnsi="Arial" w:cs="Arial"/>
                <w:color w:val="FF0000"/>
                <w:sz w:val="24"/>
                <w:szCs w:val="24"/>
                <w:rPrChange w:id="248" w:author="Felipe C." w:date="2015-03-02T17:52:00Z">
                  <w:rPr>
                    <w:rFonts w:ascii="Arial" w:hAnsi="Arial" w:cs="Arial"/>
                    <w:sz w:val="24"/>
                    <w:szCs w:val="24"/>
                  </w:rPr>
                </w:rPrChange>
              </w:rPr>
              <w:t>AÑADE</w:t>
            </w:r>
            <w:r w:rsidR="000E04A5" w:rsidRPr="004C77B1">
              <w:rPr>
                <w:rFonts w:ascii="Arial" w:hAnsi="Arial" w:cs="Arial"/>
                <w:color w:val="FF0000"/>
                <w:sz w:val="24"/>
                <w:szCs w:val="24"/>
                <w:rPrChange w:id="249" w:author="Felipe C." w:date="2015-03-02T17:52:00Z">
                  <w:rPr>
                    <w:rFonts w:ascii="Arial" w:hAnsi="Arial" w:cs="Arial"/>
                    <w:sz w:val="24"/>
                    <w:szCs w:val="24"/>
                  </w:rPr>
                </w:rPrChange>
              </w:rPr>
              <w:t>-NODO-A</w:t>
            </w:r>
            <w:r w:rsidRPr="004C77B1">
              <w:rPr>
                <w:rFonts w:ascii="Arial" w:hAnsi="Arial" w:cs="Arial"/>
                <w:color w:val="FF0000"/>
                <w:sz w:val="24"/>
                <w:szCs w:val="24"/>
                <w:rPrChange w:id="250" w:author="Felipe C." w:date="2015-03-02T17:52:00Z">
                  <w:rPr>
                    <w:rFonts w:ascii="Arial" w:hAnsi="Arial" w:cs="Arial"/>
                    <w:sz w:val="24"/>
                    <w:szCs w:val="24"/>
                  </w:rPr>
                </w:rPrChange>
              </w:rPr>
              <w:t>-ARISTA</w:t>
            </w:r>
          </w:p>
        </w:tc>
        <w:tc>
          <w:tcPr>
            <w:tcW w:w="6520" w:type="dxa"/>
          </w:tcPr>
          <w:p w14:paraId="733EDD78" w14:textId="616C2243" w:rsidR="00D86868" w:rsidRPr="004C77B1" w:rsidRDefault="00D86868" w:rsidP="004C77B1">
            <w:pPr>
              <w:jc w:val="both"/>
              <w:rPr>
                <w:rFonts w:ascii="Arial" w:hAnsi="Arial" w:cs="Arial"/>
                <w:color w:val="FF0000"/>
                <w:sz w:val="24"/>
                <w:szCs w:val="24"/>
                <w:rPrChange w:id="251" w:author="Felipe C." w:date="2015-03-02T17:52:00Z">
                  <w:rPr>
                    <w:rFonts w:ascii="Arial" w:hAnsi="Arial" w:cs="Arial"/>
                    <w:sz w:val="24"/>
                    <w:szCs w:val="24"/>
                  </w:rPr>
                </w:rPrChange>
              </w:rPr>
            </w:pPr>
            <w:r w:rsidRPr="004C77B1">
              <w:rPr>
                <w:rFonts w:ascii="Arial" w:hAnsi="Arial" w:cs="Arial"/>
                <w:color w:val="FF0000"/>
                <w:sz w:val="24"/>
                <w:szCs w:val="24"/>
                <w:rPrChange w:id="252" w:author="Felipe C." w:date="2015-03-02T17:52:00Z">
                  <w:rPr>
                    <w:rFonts w:ascii="Arial" w:hAnsi="Arial" w:cs="Arial"/>
                    <w:sz w:val="24"/>
                    <w:szCs w:val="24"/>
                  </w:rPr>
                </w:rPrChange>
              </w:rPr>
              <w:t xml:space="preserve">Se seleccionan dos nodos y de acuerdo al orden en que se seleccionen, es como se unen uno con otro mediante una línea con el sentido que se le </w:t>
            </w:r>
            <w:del w:id="253" w:author="Felipe C." w:date="2015-03-02T17:52:00Z">
              <w:r w:rsidRPr="004C77B1" w:rsidDel="004C77B1">
                <w:rPr>
                  <w:rFonts w:ascii="Arial" w:hAnsi="Arial" w:cs="Arial"/>
                  <w:color w:val="FF0000"/>
                  <w:sz w:val="24"/>
                  <w:szCs w:val="24"/>
                  <w:rPrChange w:id="254" w:author="Felipe C." w:date="2015-03-02T17:52:00Z">
                    <w:rPr>
                      <w:rFonts w:ascii="Arial" w:hAnsi="Arial" w:cs="Arial"/>
                      <w:sz w:val="24"/>
                      <w:szCs w:val="24"/>
                    </w:rPr>
                  </w:rPrChange>
                </w:rPr>
                <w:delText xml:space="preserve">asigno </w:delText>
              </w:r>
            </w:del>
            <w:ins w:id="255" w:author="Felipe C." w:date="2015-03-02T17:52:00Z">
              <w:r w:rsidR="004C77B1" w:rsidRPr="004C77B1">
                <w:rPr>
                  <w:rFonts w:ascii="Arial" w:hAnsi="Arial" w:cs="Arial"/>
                  <w:color w:val="FF0000"/>
                  <w:sz w:val="24"/>
                  <w:szCs w:val="24"/>
                  <w:rPrChange w:id="256" w:author="Felipe C." w:date="2015-03-02T17:52:00Z">
                    <w:rPr>
                      <w:rFonts w:ascii="Arial" w:hAnsi="Arial" w:cs="Arial"/>
                      <w:sz w:val="24"/>
                      <w:szCs w:val="24"/>
                    </w:rPr>
                  </w:rPrChange>
                </w:rPr>
                <w:t xml:space="preserve">asignó </w:t>
              </w:r>
            </w:ins>
            <w:r w:rsidRPr="004C77B1">
              <w:rPr>
                <w:rFonts w:ascii="Arial" w:hAnsi="Arial" w:cs="Arial"/>
                <w:color w:val="FF0000"/>
                <w:sz w:val="24"/>
                <w:szCs w:val="24"/>
                <w:rPrChange w:id="257" w:author="Felipe C." w:date="2015-03-02T17:52:00Z">
                  <w:rPr>
                    <w:rFonts w:ascii="Arial" w:hAnsi="Arial" w:cs="Arial"/>
                    <w:sz w:val="24"/>
                    <w:szCs w:val="24"/>
                  </w:rPr>
                </w:rPrChange>
              </w:rPr>
              <w:t xml:space="preserve">esta es la línea que llamamos arista por formar parte del lado de una figura. </w:t>
            </w:r>
          </w:p>
        </w:tc>
      </w:tr>
      <w:tr w:rsidR="000E04A5" w:rsidRPr="00C42303" w14:paraId="02308456" w14:textId="77777777" w:rsidTr="00D263A6">
        <w:tc>
          <w:tcPr>
            <w:tcW w:w="2836" w:type="dxa"/>
            <w:vAlign w:val="center"/>
          </w:tcPr>
          <w:p w14:paraId="55CEA7E4" w14:textId="77777777" w:rsidR="000E04A5" w:rsidRDefault="00046569" w:rsidP="00D263A6">
            <w:pPr>
              <w:jc w:val="center"/>
              <w:rPr>
                <w:rFonts w:ascii="Arial" w:hAnsi="Arial" w:cs="Arial"/>
                <w:sz w:val="24"/>
                <w:szCs w:val="24"/>
              </w:rPr>
            </w:pPr>
            <w:r>
              <w:rPr>
                <w:rFonts w:ascii="Arial" w:hAnsi="Arial" w:cs="Arial"/>
                <w:sz w:val="24"/>
                <w:szCs w:val="24"/>
              </w:rPr>
              <w:t>AÑADE-ARISTA</w:t>
            </w:r>
          </w:p>
        </w:tc>
        <w:tc>
          <w:tcPr>
            <w:tcW w:w="6520" w:type="dxa"/>
          </w:tcPr>
          <w:p w14:paraId="740BC279" w14:textId="77777777" w:rsidR="000E04A5" w:rsidRDefault="00046569" w:rsidP="00D263A6">
            <w:pPr>
              <w:jc w:val="both"/>
              <w:rPr>
                <w:rFonts w:ascii="Arial" w:hAnsi="Arial" w:cs="Arial"/>
                <w:sz w:val="24"/>
                <w:szCs w:val="24"/>
              </w:rPr>
            </w:pPr>
            <w:r>
              <w:rPr>
                <w:rFonts w:ascii="Arial" w:hAnsi="Arial" w:cs="Arial"/>
                <w:sz w:val="24"/>
                <w:szCs w:val="24"/>
              </w:rPr>
              <w:t>Seleccionndo dos nodos los une con el sentido que seleccionamos, también se puede invertir.</w:t>
            </w:r>
          </w:p>
        </w:tc>
      </w:tr>
      <w:tr w:rsidR="00D86868" w:rsidRPr="00C42303" w14:paraId="526630D0" w14:textId="77777777" w:rsidTr="00D263A6">
        <w:tc>
          <w:tcPr>
            <w:tcW w:w="2836" w:type="dxa"/>
            <w:vAlign w:val="center"/>
          </w:tcPr>
          <w:p w14:paraId="1A518BC5" w14:textId="77777777" w:rsidR="00D86868" w:rsidRPr="00C42303" w:rsidRDefault="00D86868" w:rsidP="00D263A6">
            <w:pPr>
              <w:jc w:val="center"/>
              <w:rPr>
                <w:rFonts w:ascii="Arial" w:hAnsi="Arial" w:cs="Arial"/>
                <w:sz w:val="24"/>
                <w:szCs w:val="24"/>
              </w:rPr>
            </w:pPr>
            <w:r>
              <w:rPr>
                <w:rFonts w:ascii="Arial" w:hAnsi="Arial" w:cs="Arial"/>
                <w:sz w:val="24"/>
                <w:szCs w:val="24"/>
              </w:rPr>
              <w:t>BORRA-ARISTA</w:t>
            </w:r>
          </w:p>
        </w:tc>
        <w:tc>
          <w:tcPr>
            <w:tcW w:w="6520" w:type="dxa"/>
          </w:tcPr>
          <w:p w14:paraId="456BC4B5" w14:textId="77777777" w:rsidR="00D86868" w:rsidRPr="00C42303" w:rsidRDefault="00D86868" w:rsidP="00D263A6">
            <w:pPr>
              <w:jc w:val="both"/>
              <w:rPr>
                <w:rFonts w:ascii="Arial" w:hAnsi="Arial" w:cs="Arial"/>
                <w:sz w:val="24"/>
                <w:szCs w:val="24"/>
              </w:rPr>
            </w:pPr>
            <w:r>
              <w:rPr>
                <w:rFonts w:ascii="Arial" w:hAnsi="Arial" w:cs="Arial"/>
                <w:sz w:val="24"/>
                <w:szCs w:val="24"/>
              </w:rPr>
              <w:t>Cuando tenemos una arista que probablemente no utilicemos o simplemente no queremos que este en cierto lugar, seleccionando los nodos en donde está la arista, con esta función podemos quitar esa arista.</w:t>
            </w:r>
          </w:p>
        </w:tc>
      </w:tr>
      <w:tr w:rsidR="00D86868" w:rsidRPr="00C42303" w14:paraId="07E4584B" w14:textId="77777777" w:rsidTr="00D263A6">
        <w:tc>
          <w:tcPr>
            <w:tcW w:w="2836" w:type="dxa"/>
            <w:vAlign w:val="center"/>
          </w:tcPr>
          <w:p w14:paraId="356B8C55" w14:textId="77777777" w:rsidR="00D86868" w:rsidRPr="00C42303" w:rsidRDefault="00D86868" w:rsidP="00D263A6">
            <w:pPr>
              <w:jc w:val="center"/>
              <w:rPr>
                <w:rFonts w:ascii="Arial" w:hAnsi="Arial" w:cs="Arial"/>
                <w:sz w:val="24"/>
                <w:szCs w:val="24"/>
              </w:rPr>
            </w:pPr>
            <w:r>
              <w:rPr>
                <w:rFonts w:ascii="Arial" w:hAnsi="Arial" w:cs="Arial"/>
                <w:sz w:val="24"/>
                <w:szCs w:val="24"/>
              </w:rPr>
              <w:t>SELECCIONA-ARISTA</w:t>
            </w:r>
          </w:p>
        </w:tc>
        <w:tc>
          <w:tcPr>
            <w:tcW w:w="6520" w:type="dxa"/>
          </w:tcPr>
          <w:p w14:paraId="79F35A83" w14:textId="77777777" w:rsidR="00D86868" w:rsidRPr="00C42303" w:rsidRDefault="00D86868" w:rsidP="00D263A6">
            <w:pPr>
              <w:jc w:val="both"/>
              <w:rPr>
                <w:rFonts w:ascii="Arial" w:hAnsi="Arial" w:cs="Arial"/>
                <w:sz w:val="24"/>
                <w:szCs w:val="24"/>
              </w:rPr>
            </w:pPr>
            <w:r>
              <w:rPr>
                <w:rFonts w:ascii="Arial" w:hAnsi="Arial" w:cs="Arial"/>
                <w:sz w:val="24"/>
                <w:szCs w:val="24"/>
              </w:rPr>
              <w:t>Con esta función activada nos permita marcar una arista cualquiera que requiera o borrarse, cambiarse de lugar o asignarle algunas características a la misma.</w:t>
            </w:r>
          </w:p>
        </w:tc>
      </w:tr>
      <w:tr w:rsidR="00046569" w:rsidRPr="00C42303" w14:paraId="2793ACA0" w14:textId="77777777" w:rsidTr="00D263A6">
        <w:tc>
          <w:tcPr>
            <w:tcW w:w="2836" w:type="dxa"/>
            <w:vAlign w:val="center"/>
          </w:tcPr>
          <w:p w14:paraId="5E1BDCBB" w14:textId="77777777" w:rsidR="00046569" w:rsidRDefault="00046569" w:rsidP="00D263A6">
            <w:pPr>
              <w:jc w:val="center"/>
              <w:rPr>
                <w:rFonts w:ascii="Arial" w:hAnsi="Arial" w:cs="Arial"/>
                <w:sz w:val="24"/>
                <w:szCs w:val="24"/>
              </w:rPr>
            </w:pPr>
            <w:r>
              <w:rPr>
                <w:rFonts w:ascii="Arial" w:hAnsi="Arial" w:cs="Arial"/>
                <w:sz w:val="24"/>
                <w:szCs w:val="24"/>
              </w:rPr>
              <w:t>INVIERTE-SENTIDO-DE-CALLE</w:t>
            </w:r>
          </w:p>
        </w:tc>
        <w:tc>
          <w:tcPr>
            <w:tcW w:w="6520" w:type="dxa"/>
          </w:tcPr>
          <w:p w14:paraId="6DEFE792" w14:textId="77777777" w:rsidR="00046569" w:rsidRDefault="00046569" w:rsidP="00046569">
            <w:pPr>
              <w:jc w:val="both"/>
              <w:rPr>
                <w:rFonts w:ascii="Arial" w:hAnsi="Arial" w:cs="Arial"/>
                <w:sz w:val="24"/>
                <w:szCs w:val="24"/>
              </w:rPr>
            </w:pPr>
            <w:r>
              <w:rPr>
                <w:rFonts w:ascii="Arial" w:hAnsi="Arial" w:cs="Arial"/>
                <w:sz w:val="24"/>
                <w:szCs w:val="24"/>
              </w:rPr>
              <w:t xml:space="preserve">Seleccionando la arista (calle), y le cambia el sentido para acomodarla como se requiere. </w:t>
            </w:r>
          </w:p>
        </w:tc>
      </w:tr>
      <w:tr w:rsidR="00046569" w:rsidRPr="00C42303" w14:paraId="5134DD22" w14:textId="77777777" w:rsidTr="00D263A6">
        <w:tc>
          <w:tcPr>
            <w:tcW w:w="2836" w:type="dxa"/>
            <w:vAlign w:val="center"/>
          </w:tcPr>
          <w:p w14:paraId="67522ED8" w14:textId="77777777" w:rsidR="00046569" w:rsidRDefault="00046569" w:rsidP="00D263A6">
            <w:pPr>
              <w:jc w:val="center"/>
              <w:rPr>
                <w:rFonts w:ascii="Arial" w:hAnsi="Arial" w:cs="Arial"/>
                <w:sz w:val="24"/>
                <w:szCs w:val="24"/>
              </w:rPr>
            </w:pPr>
            <w:r>
              <w:rPr>
                <w:rFonts w:ascii="Arial" w:hAnsi="Arial" w:cs="Arial"/>
                <w:sz w:val="24"/>
                <w:szCs w:val="24"/>
              </w:rPr>
              <w:t>AÑADE-SEMÁFORO</w:t>
            </w:r>
          </w:p>
        </w:tc>
        <w:tc>
          <w:tcPr>
            <w:tcW w:w="6520" w:type="dxa"/>
          </w:tcPr>
          <w:p w14:paraId="56DC0190" w14:textId="77777777" w:rsidR="00046569" w:rsidRDefault="00046569" w:rsidP="00D263A6">
            <w:pPr>
              <w:jc w:val="both"/>
              <w:rPr>
                <w:rFonts w:ascii="Arial" w:hAnsi="Arial" w:cs="Arial"/>
                <w:sz w:val="24"/>
                <w:szCs w:val="24"/>
              </w:rPr>
            </w:pPr>
            <w:r>
              <w:rPr>
                <w:rFonts w:ascii="Arial" w:hAnsi="Arial" w:cs="Arial"/>
                <w:sz w:val="24"/>
                <w:szCs w:val="24"/>
              </w:rPr>
              <w:t xml:space="preserve">En </w:t>
            </w:r>
            <w:r w:rsidR="00663F63">
              <w:rPr>
                <w:rFonts w:ascii="Arial" w:hAnsi="Arial" w:cs="Arial"/>
                <w:sz w:val="24"/>
                <w:szCs w:val="24"/>
              </w:rPr>
              <w:t>los nodos seleccionados asigna semáforos.</w:t>
            </w:r>
          </w:p>
        </w:tc>
      </w:tr>
      <w:tr w:rsidR="00046569" w:rsidRPr="00C42303" w14:paraId="079BDC1B" w14:textId="77777777" w:rsidTr="00D263A6">
        <w:tc>
          <w:tcPr>
            <w:tcW w:w="2836" w:type="dxa"/>
            <w:vAlign w:val="center"/>
          </w:tcPr>
          <w:p w14:paraId="741449CC" w14:textId="77777777" w:rsidR="00046569" w:rsidRDefault="00663F63" w:rsidP="00D263A6">
            <w:pPr>
              <w:jc w:val="center"/>
              <w:rPr>
                <w:rFonts w:ascii="Arial" w:hAnsi="Arial" w:cs="Arial"/>
                <w:sz w:val="24"/>
                <w:szCs w:val="24"/>
              </w:rPr>
            </w:pPr>
            <w:r>
              <w:rPr>
                <w:rFonts w:ascii="Arial" w:hAnsi="Arial" w:cs="Arial"/>
                <w:sz w:val="24"/>
                <w:szCs w:val="24"/>
              </w:rPr>
              <w:t>MUEVE-SEMÁFORO</w:t>
            </w:r>
          </w:p>
        </w:tc>
        <w:tc>
          <w:tcPr>
            <w:tcW w:w="6520" w:type="dxa"/>
          </w:tcPr>
          <w:p w14:paraId="49601F41" w14:textId="77777777" w:rsidR="00046569" w:rsidRDefault="00663F63" w:rsidP="00D263A6">
            <w:pPr>
              <w:jc w:val="both"/>
              <w:rPr>
                <w:rFonts w:ascii="Arial" w:hAnsi="Arial" w:cs="Arial"/>
                <w:sz w:val="24"/>
                <w:szCs w:val="24"/>
              </w:rPr>
            </w:pPr>
            <w:r>
              <w:rPr>
                <w:rFonts w:ascii="Arial" w:hAnsi="Arial" w:cs="Arial"/>
                <w:sz w:val="24"/>
                <w:szCs w:val="24"/>
              </w:rPr>
              <w:t>Con los semáforos selccionados y con el puntero del se mueven según se requieran en la red.</w:t>
            </w:r>
          </w:p>
        </w:tc>
      </w:tr>
      <w:tr w:rsidR="00046569" w:rsidRPr="00C42303" w14:paraId="050E0455" w14:textId="77777777" w:rsidTr="00D263A6">
        <w:tc>
          <w:tcPr>
            <w:tcW w:w="2836" w:type="dxa"/>
            <w:vAlign w:val="center"/>
          </w:tcPr>
          <w:p w14:paraId="0157A2F9" w14:textId="77777777" w:rsidR="00046569" w:rsidRDefault="00663F63" w:rsidP="00D263A6">
            <w:pPr>
              <w:jc w:val="center"/>
              <w:rPr>
                <w:rFonts w:ascii="Arial" w:hAnsi="Arial" w:cs="Arial"/>
                <w:sz w:val="24"/>
                <w:szCs w:val="24"/>
              </w:rPr>
            </w:pPr>
            <w:r>
              <w:rPr>
                <w:rFonts w:ascii="Arial" w:hAnsi="Arial" w:cs="Arial"/>
                <w:sz w:val="24"/>
                <w:szCs w:val="24"/>
              </w:rPr>
              <w:t>BORRA-SEMAFORO</w:t>
            </w:r>
          </w:p>
        </w:tc>
        <w:tc>
          <w:tcPr>
            <w:tcW w:w="6520" w:type="dxa"/>
          </w:tcPr>
          <w:p w14:paraId="1A13CF8D" w14:textId="77777777" w:rsidR="00046569" w:rsidRDefault="00663F63" w:rsidP="00D263A6">
            <w:pPr>
              <w:jc w:val="both"/>
              <w:rPr>
                <w:rFonts w:ascii="Arial" w:hAnsi="Arial" w:cs="Arial"/>
                <w:sz w:val="24"/>
                <w:szCs w:val="24"/>
              </w:rPr>
            </w:pPr>
            <w:r>
              <w:rPr>
                <w:rFonts w:ascii="Arial" w:hAnsi="Arial" w:cs="Arial"/>
                <w:sz w:val="24"/>
                <w:szCs w:val="24"/>
              </w:rPr>
              <w:t>Seleccionado el semáforo que se quiere borrar, con</w:t>
            </w:r>
            <w:r w:rsidR="00F43B8F">
              <w:rPr>
                <w:rFonts w:ascii="Arial" w:hAnsi="Arial" w:cs="Arial"/>
                <w:sz w:val="24"/>
                <w:szCs w:val="24"/>
              </w:rPr>
              <w:t xml:space="preserve"> </w:t>
            </w:r>
            <w:r>
              <w:rPr>
                <w:rFonts w:ascii="Arial" w:hAnsi="Arial" w:cs="Arial"/>
                <w:sz w:val="24"/>
                <w:szCs w:val="24"/>
              </w:rPr>
              <w:t>el puntero</w:t>
            </w:r>
            <w:r w:rsidR="00F43B8F">
              <w:rPr>
                <w:rFonts w:ascii="Arial" w:hAnsi="Arial" w:cs="Arial"/>
                <w:sz w:val="24"/>
                <w:szCs w:val="24"/>
              </w:rPr>
              <w:t xml:space="preserve"> se le aplica esta función y el semáforo se borra</w:t>
            </w:r>
          </w:p>
        </w:tc>
      </w:tr>
      <w:tr w:rsidR="00F43B8F" w:rsidRPr="00C42303" w14:paraId="2CCE9F31" w14:textId="77777777" w:rsidTr="00D263A6">
        <w:tc>
          <w:tcPr>
            <w:tcW w:w="2836" w:type="dxa"/>
            <w:vAlign w:val="center"/>
          </w:tcPr>
          <w:p w14:paraId="05C8E106" w14:textId="77777777" w:rsidR="00F43B8F" w:rsidRDefault="00F43B8F" w:rsidP="00D263A6">
            <w:pPr>
              <w:jc w:val="center"/>
              <w:rPr>
                <w:rFonts w:ascii="Arial" w:hAnsi="Arial" w:cs="Arial"/>
                <w:sz w:val="24"/>
                <w:szCs w:val="24"/>
              </w:rPr>
            </w:pPr>
            <w:r>
              <w:rPr>
                <w:rFonts w:ascii="Arial" w:hAnsi="Arial" w:cs="Arial"/>
                <w:sz w:val="24"/>
                <w:szCs w:val="24"/>
              </w:rPr>
              <w:t>SELEC-SEMÁFOROS-</w:t>
            </w:r>
            <w:r>
              <w:rPr>
                <w:rFonts w:ascii="Arial" w:hAnsi="Arial" w:cs="Arial"/>
                <w:sz w:val="24"/>
                <w:szCs w:val="24"/>
              </w:rPr>
              <w:lastRenderedPageBreak/>
              <w:t>EN-NODO</w:t>
            </w:r>
          </w:p>
        </w:tc>
        <w:tc>
          <w:tcPr>
            <w:tcW w:w="6520" w:type="dxa"/>
          </w:tcPr>
          <w:p w14:paraId="066D5E7D" w14:textId="77777777" w:rsidR="00F43B8F" w:rsidRDefault="0046719F" w:rsidP="00D263A6">
            <w:pPr>
              <w:jc w:val="both"/>
              <w:rPr>
                <w:rFonts w:ascii="Arial" w:hAnsi="Arial" w:cs="Arial"/>
                <w:sz w:val="24"/>
                <w:szCs w:val="24"/>
              </w:rPr>
            </w:pPr>
            <w:r>
              <w:rPr>
                <w:rFonts w:ascii="Arial" w:hAnsi="Arial" w:cs="Arial"/>
                <w:sz w:val="24"/>
                <w:szCs w:val="24"/>
              </w:rPr>
              <w:lastRenderedPageBreak/>
              <w:t xml:space="preserve">Con el puntero seleccionamos a los semáforos que se </w:t>
            </w:r>
            <w:r>
              <w:rPr>
                <w:rFonts w:ascii="Arial" w:hAnsi="Arial" w:cs="Arial"/>
                <w:sz w:val="24"/>
                <w:szCs w:val="24"/>
              </w:rPr>
              <w:lastRenderedPageBreak/>
              <w:t>requieran, con esta función podemos cambiarle la sincronización.</w:t>
            </w:r>
          </w:p>
        </w:tc>
      </w:tr>
      <w:tr w:rsidR="00F43B8F" w:rsidRPr="00C42303" w14:paraId="7B1D8FE9" w14:textId="77777777" w:rsidTr="00D263A6">
        <w:tc>
          <w:tcPr>
            <w:tcW w:w="2836" w:type="dxa"/>
            <w:vAlign w:val="center"/>
          </w:tcPr>
          <w:p w14:paraId="0DBDD85C" w14:textId="0C6B5735" w:rsidR="00F43B8F" w:rsidRDefault="0046719F" w:rsidP="00D263A6">
            <w:pPr>
              <w:jc w:val="center"/>
              <w:rPr>
                <w:rFonts w:ascii="Arial" w:hAnsi="Arial" w:cs="Arial"/>
                <w:sz w:val="24"/>
                <w:szCs w:val="24"/>
              </w:rPr>
            </w:pPr>
            <w:r>
              <w:rPr>
                <w:rFonts w:ascii="Arial" w:hAnsi="Arial" w:cs="Arial"/>
                <w:sz w:val="24"/>
                <w:szCs w:val="24"/>
              </w:rPr>
              <w:lastRenderedPageBreak/>
              <w:t>SE</w:t>
            </w:r>
            <w:ins w:id="258" w:author="Felipe C." w:date="2015-03-02T17:53:00Z">
              <w:r w:rsidR="004C77B1">
                <w:rPr>
                  <w:rFonts w:ascii="Arial" w:hAnsi="Arial" w:cs="Arial"/>
                  <w:sz w:val="24"/>
                  <w:szCs w:val="24"/>
                </w:rPr>
                <w:t>L</w:t>
              </w:r>
            </w:ins>
            <w:r>
              <w:rPr>
                <w:rFonts w:ascii="Arial" w:hAnsi="Arial" w:cs="Arial"/>
                <w:sz w:val="24"/>
                <w:szCs w:val="24"/>
              </w:rPr>
              <w:t>ECCIONA-SEMÁFORO</w:t>
            </w:r>
          </w:p>
        </w:tc>
        <w:tc>
          <w:tcPr>
            <w:tcW w:w="6520" w:type="dxa"/>
          </w:tcPr>
          <w:p w14:paraId="4721EA12" w14:textId="77777777" w:rsidR="00F43B8F" w:rsidRDefault="0046719F" w:rsidP="00D263A6">
            <w:pPr>
              <w:jc w:val="both"/>
              <w:rPr>
                <w:rFonts w:ascii="Arial" w:hAnsi="Arial" w:cs="Arial"/>
                <w:sz w:val="24"/>
                <w:szCs w:val="24"/>
              </w:rPr>
            </w:pPr>
            <w:r>
              <w:rPr>
                <w:rFonts w:ascii="Arial" w:hAnsi="Arial" w:cs="Arial"/>
                <w:sz w:val="24"/>
                <w:szCs w:val="24"/>
              </w:rPr>
              <w:t>De manera particular y un solo semáforo de nodo para cambiar alguna de sus funciones.</w:t>
            </w:r>
          </w:p>
        </w:tc>
      </w:tr>
      <w:tr w:rsidR="00D86868" w:rsidRPr="00C42303" w14:paraId="6299A9DA" w14:textId="77777777" w:rsidTr="00D263A6">
        <w:tc>
          <w:tcPr>
            <w:tcW w:w="2836" w:type="dxa"/>
            <w:vAlign w:val="center"/>
          </w:tcPr>
          <w:p w14:paraId="3826DE39" w14:textId="77777777" w:rsidR="00D86868" w:rsidRPr="00C42303" w:rsidRDefault="00D86868" w:rsidP="0046719F">
            <w:pPr>
              <w:jc w:val="center"/>
              <w:rPr>
                <w:rFonts w:ascii="Arial" w:hAnsi="Arial" w:cs="Arial"/>
                <w:sz w:val="24"/>
                <w:szCs w:val="24"/>
              </w:rPr>
            </w:pPr>
            <w:r>
              <w:rPr>
                <w:rFonts w:ascii="Arial" w:hAnsi="Arial" w:cs="Arial"/>
                <w:sz w:val="24"/>
                <w:szCs w:val="24"/>
              </w:rPr>
              <w:t>AÑADE-OBST</w:t>
            </w:r>
            <w:r w:rsidR="0046719F">
              <w:rPr>
                <w:rFonts w:ascii="Arial" w:hAnsi="Arial" w:cs="Arial"/>
                <w:sz w:val="24"/>
                <w:szCs w:val="24"/>
              </w:rPr>
              <w:t>Á</w:t>
            </w:r>
            <w:r>
              <w:rPr>
                <w:rFonts w:ascii="Arial" w:hAnsi="Arial" w:cs="Arial"/>
                <w:sz w:val="24"/>
                <w:szCs w:val="24"/>
              </w:rPr>
              <w:t>CULO</w:t>
            </w:r>
          </w:p>
        </w:tc>
        <w:tc>
          <w:tcPr>
            <w:tcW w:w="6520" w:type="dxa"/>
          </w:tcPr>
          <w:p w14:paraId="4627FEDB" w14:textId="0CFD5131" w:rsidR="00D86868" w:rsidRDefault="00D86868" w:rsidP="00D263A6">
            <w:pPr>
              <w:jc w:val="both"/>
              <w:rPr>
                <w:rFonts w:ascii="Arial" w:hAnsi="Arial" w:cs="Arial"/>
                <w:sz w:val="24"/>
                <w:szCs w:val="24"/>
              </w:rPr>
            </w:pPr>
            <w:r>
              <w:rPr>
                <w:rFonts w:ascii="Arial" w:hAnsi="Arial" w:cs="Arial"/>
                <w:sz w:val="24"/>
                <w:szCs w:val="24"/>
              </w:rPr>
              <w:t>Esta función nos permite colocar en alguna arista determinada un obstáculo o un evento que haga que nuestro tránsito vehicular se vea retrasado en cuanto a tiempo por la falta de circula o flujo (puede ser un tope, un bache, un camión, autobús o cualquier otro vehículo automotor, que haga lento el flujo de circulación) dicho elemento reduce la velocidad de su flujo y haga que tenga que pasar de una arista a otra para lib</w:t>
            </w:r>
            <w:ins w:id="259" w:author="Felipe C." w:date="2015-03-02T17:53:00Z">
              <w:r w:rsidR="004C77B1">
                <w:rPr>
                  <w:rFonts w:ascii="Arial" w:hAnsi="Arial" w:cs="Arial"/>
                  <w:sz w:val="24"/>
                  <w:szCs w:val="24"/>
                </w:rPr>
                <w:t>r</w:t>
              </w:r>
            </w:ins>
            <w:r>
              <w:rPr>
                <w:rFonts w:ascii="Arial" w:hAnsi="Arial" w:cs="Arial"/>
                <w:sz w:val="24"/>
                <w:szCs w:val="24"/>
              </w:rPr>
              <w:t>arlo o esperar un determinado tiempo para poderse mover.</w:t>
            </w:r>
          </w:p>
          <w:p w14:paraId="076902B6" w14:textId="77777777" w:rsidR="00C918E1" w:rsidRPr="00C42303" w:rsidRDefault="00C918E1" w:rsidP="00D263A6">
            <w:pPr>
              <w:jc w:val="both"/>
              <w:rPr>
                <w:rFonts w:ascii="Arial" w:hAnsi="Arial" w:cs="Arial"/>
                <w:sz w:val="24"/>
                <w:szCs w:val="24"/>
              </w:rPr>
            </w:pPr>
          </w:p>
        </w:tc>
      </w:tr>
      <w:tr w:rsidR="00D86868" w:rsidRPr="00C42303" w14:paraId="5103C335" w14:textId="77777777" w:rsidTr="00D263A6">
        <w:tc>
          <w:tcPr>
            <w:tcW w:w="2836" w:type="dxa"/>
            <w:vAlign w:val="center"/>
          </w:tcPr>
          <w:p w14:paraId="3C15F0B4" w14:textId="77777777" w:rsidR="00D86868" w:rsidRPr="00C42303" w:rsidRDefault="00D86868" w:rsidP="0046719F">
            <w:pPr>
              <w:jc w:val="center"/>
              <w:rPr>
                <w:rFonts w:ascii="Arial" w:hAnsi="Arial" w:cs="Arial"/>
                <w:sz w:val="24"/>
                <w:szCs w:val="24"/>
              </w:rPr>
            </w:pPr>
            <w:r>
              <w:rPr>
                <w:rFonts w:ascii="Arial" w:hAnsi="Arial" w:cs="Arial"/>
                <w:sz w:val="24"/>
                <w:szCs w:val="24"/>
              </w:rPr>
              <w:t>MUEVE-OBST</w:t>
            </w:r>
            <w:r w:rsidR="0046719F">
              <w:rPr>
                <w:rFonts w:ascii="Arial" w:hAnsi="Arial" w:cs="Arial"/>
                <w:sz w:val="24"/>
                <w:szCs w:val="24"/>
              </w:rPr>
              <w:t>Á</w:t>
            </w:r>
            <w:r>
              <w:rPr>
                <w:rFonts w:ascii="Arial" w:hAnsi="Arial" w:cs="Arial"/>
                <w:sz w:val="24"/>
                <w:szCs w:val="24"/>
              </w:rPr>
              <w:t>CULO</w:t>
            </w:r>
          </w:p>
        </w:tc>
        <w:tc>
          <w:tcPr>
            <w:tcW w:w="6520" w:type="dxa"/>
          </w:tcPr>
          <w:p w14:paraId="30C0016F" w14:textId="77777777" w:rsidR="00D86868" w:rsidRPr="00C42303" w:rsidRDefault="00D86868" w:rsidP="00D263A6">
            <w:pPr>
              <w:jc w:val="both"/>
              <w:rPr>
                <w:rFonts w:ascii="Arial" w:hAnsi="Arial" w:cs="Arial"/>
                <w:sz w:val="24"/>
                <w:szCs w:val="24"/>
              </w:rPr>
            </w:pPr>
            <w:r>
              <w:rPr>
                <w:rFonts w:ascii="Arial" w:hAnsi="Arial" w:cs="Arial"/>
                <w:sz w:val="24"/>
                <w:szCs w:val="24"/>
              </w:rPr>
              <w:t>Seleccionado este botón y con el puntero seleccionamos nuestro obstáculo y lo podemos mover hacia donde requiere para continuar observando o midiendo la reducción de tiempo en los flujos vehiculares.</w:t>
            </w:r>
          </w:p>
        </w:tc>
      </w:tr>
      <w:tr w:rsidR="0046719F" w:rsidRPr="00C42303" w14:paraId="1C2F7E03" w14:textId="77777777" w:rsidTr="00D263A6">
        <w:tc>
          <w:tcPr>
            <w:tcW w:w="2836" w:type="dxa"/>
            <w:vAlign w:val="center"/>
          </w:tcPr>
          <w:p w14:paraId="1864B7D3" w14:textId="77777777" w:rsidR="0046719F" w:rsidRDefault="0046719F" w:rsidP="00D263A6">
            <w:pPr>
              <w:jc w:val="center"/>
              <w:rPr>
                <w:rFonts w:ascii="Arial" w:hAnsi="Arial" w:cs="Arial"/>
                <w:sz w:val="24"/>
                <w:szCs w:val="24"/>
              </w:rPr>
            </w:pPr>
            <w:r>
              <w:rPr>
                <w:rFonts w:ascii="Arial" w:hAnsi="Arial" w:cs="Arial"/>
                <w:sz w:val="24"/>
                <w:szCs w:val="24"/>
              </w:rPr>
              <w:t>BORRA-OBSTÁCULO</w:t>
            </w:r>
          </w:p>
        </w:tc>
        <w:tc>
          <w:tcPr>
            <w:tcW w:w="6520" w:type="dxa"/>
          </w:tcPr>
          <w:p w14:paraId="6AECDEE2" w14:textId="77777777" w:rsidR="0046719F" w:rsidRDefault="0046719F" w:rsidP="00D263A6">
            <w:pPr>
              <w:jc w:val="both"/>
              <w:rPr>
                <w:rFonts w:ascii="Arial" w:hAnsi="Arial" w:cs="Arial"/>
                <w:sz w:val="24"/>
                <w:szCs w:val="24"/>
              </w:rPr>
            </w:pPr>
            <w:r>
              <w:rPr>
                <w:rFonts w:ascii="Arial" w:hAnsi="Arial" w:cs="Arial"/>
                <w:sz w:val="24"/>
                <w:szCs w:val="24"/>
              </w:rPr>
              <w:t xml:space="preserve">Con el puntero seleccionado en el obstáculo que vamos a borrar, seleccionando esta opción se borran los obstáculos de nuestra red. </w:t>
            </w:r>
          </w:p>
        </w:tc>
      </w:tr>
      <w:tr w:rsidR="00D86868" w:rsidRPr="00C42303" w14:paraId="0FFDD9FC" w14:textId="77777777" w:rsidTr="00D263A6">
        <w:tc>
          <w:tcPr>
            <w:tcW w:w="2836" w:type="dxa"/>
            <w:vAlign w:val="center"/>
          </w:tcPr>
          <w:p w14:paraId="650200F2" w14:textId="77777777" w:rsidR="00D86868" w:rsidRPr="00C42303" w:rsidRDefault="00D86868" w:rsidP="00D263A6">
            <w:pPr>
              <w:jc w:val="center"/>
              <w:rPr>
                <w:rFonts w:ascii="Arial" w:hAnsi="Arial" w:cs="Arial"/>
                <w:sz w:val="24"/>
                <w:szCs w:val="24"/>
              </w:rPr>
            </w:pPr>
            <w:r>
              <w:rPr>
                <w:rFonts w:ascii="Arial" w:hAnsi="Arial" w:cs="Arial"/>
                <w:sz w:val="24"/>
                <w:szCs w:val="24"/>
              </w:rPr>
              <w:t>AÑADE-BARRERA</w:t>
            </w:r>
          </w:p>
        </w:tc>
        <w:tc>
          <w:tcPr>
            <w:tcW w:w="6520" w:type="dxa"/>
          </w:tcPr>
          <w:p w14:paraId="18EB252C" w14:textId="6D207C78" w:rsidR="00D86868" w:rsidRPr="00C42303" w:rsidRDefault="00D86868" w:rsidP="00D263A6">
            <w:pPr>
              <w:jc w:val="both"/>
              <w:rPr>
                <w:rFonts w:ascii="Arial" w:hAnsi="Arial" w:cs="Arial"/>
                <w:sz w:val="24"/>
                <w:szCs w:val="24"/>
              </w:rPr>
            </w:pPr>
            <w:r>
              <w:rPr>
                <w:rFonts w:ascii="Arial" w:hAnsi="Arial" w:cs="Arial"/>
                <w:sz w:val="24"/>
                <w:szCs w:val="24"/>
              </w:rPr>
              <w:t>Una barrera es aquel elemento vial que detiene completamente el flujo vehicular</w:t>
            </w:r>
            <w:ins w:id="260" w:author="Felipe C." w:date="2015-03-02T17:53:00Z">
              <w:r w:rsidR="004C77B1">
                <w:rPr>
                  <w:rFonts w:ascii="Arial" w:hAnsi="Arial" w:cs="Arial"/>
                  <w:sz w:val="24"/>
                  <w:szCs w:val="24"/>
                </w:rPr>
                <w:t>. P</w:t>
              </w:r>
            </w:ins>
            <w:del w:id="261" w:author="Felipe C." w:date="2015-03-02T17:53:00Z">
              <w:r w:rsidDel="004C77B1">
                <w:rPr>
                  <w:rFonts w:ascii="Arial" w:hAnsi="Arial" w:cs="Arial"/>
                  <w:sz w:val="24"/>
                  <w:szCs w:val="24"/>
                </w:rPr>
                <w:delText xml:space="preserve"> p</w:delText>
              </w:r>
            </w:del>
            <w:r>
              <w:rPr>
                <w:rFonts w:ascii="Arial" w:hAnsi="Arial" w:cs="Arial"/>
                <w:sz w:val="24"/>
                <w:szCs w:val="24"/>
              </w:rPr>
              <w:t>ara lograrlo se requiere detener absolutamente todo el sistema y para liberarlo se requiere buscar alternativas de circulación</w:t>
            </w:r>
            <w:r w:rsidRPr="004C77B1">
              <w:rPr>
                <w:rFonts w:ascii="Arial" w:hAnsi="Arial" w:cs="Arial"/>
                <w:strike/>
                <w:sz w:val="24"/>
                <w:szCs w:val="24"/>
                <w:rPrChange w:id="262" w:author="Felipe C." w:date="2015-03-02T17:54:00Z">
                  <w:rPr>
                    <w:rFonts w:ascii="Arial" w:hAnsi="Arial" w:cs="Arial"/>
                    <w:sz w:val="24"/>
                    <w:szCs w:val="24"/>
                  </w:rPr>
                </w:rPrChange>
              </w:rPr>
              <w:t xml:space="preserve"> (</w:t>
            </w:r>
            <w:del w:id="263" w:author="Felipe C." w:date="2015-03-02T17:54:00Z">
              <w:r w:rsidRPr="004C77B1" w:rsidDel="004C77B1">
                <w:rPr>
                  <w:rFonts w:ascii="Arial" w:hAnsi="Arial" w:cs="Arial"/>
                  <w:strike/>
                  <w:sz w:val="24"/>
                  <w:szCs w:val="24"/>
                  <w:rPrChange w:id="264" w:author="Felipe C." w:date="2015-03-02T17:54:00Z">
                    <w:rPr>
                      <w:rFonts w:ascii="Arial" w:hAnsi="Arial" w:cs="Arial"/>
                      <w:sz w:val="24"/>
                      <w:szCs w:val="24"/>
                    </w:rPr>
                  </w:rPrChange>
                </w:rPr>
                <w:delText xml:space="preserve"> </w:delText>
              </w:r>
            </w:del>
            <w:r w:rsidRPr="004C77B1">
              <w:rPr>
                <w:rFonts w:ascii="Arial" w:hAnsi="Arial" w:cs="Arial"/>
                <w:strike/>
                <w:sz w:val="24"/>
                <w:szCs w:val="24"/>
                <w:rPrChange w:id="265" w:author="Felipe C." w:date="2015-03-02T17:54:00Z">
                  <w:rPr>
                    <w:rFonts w:ascii="Arial" w:hAnsi="Arial" w:cs="Arial"/>
                    <w:sz w:val="24"/>
                    <w:szCs w:val="24"/>
                  </w:rPr>
                </w:rPrChange>
              </w:rPr>
              <w:t xml:space="preserve">uno de ellos es el cambio de carril para lograr  librar la barrera que se presenta,) </w:t>
            </w:r>
            <w:r>
              <w:rPr>
                <w:rFonts w:ascii="Arial" w:hAnsi="Arial" w:cs="Arial"/>
                <w:sz w:val="24"/>
                <w:szCs w:val="24"/>
              </w:rPr>
              <w:t>puede ser un bache en reparación o de cualquier vía, un camión repartidor que se detienen más de 10 minutos.</w:t>
            </w:r>
          </w:p>
        </w:tc>
      </w:tr>
      <w:tr w:rsidR="00D86868" w:rsidRPr="00C42303" w14:paraId="521389CB" w14:textId="77777777" w:rsidTr="00D263A6">
        <w:tc>
          <w:tcPr>
            <w:tcW w:w="2836" w:type="dxa"/>
            <w:vAlign w:val="center"/>
          </w:tcPr>
          <w:p w14:paraId="18A05996" w14:textId="77777777" w:rsidR="00D86868" w:rsidRPr="00C42303" w:rsidRDefault="00D86868" w:rsidP="00D263A6">
            <w:pPr>
              <w:jc w:val="center"/>
              <w:rPr>
                <w:rFonts w:ascii="Arial" w:hAnsi="Arial" w:cs="Arial"/>
                <w:sz w:val="24"/>
                <w:szCs w:val="24"/>
              </w:rPr>
            </w:pPr>
            <w:r>
              <w:rPr>
                <w:rFonts w:ascii="Arial" w:hAnsi="Arial" w:cs="Arial"/>
                <w:sz w:val="24"/>
                <w:szCs w:val="24"/>
              </w:rPr>
              <w:t>MUEVE-BARRERA</w:t>
            </w:r>
          </w:p>
        </w:tc>
        <w:tc>
          <w:tcPr>
            <w:tcW w:w="6520" w:type="dxa"/>
          </w:tcPr>
          <w:p w14:paraId="5A999C71" w14:textId="77777777" w:rsidR="00D86868" w:rsidRPr="00C42303" w:rsidRDefault="00D86868" w:rsidP="00D263A6">
            <w:pPr>
              <w:jc w:val="both"/>
              <w:rPr>
                <w:rFonts w:ascii="Arial" w:hAnsi="Arial" w:cs="Arial"/>
                <w:sz w:val="24"/>
                <w:szCs w:val="24"/>
              </w:rPr>
            </w:pPr>
            <w:r>
              <w:rPr>
                <w:rFonts w:ascii="Arial" w:hAnsi="Arial" w:cs="Arial"/>
                <w:sz w:val="24"/>
                <w:szCs w:val="24"/>
              </w:rPr>
              <w:t>Seleccionada esta barrera y apretado el botón con la ayuda del puntero o mouse, podemos cambiar de posición la barrera para fines de resultados.</w:t>
            </w:r>
          </w:p>
        </w:tc>
      </w:tr>
      <w:tr w:rsidR="00D86868" w:rsidRPr="00C42303" w14:paraId="43F80CA0" w14:textId="77777777" w:rsidTr="0038201A">
        <w:tc>
          <w:tcPr>
            <w:tcW w:w="2836" w:type="dxa"/>
            <w:vAlign w:val="center"/>
          </w:tcPr>
          <w:p w14:paraId="529A1C6B" w14:textId="77777777" w:rsidR="00D86868" w:rsidRDefault="0046719F" w:rsidP="00DB02A2">
            <w:pPr>
              <w:jc w:val="center"/>
              <w:rPr>
                <w:rFonts w:ascii="Arial" w:hAnsi="Arial" w:cs="Arial"/>
                <w:sz w:val="24"/>
                <w:szCs w:val="24"/>
              </w:rPr>
            </w:pPr>
            <w:r>
              <w:rPr>
                <w:rFonts w:ascii="Arial" w:hAnsi="Arial" w:cs="Arial"/>
                <w:sz w:val="24"/>
                <w:szCs w:val="24"/>
              </w:rPr>
              <w:t>BORRA-BARRERA</w:t>
            </w:r>
          </w:p>
        </w:tc>
        <w:tc>
          <w:tcPr>
            <w:tcW w:w="6520" w:type="dxa"/>
          </w:tcPr>
          <w:p w14:paraId="7D410F62" w14:textId="77777777" w:rsidR="00D86868" w:rsidRPr="005E0C08" w:rsidRDefault="0046719F" w:rsidP="0046719F">
            <w:pPr>
              <w:jc w:val="both"/>
              <w:rPr>
                <w:rFonts w:ascii="Arial" w:hAnsi="Arial" w:cs="Arial"/>
                <w:sz w:val="24"/>
                <w:szCs w:val="24"/>
              </w:rPr>
            </w:pPr>
            <w:r w:rsidRPr="0046719F">
              <w:rPr>
                <w:rFonts w:ascii="Arial" w:hAnsi="Arial" w:cs="Arial"/>
                <w:sz w:val="24"/>
                <w:szCs w:val="24"/>
              </w:rPr>
              <w:t>Con el punt</w:t>
            </w:r>
            <w:r>
              <w:rPr>
                <w:rFonts w:ascii="Arial" w:hAnsi="Arial" w:cs="Arial"/>
                <w:sz w:val="24"/>
                <w:szCs w:val="24"/>
              </w:rPr>
              <w:t>ero seleccionado en la barrera que vamos a quitar</w:t>
            </w:r>
            <w:r w:rsidRPr="0046719F">
              <w:rPr>
                <w:rFonts w:ascii="Arial" w:hAnsi="Arial" w:cs="Arial"/>
                <w:sz w:val="24"/>
                <w:szCs w:val="24"/>
              </w:rPr>
              <w:t>, selecc</w:t>
            </w:r>
            <w:r>
              <w:rPr>
                <w:rFonts w:ascii="Arial" w:hAnsi="Arial" w:cs="Arial"/>
                <w:sz w:val="24"/>
                <w:szCs w:val="24"/>
              </w:rPr>
              <w:t>ionando esta opción se borran la</w:t>
            </w:r>
            <w:r w:rsidRPr="0046719F">
              <w:rPr>
                <w:rFonts w:ascii="Arial" w:hAnsi="Arial" w:cs="Arial"/>
                <w:sz w:val="24"/>
                <w:szCs w:val="24"/>
              </w:rPr>
              <w:t xml:space="preserve">s </w:t>
            </w:r>
            <w:r>
              <w:rPr>
                <w:rFonts w:ascii="Arial" w:hAnsi="Arial" w:cs="Arial"/>
                <w:sz w:val="24"/>
                <w:szCs w:val="24"/>
              </w:rPr>
              <w:t xml:space="preserve">barreras  </w:t>
            </w:r>
            <w:r w:rsidRPr="0046719F">
              <w:rPr>
                <w:rFonts w:ascii="Arial" w:hAnsi="Arial" w:cs="Arial"/>
                <w:sz w:val="24"/>
                <w:szCs w:val="24"/>
              </w:rPr>
              <w:t>de nuestra red.</w:t>
            </w:r>
          </w:p>
        </w:tc>
      </w:tr>
      <w:tr w:rsidR="00953D41" w:rsidRPr="00953D41" w14:paraId="7B0A877E" w14:textId="77777777" w:rsidTr="00D263A6">
        <w:tc>
          <w:tcPr>
            <w:tcW w:w="2836" w:type="dxa"/>
          </w:tcPr>
          <w:p w14:paraId="1E0930DE" w14:textId="77777777" w:rsidR="00953D41" w:rsidRPr="00953D41" w:rsidRDefault="00953D41" w:rsidP="00D263A6">
            <w:pPr>
              <w:rPr>
                <w:rFonts w:ascii="Arial" w:hAnsi="Arial" w:cs="Arial"/>
                <w:sz w:val="24"/>
                <w:szCs w:val="24"/>
              </w:rPr>
            </w:pPr>
            <w:r>
              <w:rPr>
                <w:rFonts w:ascii="Arial" w:hAnsi="Arial" w:cs="Arial"/>
                <w:sz w:val="24"/>
                <w:szCs w:val="24"/>
              </w:rPr>
              <w:t xml:space="preserve">Selección; </w:t>
            </w:r>
            <w:r w:rsidRPr="00953D41">
              <w:rPr>
                <w:rFonts w:ascii="Arial" w:hAnsi="Arial" w:cs="Arial"/>
                <w:sz w:val="24"/>
                <w:szCs w:val="24"/>
              </w:rPr>
              <w:t>AÑADE-ARISTAS-ENTRE-NODOS</w:t>
            </w:r>
          </w:p>
        </w:tc>
        <w:tc>
          <w:tcPr>
            <w:tcW w:w="6520" w:type="dxa"/>
          </w:tcPr>
          <w:p w14:paraId="61A466D9" w14:textId="77777777" w:rsidR="00953D41" w:rsidRPr="00953D41" w:rsidRDefault="00953D41" w:rsidP="00D263A6">
            <w:pPr>
              <w:rPr>
                <w:rFonts w:ascii="Arial" w:hAnsi="Arial" w:cs="Arial"/>
                <w:sz w:val="24"/>
                <w:szCs w:val="24"/>
              </w:rPr>
            </w:pPr>
            <w:r w:rsidRPr="00953D41">
              <w:rPr>
                <w:rFonts w:ascii="Arial" w:hAnsi="Arial" w:cs="Arial"/>
                <w:sz w:val="24"/>
                <w:szCs w:val="24"/>
              </w:rPr>
              <w:t>Previa selección en orden y en el sentido en el que lo requiramos, se van agregando aristas entre los nodos los cuales hemos seleccionado previamente.</w:t>
            </w:r>
          </w:p>
        </w:tc>
      </w:tr>
      <w:tr w:rsidR="00953D41" w:rsidRPr="00C42303" w14:paraId="20C3E38D" w14:textId="77777777" w:rsidTr="0038201A">
        <w:tc>
          <w:tcPr>
            <w:tcW w:w="2836" w:type="dxa"/>
            <w:vAlign w:val="center"/>
          </w:tcPr>
          <w:p w14:paraId="5DFCE5DB" w14:textId="77777777" w:rsidR="00953D41" w:rsidRDefault="00953D41" w:rsidP="00953D41">
            <w:pPr>
              <w:jc w:val="center"/>
              <w:rPr>
                <w:rFonts w:ascii="Arial" w:hAnsi="Arial" w:cs="Arial"/>
                <w:sz w:val="24"/>
                <w:szCs w:val="24"/>
              </w:rPr>
            </w:pPr>
            <w:r>
              <w:rPr>
                <w:rFonts w:ascii="Arial" w:hAnsi="Arial" w:cs="Arial"/>
                <w:sz w:val="24"/>
                <w:szCs w:val="24"/>
              </w:rPr>
              <w:t>HAZ-</w:t>
            </w:r>
            <w:r w:rsidRPr="00953D41">
              <w:rPr>
                <w:rFonts w:ascii="Arial" w:hAnsi="Arial" w:cs="Arial"/>
                <w:sz w:val="24"/>
                <w:szCs w:val="24"/>
              </w:rPr>
              <w:t>ORIGEN</w:t>
            </w:r>
            <w:r>
              <w:rPr>
                <w:rFonts w:ascii="Arial" w:hAnsi="Arial" w:cs="Arial"/>
                <w:sz w:val="24"/>
                <w:szCs w:val="24"/>
              </w:rPr>
              <w:t>ES</w:t>
            </w:r>
            <w:r w:rsidRPr="00953D41">
              <w:rPr>
                <w:rFonts w:ascii="Arial" w:hAnsi="Arial" w:cs="Arial"/>
                <w:sz w:val="24"/>
                <w:szCs w:val="24"/>
              </w:rPr>
              <w:tab/>
            </w:r>
          </w:p>
        </w:tc>
        <w:tc>
          <w:tcPr>
            <w:tcW w:w="6520" w:type="dxa"/>
          </w:tcPr>
          <w:p w14:paraId="4A0AF0C7" w14:textId="77777777" w:rsidR="00953D41" w:rsidRPr="004C77B1" w:rsidRDefault="00953D41" w:rsidP="00953D41">
            <w:pPr>
              <w:jc w:val="both"/>
              <w:rPr>
                <w:rFonts w:ascii="Arial" w:hAnsi="Arial" w:cs="Arial"/>
                <w:color w:val="FF0000"/>
                <w:sz w:val="24"/>
                <w:szCs w:val="24"/>
                <w:rPrChange w:id="266" w:author="Felipe C." w:date="2015-03-02T17:55:00Z">
                  <w:rPr>
                    <w:rFonts w:ascii="Arial" w:hAnsi="Arial" w:cs="Arial"/>
                    <w:sz w:val="24"/>
                    <w:szCs w:val="24"/>
                  </w:rPr>
                </w:rPrChange>
              </w:rPr>
            </w:pPr>
            <w:r w:rsidRPr="004C77B1">
              <w:rPr>
                <w:rFonts w:ascii="Arial" w:hAnsi="Arial" w:cs="Arial"/>
                <w:color w:val="FF0000"/>
                <w:sz w:val="24"/>
                <w:szCs w:val="24"/>
                <w:rPrChange w:id="267" w:author="Felipe C." w:date="2015-03-02T17:55:00Z">
                  <w:rPr>
                    <w:rFonts w:ascii="Arial" w:hAnsi="Arial" w:cs="Arial"/>
                    <w:sz w:val="24"/>
                    <w:szCs w:val="24"/>
                  </w:rPr>
                </w:rPrChange>
              </w:rPr>
              <w:t>Es la función mediante la cual “nacen” los vehículos, lo hacemos aparecer mediante el seleccionador de operaciones individuales.</w:t>
            </w:r>
          </w:p>
        </w:tc>
      </w:tr>
      <w:tr w:rsidR="00953D41" w:rsidRPr="00C42303" w14:paraId="4C841C56" w14:textId="77777777" w:rsidTr="00D263A6">
        <w:tc>
          <w:tcPr>
            <w:tcW w:w="2836" w:type="dxa"/>
            <w:vAlign w:val="center"/>
          </w:tcPr>
          <w:p w14:paraId="15FD6939" w14:textId="77777777" w:rsidR="00953D41" w:rsidRPr="00C42303" w:rsidRDefault="00953D41" w:rsidP="00953D41">
            <w:pPr>
              <w:jc w:val="center"/>
              <w:rPr>
                <w:rFonts w:ascii="Arial" w:hAnsi="Arial" w:cs="Arial"/>
                <w:sz w:val="24"/>
                <w:szCs w:val="24"/>
              </w:rPr>
            </w:pPr>
            <w:r>
              <w:rPr>
                <w:rFonts w:ascii="Arial" w:hAnsi="Arial" w:cs="Arial"/>
                <w:sz w:val="24"/>
                <w:szCs w:val="24"/>
              </w:rPr>
              <w:t>HAZ-DESTINOS</w:t>
            </w:r>
          </w:p>
        </w:tc>
        <w:tc>
          <w:tcPr>
            <w:tcW w:w="6520" w:type="dxa"/>
          </w:tcPr>
          <w:p w14:paraId="35BA70BF" w14:textId="77777777" w:rsidR="00953D41" w:rsidRPr="004C77B1" w:rsidRDefault="00953D41" w:rsidP="00953D41">
            <w:pPr>
              <w:jc w:val="both"/>
              <w:rPr>
                <w:rFonts w:ascii="Arial" w:hAnsi="Arial" w:cs="Arial"/>
                <w:color w:val="FF0000"/>
                <w:sz w:val="24"/>
                <w:szCs w:val="24"/>
                <w:rPrChange w:id="268" w:author="Felipe C." w:date="2015-03-02T17:55:00Z">
                  <w:rPr>
                    <w:rFonts w:ascii="Arial" w:hAnsi="Arial" w:cs="Arial"/>
                    <w:sz w:val="24"/>
                    <w:szCs w:val="24"/>
                  </w:rPr>
                </w:rPrChange>
              </w:rPr>
            </w:pPr>
            <w:r w:rsidRPr="004C77B1">
              <w:rPr>
                <w:rFonts w:ascii="Arial" w:hAnsi="Arial" w:cs="Arial"/>
                <w:color w:val="FF0000"/>
                <w:sz w:val="24"/>
                <w:szCs w:val="24"/>
                <w:rPrChange w:id="269" w:author="Felipe C." w:date="2015-03-02T17:55:00Z">
                  <w:rPr>
                    <w:rFonts w:ascii="Arial" w:hAnsi="Arial" w:cs="Arial"/>
                    <w:sz w:val="24"/>
                    <w:szCs w:val="24"/>
                  </w:rPr>
                </w:rPrChange>
              </w:rPr>
              <w:t xml:space="preserve">Este nodo surge por ser activado al generar nodo en la última parte o en dirección de las flechas de las aristas, </w:t>
            </w:r>
            <w:r w:rsidR="00783142" w:rsidRPr="004C77B1">
              <w:rPr>
                <w:rFonts w:ascii="Arial" w:hAnsi="Arial" w:cs="Arial"/>
                <w:color w:val="FF0000"/>
                <w:sz w:val="24"/>
                <w:szCs w:val="24"/>
                <w:rPrChange w:id="270" w:author="Felipe C." w:date="2015-03-02T17:55:00Z">
                  <w:rPr>
                    <w:rFonts w:ascii="Arial" w:hAnsi="Arial" w:cs="Arial"/>
                    <w:sz w:val="24"/>
                    <w:szCs w:val="24"/>
                  </w:rPr>
                </w:rPrChange>
              </w:rPr>
              <w:t xml:space="preserve">se encuentran al fin del recorrido. </w:t>
            </w:r>
            <w:r w:rsidRPr="004C77B1">
              <w:rPr>
                <w:rFonts w:ascii="Arial" w:hAnsi="Arial" w:cs="Arial"/>
                <w:color w:val="FF0000"/>
                <w:sz w:val="24"/>
                <w:szCs w:val="24"/>
                <w:rPrChange w:id="271" w:author="Felipe C." w:date="2015-03-02T17:55:00Z">
                  <w:rPr>
                    <w:rFonts w:ascii="Arial" w:hAnsi="Arial" w:cs="Arial"/>
                    <w:sz w:val="24"/>
                    <w:szCs w:val="24"/>
                  </w:rPr>
                </w:rPrChange>
              </w:rPr>
              <w:t>Es en</w:t>
            </w:r>
            <w:r w:rsidR="00783142" w:rsidRPr="004C77B1">
              <w:rPr>
                <w:rFonts w:ascii="Arial" w:hAnsi="Arial" w:cs="Arial"/>
                <w:color w:val="FF0000"/>
                <w:sz w:val="24"/>
                <w:szCs w:val="24"/>
                <w:rPrChange w:id="272" w:author="Felipe C." w:date="2015-03-02T17:55:00Z">
                  <w:rPr>
                    <w:rFonts w:ascii="Arial" w:hAnsi="Arial" w:cs="Arial"/>
                    <w:sz w:val="24"/>
                    <w:szCs w:val="24"/>
                  </w:rPr>
                </w:rPrChange>
              </w:rPr>
              <w:t xml:space="preserve"> donde</w:t>
            </w:r>
            <w:r w:rsidRPr="004C77B1">
              <w:rPr>
                <w:rFonts w:ascii="Arial" w:hAnsi="Arial" w:cs="Arial"/>
                <w:color w:val="FF0000"/>
                <w:sz w:val="24"/>
                <w:szCs w:val="24"/>
                <w:rPrChange w:id="273" w:author="Felipe C." w:date="2015-03-02T17:55:00Z">
                  <w:rPr>
                    <w:rFonts w:ascii="Arial" w:hAnsi="Arial" w:cs="Arial"/>
                    <w:sz w:val="24"/>
                    <w:szCs w:val="24"/>
                  </w:rPr>
                </w:rPrChange>
              </w:rPr>
              <w:t xml:space="preserve"> los vehículos terminan el recorrido y desaparecen. </w:t>
            </w:r>
          </w:p>
        </w:tc>
      </w:tr>
      <w:tr w:rsidR="00953D41" w:rsidRPr="00C42303" w14:paraId="107F76DD" w14:textId="77777777" w:rsidTr="0038201A">
        <w:tc>
          <w:tcPr>
            <w:tcW w:w="2836" w:type="dxa"/>
            <w:vAlign w:val="center"/>
          </w:tcPr>
          <w:p w14:paraId="033FFDFE" w14:textId="77777777" w:rsidR="00953D41" w:rsidRDefault="00783142" w:rsidP="00DB02A2">
            <w:pPr>
              <w:jc w:val="center"/>
              <w:rPr>
                <w:rFonts w:ascii="Arial" w:hAnsi="Arial" w:cs="Arial"/>
                <w:sz w:val="24"/>
                <w:szCs w:val="24"/>
              </w:rPr>
            </w:pPr>
            <w:r>
              <w:rPr>
                <w:rFonts w:ascii="Arial" w:hAnsi="Arial" w:cs="Arial"/>
                <w:sz w:val="24"/>
                <w:szCs w:val="24"/>
              </w:rPr>
              <w:t>HAZ-NODOS-</w:t>
            </w:r>
            <w:r>
              <w:rPr>
                <w:rFonts w:ascii="Arial" w:hAnsi="Arial" w:cs="Arial"/>
                <w:sz w:val="24"/>
                <w:szCs w:val="24"/>
              </w:rPr>
              <w:lastRenderedPageBreak/>
              <w:t>NORMALES</w:t>
            </w:r>
          </w:p>
        </w:tc>
        <w:tc>
          <w:tcPr>
            <w:tcW w:w="6520" w:type="dxa"/>
          </w:tcPr>
          <w:p w14:paraId="48FF9838" w14:textId="77777777" w:rsidR="00953D41" w:rsidRPr="004C77B1" w:rsidRDefault="00783142" w:rsidP="00DB02A2">
            <w:pPr>
              <w:jc w:val="both"/>
              <w:rPr>
                <w:rFonts w:ascii="Arial" w:hAnsi="Arial" w:cs="Arial"/>
                <w:color w:val="FF0000"/>
                <w:sz w:val="24"/>
                <w:szCs w:val="24"/>
                <w:rPrChange w:id="274" w:author="Felipe C." w:date="2015-03-02T17:55:00Z">
                  <w:rPr>
                    <w:rFonts w:ascii="Arial" w:hAnsi="Arial" w:cs="Arial"/>
                    <w:sz w:val="24"/>
                    <w:szCs w:val="24"/>
                  </w:rPr>
                </w:rPrChange>
              </w:rPr>
            </w:pPr>
            <w:r w:rsidRPr="004C77B1">
              <w:rPr>
                <w:rFonts w:ascii="Arial" w:hAnsi="Arial" w:cs="Arial"/>
                <w:color w:val="FF0000"/>
                <w:sz w:val="24"/>
                <w:szCs w:val="24"/>
                <w:rPrChange w:id="275" w:author="Felipe C." w:date="2015-03-02T17:55:00Z">
                  <w:rPr>
                    <w:rFonts w:ascii="Arial" w:hAnsi="Arial" w:cs="Arial"/>
                    <w:sz w:val="24"/>
                    <w:szCs w:val="24"/>
                  </w:rPr>
                </w:rPrChange>
              </w:rPr>
              <w:lastRenderedPageBreak/>
              <w:t xml:space="preserve">Crea nodos intermedios, entre los origen y destino, en los </w:t>
            </w:r>
            <w:r w:rsidRPr="004C77B1">
              <w:rPr>
                <w:rFonts w:ascii="Arial" w:hAnsi="Arial" w:cs="Arial"/>
                <w:color w:val="FF0000"/>
                <w:sz w:val="24"/>
                <w:szCs w:val="24"/>
                <w:rPrChange w:id="276" w:author="Felipe C." w:date="2015-03-02T17:55:00Z">
                  <w:rPr>
                    <w:rFonts w:ascii="Arial" w:hAnsi="Arial" w:cs="Arial"/>
                    <w:sz w:val="24"/>
                    <w:szCs w:val="24"/>
                  </w:rPr>
                </w:rPrChange>
              </w:rPr>
              <w:lastRenderedPageBreak/>
              <w:t>cuales solo van a transitarlos vehículos, o van a dar vuelta.</w:t>
            </w:r>
          </w:p>
        </w:tc>
      </w:tr>
      <w:tr w:rsidR="00953D41" w:rsidRPr="00C42303" w14:paraId="35DC10C7" w14:textId="77777777" w:rsidTr="0038201A">
        <w:tc>
          <w:tcPr>
            <w:tcW w:w="2836" w:type="dxa"/>
            <w:vAlign w:val="center"/>
          </w:tcPr>
          <w:p w14:paraId="04FFB097" w14:textId="77777777" w:rsidR="00953D41" w:rsidRDefault="00783142" w:rsidP="00DB02A2">
            <w:pPr>
              <w:jc w:val="center"/>
              <w:rPr>
                <w:rFonts w:ascii="Arial" w:hAnsi="Arial" w:cs="Arial"/>
                <w:sz w:val="24"/>
                <w:szCs w:val="24"/>
              </w:rPr>
            </w:pPr>
            <w:r>
              <w:rPr>
                <w:rFonts w:ascii="Arial" w:hAnsi="Arial" w:cs="Arial"/>
                <w:sz w:val="24"/>
                <w:szCs w:val="24"/>
              </w:rPr>
              <w:lastRenderedPageBreak/>
              <w:t>CONSTRUYE-SISTEMA-DE-SEMÁFOROS</w:t>
            </w:r>
          </w:p>
        </w:tc>
        <w:tc>
          <w:tcPr>
            <w:tcW w:w="6520" w:type="dxa"/>
          </w:tcPr>
          <w:p w14:paraId="60263C16" w14:textId="77777777" w:rsidR="00953D41" w:rsidRPr="005E0C08" w:rsidRDefault="00783142" w:rsidP="00DB02A2">
            <w:pPr>
              <w:jc w:val="both"/>
              <w:rPr>
                <w:rFonts w:ascii="Arial" w:hAnsi="Arial" w:cs="Arial"/>
                <w:sz w:val="24"/>
                <w:szCs w:val="24"/>
              </w:rPr>
            </w:pPr>
            <w:r>
              <w:rPr>
                <w:rFonts w:ascii="Arial" w:hAnsi="Arial" w:cs="Arial"/>
                <w:sz w:val="24"/>
                <w:szCs w:val="24"/>
              </w:rPr>
              <w:t>En cada nodo coloca semáforos de acuerdo con el sentido de la calle.</w:t>
            </w:r>
          </w:p>
        </w:tc>
      </w:tr>
      <w:tr w:rsidR="005E0C08" w:rsidRPr="00C42303" w14:paraId="5913C080" w14:textId="77777777" w:rsidTr="0038201A">
        <w:tc>
          <w:tcPr>
            <w:tcW w:w="2836" w:type="dxa"/>
            <w:vAlign w:val="center"/>
          </w:tcPr>
          <w:p w14:paraId="567C74A3" w14:textId="77777777" w:rsidR="005E0C08" w:rsidRDefault="005E0C08" w:rsidP="00DB02A2">
            <w:pPr>
              <w:jc w:val="center"/>
              <w:rPr>
                <w:rFonts w:ascii="Arial" w:hAnsi="Arial" w:cs="Arial"/>
                <w:sz w:val="24"/>
                <w:szCs w:val="24"/>
              </w:rPr>
            </w:pPr>
            <w:r>
              <w:rPr>
                <w:rFonts w:ascii="Arial" w:hAnsi="Arial" w:cs="Arial"/>
                <w:sz w:val="24"/>
                <w:szCs w:val="24"/>
              </w:rPr>
              <w:t>MENÚ MODELO: Abrir</w:t>
            </w:r>
          </w:p>
        </w:tc>
        <w:tc>
          <w:tcPr>
            <w:tcW w:w="6520" w:type="dxa"/>
          </w:tcPr>
          <w:p w14:paraId="7F9382F4" w14:textId="77777777" w:rsidR="005E0C08" w:rsidRDefault="005E0C08" w:rsidP="00DB02A2">
            <w:pPr>
              <w:jc w:val="both"/>
              <w:rPr>
                <w:rFonts w:ascii="Arial" w:hAnsi="Arial" w:cs="Arial"/>
                <w:sz w:val="24"/>
                <w:szCs w:val="24"/>
              </w:rPr>
            </w:pPr>
            <w:r w:rsidRPr="005E0C08">
              <w:rPr>
                <w:rFonts w:ascii="Arial" w:hAnsi="Arial" w:cs="Arial"/>
                <w:sz w:val="24"/>
                <w:szCs w:val="24"/>
              </w:rPr>
              <w:t>Permite abrir los archivos.tra</w:t>
            </w:r>
            <w:r>
              <w:rPr>
                <w:rFonts w:ascii="Arial" w:hAnsi="Arial" w:cs="Arial"/>
                <w:sz w:val="24"/>
                <w:szCs w:val="24"/>
              </w:rPr>
              <w:t>, que han sido generados con anterioridad o que tengamos como archivos.</w:t>
            </w:r>
          </w:p>
        </w:tc>
      </w:tr>
      <w:tr w:rsidR="005E0C08" w:rsidRPr="00C42303" w14:paraId="01341FBB" w14:textId="77777777" w:rsidTr="0038201A">
        <w:tc>
          <w:tcPr>
            <w:tcW w:w="2836" w:type="dxa"/>
            <w:vAlign w:val="center"/>
          </w:tcPr>
          <w:p w14:paraId="65CCE40F" w14:textId="77777777" w:rsidR="005E0C08" w:rsidRDefault="005E0C08" w:rsidP="00DB02A2">
            <w:pPr>
              <w:jc w:val="center"/>
              <w:rPr>
                <w:rFonts w:ascii="Arial" w:hAnsi="Arial" w:cs="Arial"/>
                <w:sz w:val="24"/>
                <w:szCs w:val="24"/>
              </w:rPr>
            </w:pPr>
            <w:r>
              <w:rPr>
                <w:rFonts w:ascii="Arial" w:hAnsi="Arial" w:cs="Arial"/>
                <w:sz w:val="24"/>
                <w:szCs w:val="24"/>
              </w:rPr>
              <w:t>Guardar</w:t>
            </w:r>
          </w:p>
        </w:tc>
        <w:tc>
          <w:tcPr>
            <w:tcW w:w="6520" w:type="dxa"/>
          </w:tcPr>
          <w:p w14:paraId="0056136E" w14:textId="77777777" w:rsidR="005E0C08" w:rsidRDefault="005E0C08" w:rsidP="005E0C08">
            <w:pPr>
              <w:jc w:val="both"/>
              <w:rPr>
                <w:rFonts w:ascii="Arial" w:hAnsi="Arial" w:cs="Arial"/>
                <w:sz w:val="24"/>
                <w:szCs w:val="24"/>
              </w:rPr>
            </w:pPr>
            <w:r>
              <w:rPr>
                <w:rFonts w:ascii="Arial" w:hAnsi="Arial" w:cs="Arial"/>
                <w:sz w:val="24"/>
                <w:szCs w:val="24"/>
              </w:rPr>
              <w:t>G</w:t>
            </w:r>
            <w:r w:rsidRPr="005E0C08">
              <w:rPr>
                <w:rFonts w:ascii="Arial" w:hAnsi="Arial" w:cs="Arial"/>
                <w:sz w:val="24"/>
                <w:szCs w:val="24"/>
              </w:rPr>
              <w:t>uardar</w:t>
            </w:r>
            <w:r>
              <w:rPr>
                <w:rFonts w:ascii="Arial" w:hAnsi="Arial" w:cs="Arial"/>
                <w:sz w:val="24"/>
                <w:szCs w:val="24"/>
              </w:rPr>
              <w:t xml:space="preserve"> </w:t>
            </w:r>
            <w:r w:rsidRPr="005E0C08">
              <w:rPr>
                <w:rFonts w:ascii="Arial" w:hAnsi="Arial" w:cs="Arial"/>
                <w:sz w:val="24"/>
                <w:szCs w:val="24"/>
              </w:rPr>
              <w:t xml:space="preserve">los </w:t>
            </w:r>
            <w:r>
              <w:rPr>
                <w:rFonts w:ascii="Arial" w:hAnsi="Arial" w:cs="Arial"/>
                <w:sz w:val="24"/>
                <w:szCs w:val="24"/>
              </w:rPr>
              <w:t>archivos con los que estes trabajando con el nombre que se le asigno o el sistema le da un nombre default con extenión .tra</w:t>
            </w:r>
          </w:p>
        </w:tc>
      </w:tr>
      <w:tr w:rsidR="005D0BBC" w:rsidRPr="00C42303" w14:paraId="67276D9E" w14:textId="77777777" w:rsidTr="0038201A">
        <w:tc>
          <w:tcPr>
            <w:tcW w:w="2836" w:type="dxa"/>
            <w:vAlign w:val="center"/>
          </w:tcPr>
          <w:p w14:paraId="47B20853" w14:textId="77777777" w:rsidR="005D0BBC" w:rsidRDefault="005E0C08" w:rsidP="00DB02A2">
            <w:pPr>
              <w:jc w:val="center"/>
              <w:rPr>
                <w:rFonts w:ascii="Arial" w:hAnsi="Arial" w:cs="Arial"/>
                <w:sz w:val="24"/>
                <w:szCs w:val="24"/>
              </w:rPr>
            </w:pPr>
            <w:r>
              <w:rPr>
                <w:rFonts w:ascii="Arial" w:hAnsi="Arial" w:cs="Arial"/>
                <w:sz w:val="24"/>
                <w:szCs w:val="24"/>
              </w:rPr>
              <w:t>Guardar como.</w:t>
            </w:r>
          </w:p>
        </w:tc>
        <w:tc>
          <w:tcPr>
            <w:tcW w:w="6520" w:type="dxa"/>
          </w:tcPr>
          <w:p w14:paraId="13F633A1" w14:textId="77777777" w:rsidR="005D0BBC" w:rsidRDefault="009D0137" w:rsidP="009D0137">
            <w:pPr>
              <w:jc w:val="both"/>
              <w:rPr>
                <w:rFonts w:ascii="Arial" w:hAnsi="Arial" w:cs="Arial"/>
                <w:sz w:val="24"/>
                <w:szCs w:val="24"/>
              </w:rPr>
            </w:pPr>
            <w:r>
              <w:rPr>
                <w:rFonts w:ascii="Arial" w:hAnsi="Arial" w:cs="Arial"/>
                <w:sz w:val="24"/>
                <w:szCs w:val="24"/>
              </w:rPr>
              <w:t>T</w:t>
            </w:r>
            <w:r w:rsidR="005E0C08">
              <w:rPr>
                <w:rFonts w:ascii="Arial" w:hAnsi="Arial" w:cs="Arial"/>
                <w:sz w:val="24"/>
                <w:szCs w:val="24"/>
              </w:rPr>
              <w:t>e permite guardar el archivo que tengas ac</w:t>
            </w:r>
            <w:r>
              <w:rPr>
                <w:rFonts w:ascii="Arial" w:hAnsi="Arial" w:cs="Arial"/>
                <w:sz w:val="24"/>
                <w:szCs w:val="24"/>
              </w:rPr>
              <w:t xml:space="preserve">tualmente, así como asignarle otro nombre según sea la conveniencia del trabajo. </w:t>
            </w:r>
            <w:r w:rsidR="005E0C08">
              <w:rPr>
                <w:rFonts w:ascii="Arial" w:hAnsi="Arial" w:cs="Arial"/>
                <w:sz w:val="24"/>
                <w:szCs w:val="24"/>
              </w:rPr>
              <w:t xml:space="preserve">  </w:t>
            </w:r>
          </w:p>
        </w:tc>
      </w:tr>
      <w:tr w:rsidR="005D0BBC" w:rsidRPr="00C42303" w14:paraId="21E62DF9" w14:textId="77777777" w:rsidTr="0038201A">
        <w:tc>
          <w:tcPr>
            <w:tcW w:w="2836" w:type="dxa"/>
            <w:vAlign w:val="center"/>
          </w:tcPr>
          <w:p w14:paraId="6EA54733" w14:textId="77777777" w:rsidR="005D0BBC" w:rsidRDefault="005E0C08" w:rsidP="00DB02A2">
            <w:pPr>
              <w:jc w:val="center"/>
              <w:rPr>
                <w:rFonts w:ascii="Arial" w:hAnsi="Arial" w:cs="Arial"/>
                <w:sz w:val="24"/>
                <w:szCs w:val="24"/>
              </w:rPr>
            </w:pPr>
            <w:r>
              <w:rPr>
                <w:rFonts w:ascii="Arial" w:hAnsi="Arial" w:cs="Arial"/>
                <w:sz w:val="24"/>
                <w:szCs w:val="24"/>
              </w:rPr>
              <w:t>Fondo</w:t>
            </w:r>
          </w:p>
        </w:tc>
        <w:tc>
          <w:tcPr>
            <w:tcW w:w="6520" w:type="dxa"/>
          </w:tcPr>
          <w:p w14:paraId="55A95295" w14:textId="77777777" w:rsidR="005D0BBC" w:rsidRDefault="009D0137" w:rsidP="00DB02A2">
            <w:pPr>
              <w:jc w:val="both"/>
              <w:rPr>
                <w:rFonts w:ascii="Arial" w:hAnsi="Arial" w:cs="Arial"/>
                <w:sz w:val="24"/>
                <w:szCs w:val="24"/>
              </w:rPr>
            </w:pPr>
            <w:r>
              <w:rPr>
                <w:rFonts w:ascii="Arial" w:hAnsi="Arial" w:cs="Arial"/>
                <w:sz w:val="24"/>
                <w:szCs w:val="24"/>
              </w:rPr>
              <w:t>Abrir  un archivo de fondo jpg/png, abrir unas ciertas coordenadas que se obtienen de Google Maps, abrir una URL que contiene un archivo de fondo, el cual se puede compartir con otros usuarios dándoles la dirección que ya subiste en algún sitio previamente, lo puedes guardar como jpg/png, se puede borrar el fondo.</w:t>
            </w:r>
          </w:p>
          <w:p w14:paraId="5BD1FD10" w14:textId="77777777" w:rsidR="00C918E1" w:rsidRDefault="00C918E1" w:rsidP="00DB02A2">
            <w:pPr>
              <w:jc w:val="both"/>
              <w:rPr>
                <w:rFonts w:ascii="Arial" w:hAnsi="Arial" w:cs="Arial"/>
                <w:sz w:val="24"/>
                <w:szCs w:val="24"/>
              </w:rPr>
            </w:pPr>
          </w:p>
        </w:tc>
      </w:tr>
      <w:tr w:rsidR="005D0BBC" w:rsidRPr="00C42303" w14:paraId="0F3DBD43" w14:textId="77777777" w:rsidTr="0038201A">
        <w:tc>
          <w:tcPr>
            <w:tcW w:w="2836" w:type="dxa"/>
            <w:vAlign w:val="center"/>
          </w:tcPr>
          <w:p w14:paraId="167E7729" w14:textId="77777777" w:rsidR="005D0BBC" w:rsidRDefault="005E0C08" w:rsidP="00DB02A2">
            <w:pPr>
              <w:jc w:val="center"/>
              <w:rPr>
                <w:rFonts w:ascii="Arial" w:hAnsi="Arial" w:cs="Arial"/>
                <w:sz w:val="24"/>
                <w:szCs w:val="24"/>
              </w:rPr>
            </w:pPr>
            <w:r>
              <w:rPr>
                <w:rFonts w:ascii="Arial" w:hAnsi="Arial" w:cs="Arial"/>
                <w:sz w:val="24"/>
                <w:szCs w:val="24"/>
              </w:rPr>
              <w:t>Red</w:t>
            </w:r>
          </w:p>
        </w:tc>
        <w:tc>
          <w:tcPr>
            <w:tcW w:w="6520" w:type="dxa"/>
          </w:tcPr>
          <w:p w14:paraId="0CAE213C" w14:textId="77777777" w:rsidR="005D0BBC" w:rsidRDefault="009D0137" w:rsidP="009D0137">
            <w:pPr>
              <w:jc w:val="both"/>
              <w:rPr>
                <w:rFonts w:ascii="Arial" w:hAnsi="Arial" w:cs="Arial"/>
                <w:sz w:val="24"/>
                <w:szCs w:val="24"/>
              </w:rPr>
            </w:pPr>
            <w:r>
              <w:rPr>
                <w:rFonts w:ascii="Arial" w:hAnsi="Arial" w:cs="Arial"/>
                <w:sz w:val="24"/>
                <w:szCs w:val="24"/>
              </w:rPr>
              <w:t>Abrir un archivo de red e incluir un archivo de red además de el que ya se tenga actualmente, se puede borrar y ocultarla.</w:t>
            </w:r>
          </w:p>
        </w:tc>
      </w:tr>
      <w:tr w:rsidR="009D0137" w:rsidRPr="00C42303" w14:paraId="51D8FB85" w14:textId="77777777" w:rsidTr="0038201A">
        <w:tc>
          <w:tcPr>
            <w:tcW w:w="2836" w:type="dxa"/>
            <w:vAlign w:val="center"/>
          </w:tcPr>
          <w:p w14:paraId="4E926B3C" w14:textId="77777777" w:rsidR="009D0137" w:rsidRDefault="009D0137" w:rsidP="00DB02A2">
            <w:pPr>
              <w:jc w:val="center"/>
              <w:rPr>
                <w:rFonts w:ascii="Arial" w:hAnsi="Arial" w:cs="Arial"/>
                <w:sz w:val="24"/>
                <w:szCs w:val="24"/>
              </w:rPr>
            </w:pPr>
            <w:r>
              <w:rPr>
                <w:rFonts w:ascii="Arial" w:hAnsi="Arial" w:cs="Arial"/>
                <w:sz w:val="24"/>
                <w:szCs w:val="24"/>
              </w:rPr>
              <w:t>HERRAMIENTAS: Seleccionar</w:t>
            </w:r>
          </w:p>
        </w:tc>
        <w:tc>
          <w:tcPr>
            <w:tcW w:w="6520" w:type="dxa"/>
          </w:tcPr>
          <w:p w14:paraId="6228C9F7" w14:textId="77777777" w:rsidR="009D0137" w:rsidRDefault="00C219E0" w:rsidP="00DB02A2">
            <w:pPr>
              <w:jc w:val="both"/>
              <w:rPr>
                <w:rFonts w:ascii="Arial" w:hAnsi="Arial" w:cs="Arial"/>
                <w:sz w:val="24"/>
                <w:szCs w:val="24"/>
              </w:rPr>
            </w:pPr>
            <w:r>
              <w:rPr>
                <w:rFonts w:ascii="Arial" w:hAnsi="Arial" w:cs="Arial"/>
                <w:sz w:val="24"/>
                <w:szCs w:val="24"/>
              </w:rPr>
              <w:t xml:space="preserve">Se pueden seleccionar nodos, aristas, </w:t>
            </w:r>
            <w:r w:rsidR="00102186">
              <w:rPr>
                <w:rFonts w:ascii="Arial" w:hAnsi="Arial" w:cs="Arial"/>
                <w:sz w:val="24"/>
                <w:szCs w:val="24"/>
              </w:rPr>
              <w:t>algunos se seleccionan con el ratón, y cuando aplicas todos los que estén contenidos en la red se seleccionan, lo mismo para las aristas, luego cambia nodo, cambia aristas, los que estan seleccionados se deseleccionan y a la inversa, se pueden seleccionar semaforos, algunos o todos de la misma forma, con el ratón y en general que surgan de un solo nodo.</w:t>
            </w:r>
          </w:p>
        </w:tc>
      </w:tr>
      <w:tr w:rsidR="009D0137" w:rsidRPr="00C42303" w14:paraId="41060BF9" w14:textId="77777777" w:rsidTr="0038201A">
        <w:tc>
          <w:tcPr>
            <w:tcW w:w="2836" w:type="dxa"/>
            <w:vAlign w:val="center"/>
          </w:tcPr>
          <w:p w14:paraId="0C3601A6" w14:textId="77777777" w:rsidR="009D0137" w:rsidRDefault="00102186" w:rsidP="00DB02A2">
            <w:pPr>
              <w:jc w:val="center"/>
              <w:rPr>
                <w:rFonts w:ascii="Arial" w:hAnsi="Arial" w:cs="Arial"/>
                <w:sz w:val="24"/>
                <w:szCs w:val="24"/>
              </w:rPr>
            </w:pPr>
            <w:r>
              <w:rPr>
                <w:rFonts w:ascii="Arial" w:hAnsi="Arial" w:cs="Arial"/>
                <w:sz w:val="24"/>
                <w:szCs w:val="24"/>
              </w:rPr>
              <w:t>Editar</w:t>
            </w:r>
          </w:p>
        </w:tc>
        <w:tc>
          <w:tcPr>
            <w:tcW w:w="6520" w:type="dxa"/>
          </w:tcPr>
          <w:p w14:paraId="0EE9F91A" w14:textId="6C57021B" w:rsidR="009D0137" w:rsidRDefault="00102186" w:rsidP="00DB02A2">
            <w:pPr>
              <w:jc w:val="both"/>
              <w:rPr>
                <w:rFonts w:ascii="Arial" w:hAnsi="Arial" w:cs="Arial"/>
                <w:sz w:val="24"/>
                <w:szCs w:val="24"/>
              </w:rPr>
            </w:pPr>
            <w:r>
              <w:rPr>
                <w:rFonts w:ascii="Arial" w:hAnsi="Arial" w:cs="Arial"/>
                <w:sz w:val="24"/>
                <w:szCs w:val="24"/>
              </w:rPr>
              <w:t>Editar los nodos seleccionados mostra</w:t>
            </w:r>
            <w:ins w:id="277" w:author="Felipe C." w:date="2015-03-02T17:56:00Z">
              <w:r w:rsidR="004C77B1">
                <w:rPr>
                  <w:rFonts w:ascii="Arial" w:hAnsi="Arial" w:cs="Arial"/>
                  <w:sz w:val="24"/>
                  <w:szCs w:val="24"/>
                </w:rPr>
                <w:t>n</w:t>
              </w:r>
            </w:ins>
            <w:r>
              <w:rPr>
                <w:rFonts w:ascii="Arial" w:hAnsi="Arial" w:cs="Arial"/>
                <w:sz w:val="24"/>
                <w:szCs w:val="24"/>
              </w:rPr>
              <w:t>do la lista de los nodos que vamos a estar editando, y se le puede cambiar la densidad que se combina con la paleta densidad</w:t>
            </w:r>
            <w:r w:rsidR="005716BF">
              <w:rPr>
                <w:rFonts w:ascii="Arial" w:hAnsi="Arial" w:cs="Arial"/>
                <w:sz w:val="24"/>
                <w:szCs w:val="24"/>
              </w:rPr>
              <w:t>, el valor que tenga es el que se le va a asignar a todos los nodos que esten seleccionados. Detecta orígenes-destinos es una detección</w:t>
            </w:r>
            <w:r>
              <w:rPr>
                <w:rFonts w:ascii="Arial" w:hAnsi="Arial" w:cs="Arial"/>
                <w:sz w:val="24"/>
                <w:szCs w:val="24"/>
              </w:rPr>
              <w:t xml:space="preserve"> </w:t>
            </w:r>
            <w:r w:rsidR="005716BF">
              <w:rPr>
                <w:rFonts w:ascii="Arial" w:hAnsi="Arial" w:cs="Arial"/>
                <w:sz w:val="24"/>
                <w:szCs w:val="24"/>
              </w:rPr>
              <w:t>automática a la red en cuanto se acciona y que nuestros nodos y aristas estén conectados. Ya se ha descrito mas arriba la manera en la qe funciona y su utilidad en el modelo. Sincroniza sem</w:t>
            </w:r>
            <w:ins w:id="278" w:author="Felipe C." w:date="2015-03-02T17:56:00Z">
              <w:r w:rsidR="004C77B1">
                <w:rPr>
                  <w:rFonts w:ascii="Arial" w:hAnsi="Arial" w:cs="Arial"/>
                  <w:sz w:val="24"/>
                  <w:szCs w:val="24"/>
                </w:rPr>
                <w:t>á</w:t>
              </w:r>
            </w:ins>
            <w:del w:id="279" w:author="Felipe C." w:date="2015-03-02T17:56:00Z">
              <w:r w:rsidR="005716BF" w:rsidDel="004C77B1">
                <w:rPr>
                  <w:rFonts w:ascii="Arial" w:hAnsi="Arial" w:cs="Arial"/>
                  <w:sz w:val="24"/>
                  <w:szCs w:val="24"/>
                </w:rPr>
                <w:delText>a</w:delText>
              </w:r>
            </w:del>
            <w:r w:rsidR="005716BF">
              <w:rPr>
                <w:rFonts w:ascii="Arial" w:hAnsi="Arial" w:cs="Arial"/>
                <w:sz w:val="24"/>
                <w:szCs w:val="24"/>
              </w:rPr>
              <w:t>foros seleccionados que incluye en una sola lista y que un s</w:t>
            </w:r>
            <w:ins w:id="280" w:author="Felipe C." w:date="2015-03-02T17:56:00Z">
              <w:r w:rsidR="004C77B1">
                <w:rPr>
                  <w:rFonts w:ascii="Arial" w:hAnsi="Arial" w:cs="Arial"/>
                  <w:sz w:val="24"/>
                  <w:szCs w:val="24"/>
                </w:rPr>
                <w:t>ó</w:t>
              </w:r>
            </w:ins>
            <w:del w:id="281" w:author="Felipe C." w:date="2015-03-02T17:56:00Z">
              <w:r w:rsidR="005716BF" w:rsidDel="004C77B1">
                <w:rPr>
                  <w:rFonts w:ascii="Arial" w:hAnsi="Arial" w:cs="Arial"/>
                  <w:sz w:val="24"/>
                  <w:szCs w:val="24"/>
                </w:rPr>
                <w:delText>o</w:delText>
              </w:r>
            </w:del>
            <w:r w:rsidR="005716BF">
              <w:rPr>
                <w:rFonts w:ascii="Arial" w:hAnsi="Arial" w:cs="Arial"/>
                <w:sz w:val="24"/>
                <w:szCs w:val="24"/>
              </w:rPr>
              <w:t>lo per</w:t>
            </w:r>
            <w:ins w:id="282" w:author="Felipe C." w:date="2015-03-02T17:56:00Z">
              <w:r w:rsidR="004C77B1">
                <w:rPr>
                  <w:rFonts w:ascii="Arial" w:hAnsi="Arial" w:cs="Arial"/>
                  <w:sz w:val="24"/>
                  <w:szCs w:val="24"/>
                </w:rPr>
                <w:t>í</w:t>
              </w:r>
            </w:ins>
            <w:del w:id="283" w:author="Felipe C." w:date="2015-03-02T17:56:00Z">
              <w:r w:rsidR="005716BF" w:rsidDel="004C77B1">
                <w:rPr>
                  <w:rFonts w:ascii="Arial" w:hAnsi="Arial" w:cs="Arial"/>
                  <w:sz w:val="24"/>
                  <w:szCs w:val="24"/>
                </w:rPr>
                <w:delText>i</w:delText>
              </w:r>
            </w:del>
            <w:r w:rsidR="005716BF">
              <w:rPr>
                <w:rFonts w:ascii="Arial" w:hAnsi="Arial" w:cs="Arial"/>
                <w:sz w:val="24"/>
                <w:szCs w:val="24"/>
              </w:rPr>
              <w:t>odo de  tiempo se aplica a cada uno. Se puede hacer manualmente seleccionándolos con el ratón.</w:t>
            </w:r>
          </w:p>
        </w:tc>
      </w:tr>
      <w:tr w:rsidR="009D0137" w:rsidRPr="00C42303" w14:paraId="09EFBBF1" w14:textId="77777777" w:rsidTr="0038201A">
        <w:tc>
          <w:tcPr>
            <w:tcW w:w="2836" w:type="dxa"/>
            <w:vAlign w:val="center"/>
          </w:tcPr>
          <w:p w14:paraId="20062BC5" w14:textId="77777777" w:rsidR="009D0137" w:rsidRDefault="005716BF" w:rsidP="00DB02A2">
            <w:pPr>
              <w:jc w:val="center"/>
              <w:rPr>
                <w:rFonts w:ascii="Arial" w:hAnsi="Arial" w:cs="Arial"/>
                <w:sz w:val="24"/>
                <w:szCs w:val="24"/>
              </w:rPr>
            </w:pPr>
            <w:r>
              <w:rPr>
                <w:rFonts w:ascii="Arial" w:hAnsi="Arial" w:cs="Arial"/>
                <w:sz w:val="24"/>
                <w:szCs w:val="24"/>
              </w:rPr>
              <w:t>Ver</w:t>
            </w:r>
          </w:p>
        </w:tc>
        <w:tc>
          <w:tcPr>
            <w:tcW w:w="6520" w:type="dxa"/>
          </w:tcPr>
          <w:p w14:paraId="27C9F604" w14:textId="77777777" w:rsidR="009D0137" w:rsidRDefault="005716BF" w:rsidP="00DB02A2">
            <w:pPr>
              <w:jc w:val="both"/>
              <w:rPr>
                <w:rFonts w:ascii="Arial" w:hAnsi="Arial" w:cs="Arial"/>
                <w:sz w:val="24"/>
                <w:szCs w:val="24"/>
              </w:rPr>
            </w:pPr>
            <w:r>
              <w:rPr>
                <w:rFonts w:ascii="Arial" w:hAnsi="Arial" w:cs="Arial"/>
                <w:sz w:val="24"/>
                <w:szCs w:val="24"/>
              </w:rPr>
              <w:t>Muestra/Oculta la red, Muestra/Oculta semáforos, se pueden seleccionar los nodos y reducirlos de tamaño</w:t>
            </w:r>
            <w:r w:rsidR="00022C0B">
              <w:rPr>
                <w:rFonts w:ascii="Arial" w:hAnsi="Arial" w:cs="Arial"/>
                <w:sz w:val="24"/>
                <w:szCs w:val="24"/>
              </w:rPr>
              <w:t xml:space="preserve"> para evitar el amontonamiento en las redes, si estan muy grandes no se ve claramente. Se puede ver la información </w:t>
            </w:r>
            <w:r w:rsidR="00022C0B">
              <w:rPr>
                <w:rFonts w:ascii="Arial" w:hAnsi="Arial" w:cs="Arial"/>
                <w:sz w:val="24"/>
                <w:szCs w:val="24"/>
              </w:rPr>
              <w:lastRenderedPageBreak/>
              <w:t>de Meta info que tiene el modelo actual, esto es las variables internas que maneja</w:t>
            </w:r>
            <w:del w:id="284" w:author="Felipe C." w:date="2015-03-02T17:56:00Z">
              <w:r w:rsidR="00022C0B" w:rsidDel="004C77B1">
                <w:rPr>
                  <w:rFonts w:ascii="Arial" w:hAnsi="Arial" w:cs="Arial"/>
                  <w:sz w:val="24"/>
                  <w:szCs w:val="24"/>
                </w:rPr>
                <w:delText>n</w:delText>
              </w:r>
            </w:del>
            <w:r w:rsidR="00022C0B">
              <w:rPr>
                <w:rFonts w:ascii="Arial" w:hAnsi="Arial" w:cs="Arial"/>
                <w:sz w:val="24"/>
                <w:szCs w:val="24"/>
              </w:rPr>
              <w:t xml:space="preserve"> en la red, como nombres de archivo, etc.</w:t>
            </w:r>
            <w:r>
              <w:rPr>
                <w:rFonts w:ascii="Arial" w:hAnsi="Arial" w:cs="Arial"/>
                <w:sz w:val="24"/>
                <w:szCs w:val="24"/>
              </w:rPr>
              <w:t xml:space="preserve"> </w:t>
            </w:r>
          </w:p>
        </w:tc>
      </w:tr>
      <w:tr w:rsidR="009D0137" w:rsidRPr="00C42303" w14:paraId="60354F1A" w14:textId="77777777" w:rsidTr="0038201A">
        <w:tc>
          <w:tcPr>
            <w:tcW w:w="2836" w:type="dxa"/>
            <w:vAlign w:val="center"/>
          </w:tcPr>
          <w:p w14:paraId="4D09C0C6" w14:textId="77777777" w:rsidR="009D0137" w:rsidRDefault="00022C0B" w:rsidP="00DB02A2">
            <w:pPr>
              <w:jc w:val="center"/>
              <w:rPr>
                <w:rFonts w:ascii="Arial" w:hAnsi="Arial" w:cs="Arial"/>
                <w:sz w:val="24"/>
                <w:szCs w:val="24"/>
              </w:rPr>
            </w:pPr>
            <w:r>
              <w:rPr>
                <w:rFonts w:ascii="Arial" w:hAnsi="Arial" w:cs="Arial"/>
                <w:sz w:val="24"/>
                <w:szCs w:val="24"/>
              </w:rPr>
              <w:lastRenderedPageBreak/>
              <w:t>Vehículos</w:t>
            </w:r>
          </w:p>
        </w:tc>
        <w:tc>
          <w:tcPr>
            <w:tcW w:w="6520" w:type="dxa"/>
          </w:tcPr>
          <w:p w14:paraId="0A355CED" w14:textId="60F8B5E6" w:rsidR="009D0137" w:rsidRDefault="00022C0B" w:rsidP="00DB02A2">
            <w:pPr>
              <w:jc w:val="both"/>
              <w:rPr>
                <w:rFonts w:ascii="Arial" w:hAnsi="Arial" w:cs="Arial"/>
                <w:sz w:val="24"/>
                <w:szCs w:val="24"/>
              </w:rPr>
            </w:pPr>
            <w:r>
              <w:rPr>
                <w:rFonts w:ascii="Arial" w:hAnsi="Arial" w:cs="Arial"/>
                <w:sz w:val="24"/>
                <w:szCs w:val="24"/>
              </w:rPr>
              <w:t>Los vehículos no avanzan en 1 por 1, avanzan en un valor aleatorio de velocidad dentro de cierto rango o van a una velocidad deseada, cuando encuentran un obstáculo bajan esa veocidad y cuando pasan el obstáculo, entonces continúan con la velocidad deseada, cuando llegan a un c</w:t>
            </w:r>
            <w:ins w:id="285" w:author="Felipe C." w:date="2015-03-02T17:57:00Z">
              <w:r w:rsidR="004C77B1">
                <w:rPr>
                  <w:rFonts w:ascii="Arial" w:hAnsi="Arial" w:cs="Arial"/>
                  <w:sz w:val="24"/>
                  <w:szCs w:val="24"/>
                </w:rPr>
                <w:t>r</w:t>
              </w:r>
            </w:ins>
            <w:r>
              <w:rPr>
                <w:rFonts w:ascii="Arial" w:hAnsi="Arial" w:cs="Arial"/>
                <w:sz w:val="24"/>
                <w:szCs w:val="24"/>
              </w:rPr>
              <w:t xml:space="preserve">ucero, el primero que llegue es el primero que pasa, no es 1 por 1. </w:t>
            </w:r>
          </w:p>
          <w:p w14:paraId="3C3AA047" w14:textId="77777777" w:rsidR="00C918E1" w:rsidRDefault="00C918E1" w:rsidP="00DB02A2">
            <w:pPr>
              <w:jc w:val="both"/>
              <w:rPr>
                <w:rFonts w:ascii="Arial" w:hAnsi="Arial" w:cs="Arial"/>
                <w:sz w:val="24"/>
                <w:szCs w:val="24"/>
              </w:rPr>
            </w:pPr>
          </w:p>
          <w:p w14:paraId="302395C4" w14:textId="77777777" w:rsidR="00C918E1" w:rsidRDefault="00C918E1" w:rsidP="00DB02A2">
            <w:pPr>
              <w:jc w:val="both"/>
              <w:rPr>
                <w:rFonts w:ascii="Arial" w:hAnsi="Arial" w:cs="Arial"/>
                <w:sz w:val="24"/>
                <w:szCs w:val="24"/>
              </w:rPr>
            </w:pPr>
          </w:p>
        </w:tc>
      </w:tr>
      <w:tr w:rsidR="0038201A" w:rsidRPr="00413D38" w14:paraId="3F1BD849" w14:textId="77777777" w:rsidTr="0038201A">
        <w:tc>
          <w:tcPr>
            <w:tcW w:w="2836" w:type="dxa"/>
            <w:vAlign w:val="center"/>
          </w:tcPr>
          <w:p w14:paraId="78287C8C" w14:textId="77777777" w:rsidR="0038201A" w:rsidRPr="00413D38" w:rsidRDefault="0038201A" w:rsidP="00DB02A2">
            <w:pPr>
              <w:jc w:val="center"/>
              <w:rPr>
                <w:rFonts w:ascii="Arial" w:hAnsi="Arial" w:cs="Arial"/>
                <w:sz w:val="24"/>
                <w:szCs w:val="24"/>
              </w:rPr>
            </w:pPr>
            <w:r w:rsidRPr="00413D38">
              <w:rPr>
                <w:rFonts w:ascii="Arial" w:hAnsi="Arial" w:cs="Arial"/>
                <w:sz w:val="24"/>
                <w:szCs w:val="24"/>
              </w:rPr>
              <w:t>SELECCIONADOR DE OPERACIONES MULTIPLES</w:t>
            </w:r>
          </w:p>
        </w:tc>
        <w:tc>
          <w:tcPr>
            <w:tcW w:w="6520" w:type="dxa"/>
          </w:tcPr>
          <w:p w14:paraId="443EFA79" w14:textId="77777777" w:rsidR="0038201A" w:rsidRPr="00413D38" w:rsidRDefault="0038201A" w:rsidP="00DB02A2">
            <w:pPr>
              <w:jc w:val="both"/>
              <w:rPr>
                <w:rFonts w:ascii="Arial" w:hAnsi="Arial" w:cs="Arial"/>
                <w:sz w:val="24"/>
                <w:szCs w:val="24"/>
              </w:rPr>
            </w:pPr>
            <w:r w:rsidRPr="00413D38">
              <w:rPr>
                <w:rFonts w:ascii="Arial" w:hAnsi="Arial" w:cs="Arial"/>
                <w:sz w:val="24"/>
                <w:szCs w:val="24"/>
              </w:rPr>
              <w:t>Con esta barra activada</w:t>
            </w:r>
            <w:r>
              <w:rPr>
                <w:rFonts w:ascii="Arial" w:hAnsi="Arial" w:cs="Arial"/>
                <w:sz w:val="24"/>
                <w:szCs w:val="24"/>
              </w:rPr>
              <w:t xml:space="preserve"> </w:t>
            </w:r>
            <w:r w:rsidRPr="00413D38">
              <w:rPr>
                <w:rFonts w:ascii="Arial" w:hAnsi="Arial" w:cs="Arial"/>
                <w:sz w:val="24"/>
                <w:szCs w:val="24"/>
              </w:rPr>
              <w:t>podemos realizar funciones con más de un nodo o aristas que se requieran en nuestro modelo.</w:t>
            </w:r>
          </w:p>
        </w:tc>
      </w:tr>
      <w:tr w:rsidR="0038201A" w:rsidRPr="00C42303" w14:paraId="475F7CF9" w14:textId="77777777" w:rsidTr="0038201A">
        <w:tc>
          <w:tcPr>
            <w:tcW w:w="2836" w:type="dxa"/>
            <w:vAlign w:val="center"/>
          </w:tcPr>
          <w:p w14:paraId="2A454AAD" w14:textId="77777777" w:rsidR="0038201A" w:rsidRPr="00C42303" w:rsidRDefault="0038201A" w:rsidP="00DB02A2">
            <w:pPr>
              <w:jc w:val="center"/>
              <w:rPr>
                <w:rFonts w:ascii="Arial" w:hAnsi="Arial" w:cs="Arial"/>
                <w:sz w:val="24"/>
                <w:szCs w:val="24"/>
              </w:rPr>
            </w:pPr>
            <w:r>
              <w:rPr>
                <w:rFonts w:ascii="Arial" w:hAnsi="Arial" w:cs="Arial"/>
                <w:sz w:val="24"/>
                <w:szCs w:val="24"/>
              </w:rPr>
              <w:t>TODOS-LOS-NODOS</w:t>
            </w:r>
          </w:p>
        </w:tc>
        <w:tc>
          <w:tcPr>
            <w:tcW w:w="6520" w:type="dxa"/>
          </w:tcPr>
          <w:p w14:paraId="3F4EA6BD" w14:textId="51724DBC" w:rsidR="0038201A" w:rsidRPr="00C42303" w:rsidRDefault="0038201A" w:rsidP="00DB02A2">
            <w:pPr>
              <w:jc w:val="both"/>
              <w:rPr>
                <w:rFonts w:ascii="Arial" w:hAnsi="Arial" w:cs="Arial"/>
                <w:sz w:val="24"/>
                <w:szCs w:val="24"/>
              </w:rPr>
            </w:pPr>
            <w:r>
              <w:rPr>
                <w:rFonts w:ascii="Arial" w:hAnsi="Arial" w:cs="Arial"/>
                <w:sz w:val="24"/>
                <w:szCs w:val="24"/>
              </w:rPr>
              <w:t>Con esta función activada podemos terminar la operación (borrar</w:t>
            </w:r>
            <w:ins w:id="286" w:author="Felipe C." w:date="2015-03-02T17:57:00Z">
              <w:r w:rsidR="004C77B1">
                <w:rPr>
                  <w:rFonts w:ascii="Arial" w:hAnsi="Arial" w:cs="Arial"/>
                  <w:sz w:val="24"/>
                  <w:szCs w:val="24"/>
                </w:rPr>
                <w:t>,</w:t>
              </w:r>
            </w:ins>
            <w:del w:id="287" w:author="Felipe C." w:date="2015-03-02T17:57:00Z">
              <w:r w:rsidDel="004C77B1">
                <w:rPr>
                  <w:rFonts w:ascii="Arial" w:hAnsi="Arial" w:cs="Arial"/>
                  <w:sz w:val="24"/>
                  <w:szCs w:val="24"/>
                </w:rPr>
                <w:delText>.</w:delText>
              </w:r>
            </w:del>
            <w:r>
              <w:rPr>
                <w:rFonts w:ascii="Arial" w:hAnsi="Arial" w:cs="Arial"/>
                <w:sz w:val="24"/>
                <w:szCs w:val="24"/>
              </w:rPr>
              <w:t xml:space="preserve"> </w:t>
            </w:r>
            <w:ins w:id="288" w:author="Felipe C." w:date="2015-03-02T17:57:00Z">
              <w:r w:rsidR="004C77B1">
                <w:rPr>
                  <w:rFonts w:ascii="Arial" w:hAnsi="Arial" w:cs="Arial"/>
                  <w:sz w:val="24"/>
                  <w:szCs w:val="24"/>
                </w:rPr>
                <w:t>m</w:t>
              </w:r>
            </w:ins>
            <w:del w:id="289" w:author="Felipe C." w:date="2015-03-02T17:57:00Z">
              <w:r w:rsidDel="004C77B1">
                <w:rPr>
                  <w:rFonts w:ascii="Arial" w:hAnsi="Arial" w:cs="Arial"/>
                  <w:sz w:val="24"/>
                  <w:szCs w:val="24"/>
                </w:rPr>
                <w:delText>M</w:delText>
              </w:r>
            </w:del>
            <w:r>
              <w:rPr>
                <w:rFonts w:ascii="Arial" w:hAnsi="Arial" w:cs="Arial"/>
                <w:sz w:val="24"/>
                <w:szCs w:val="24"/>
              </w:rPr>
              <w:t>over o seleccionar) en los nodos que se requieran trabajar y/o ejecutar.</w:t>
            </w:r>
          </w:p>
        </w:tc>
      </w:tr>
      <w:tr w:rsidR="0038201A" w:rsidRPr="00C42303" w14:paraId="3A4C9473" w14:textId="77777777" w:rsidTr="0038201A">
        <w:tc>
          <w:tcPr>
            <w:tcW w:w="2836" w:type="dxa"/>
            <w:vAlign w:val="center"/>
          </w:tcPr>
          <w:p w14:paraId="354A2DE8" w14:textId="77777777" w:rsidR="0038201A" w:rsidRPr="00C42303" w:rsidRDefault="0038201A" w:rsidP="00DB02A2">
            <w:pPr>
              <w:jc w:val="center"/>
              <w:rPr>
                <w:rFonts w:ascii="Arial" w:hAnsi="Arial" w:cs="Arial"/>
                <w:sz w:val="24"/>
                <w:szCs w:val="24"/>
              </w:rPr>
            </w:pPr>
            <w:r>
              <w:rPr>
                <w:rFonts w:ascii="Arial" w:hAnsi="Arial" w:cs="Arial"/>
                <w:sz w:val="24"/>
                <w:szCs w:val="24"/>
              </w:rPr>
              <w:t>TODAS-LAS-ARISTAS</w:t>
            </w:r>
          </w:p>
        </w:tc>
        <w:tc>
          <w:tcPr>
            <w:tcW w:w="6520" w:type="dxa"/>
          </w:tcPr>
          <w:p w14:paraId="79CFE1C3" w14:textId="291D1611" w:rsidR="0038201A" w:rsidRDefault="0038201A" w:rsidP="00DB02A2">
            <w:pPr>
              <w:jc w:val="both"/>
              <w:rPr>
                <w:rFonts w:ascii="Arial" w:hAnsi="Arial" w:cs="Arial"/>
                <w:sz w:val="24"/>
                <w:szCs w:val="24"/>
              </w:rPr>
            </w:pPr>
            <w:r>
              <w:rPr>
                <w:rFonts w:ascii="Arial" w:hAnsi="Arial" w:cs="Arial"/>
                <w:sz w:val="24"/>
                <w:szCs w:val="24"/>
              </w:rPr>
              <w:t>Cuando se desea que las aristas hagan alguna operación, con esta función activada se llevarán a cabo (seleccionar, mover o borrar) en las aristas aunque sea una s</w:t>
            </w:r>
            <w:ins w:id="290" w:author="Felipe C." w:date="2015-03-02T17:57:00Z">
              <w:r w:rsidR="004C77B1">
                <w:rPr>
                  <w:rFonts w:ascii="Arial" w:hAnsi="Arial" w:cs="Arial"/>
                  <w:sz w:val="24"/>
                  <w:szCs w:val="24"/>
                </w:rPr>
                <w:t>ó</w:t>
              </w:r>
            </w:ins>
            <w:del w:id="291" w:author="Felipe C." w:date="2015-03-02T17:57:00Z">
              <w:r w:rsidDel="004C77B1">
                <w:rPr>
                  <w:rFonts w:ascii="Arial" w:hAnsi="Arial" w:cs="Arial"/>
                  <w:sz w:val="24"/>
                  <w:szCs w:val="24"/>
                </w:rPr>
                <w:delText>o</w:delText>
              </w:r>
            </w:del>
            <w:r>
              <w:rPr>
                <w:rFonts w:ascii="Arial" w:hAnsi="Arial" w:cs="Arial"/>
                <w:sz w:val="24"/>
                <w:szCs w:val="24"/>
              </w:rPr>
              <w:t>la con esta función activada se ejecuta la instrucción.</w:t>
            </w:r>
          </w:p>
          <w:p w14:paraId="3714F6CB" w14:textId="77777777" w:rsidR="0038201A" w:rsidRPr="00C42303" w:rsidRDefault="0038201A" w:rsidP="00DB02A2">
            <w:pPr>
              <w:jc w:val="both"/>
              <w:rPr>
                <w:rFonts w:ascii="Arial" w:hAnsi="Arial" w:cs="Arial"/>
                <w:sz w:val="24"/>
                <w:szCs w:val="24"/>
              </w:rPr>
            </w:pPr>
          </w:p>
        </w:tc>
      </w:tr>
      <w:tr w:rsidR="0038201A" w:rsidRPr="00C42303" w14:paraId="1BE45493" w14:textId="77777777" w:rsidTr="0038201A">
        <w:tc>
          <w:tcPr>
            <w:tcW w:w="2836" w:type="dxa"/>
            <w:vAlign w:val="center"/>
          </w:tcPr>
          <w:p w14:paraId="26E7DD4A" w14:textId="77777777" w:rsidR="0038201A" w:rsidRPr="00C42303" w:rsidRDefault="0038201A" w:rsidP="00DB02A2">
            <w:pPr>
              <w:jc w:val="center"/>
              <w:rPr>
                <w:rFonts w:ascii="Arial" w:hAnsi="Arial" w:cs="Arial"/>
                <w:sz w:val="24"/>
                <w:szCs w:val="24"/>
              </w:rPr>
            </w:pPr>
            <w:r>
              <w:rPr>
                <w:rFonts w:ascii="Arial" w:hAnsi="Arial" w:cs="Arial"/>
                <w:sz w:val="24"/>
                <w:szCs w:val="24"/>
              </w:rPr>
              <w:t>BORRA-SELECCIÓN</w:t>
            </w:r>
          </w:p>
        </w:tc>
        <w:tc>
          <w:tcPr>
            <w:tcW w:w="6520" w:type="dxa"/>
          </w:tcPr>
          <w:p w14:paraId="28212DBC" w14:textId="77777777" w:rsidR="0038201A" w:rsidRPr="00C42303" w:rsidRDefault="0038201A" w:rsidP="00DB02A2">
            <w:pPr>
              <w:jc w:val="both"/>
              <w:rPr>
                <w:rFonts w:ascii="Arial" w:hAnsi="Arial" w:cs="Arial"/>
                <w:sz w:val="24"/>
                <w:szCs w:val="24"/>
              </w:rPr>
            </w:pPr>
            <w:r>
              <w:rPr>
                <w:rFonts w:ascii="Arial" w:hAnsi="Arial" w:cs="Arial"/>
                <w:sz w:val="24"/>
                <w:szCs w:val="24"/>
              </w:rPr>
              <w:t>Esta función ejecuta el borrado tanto de nodos como de aristas que se hayan seleccionado.</w:t>
            </w:r>
          </w:p>
        </w:tc>
      </w:tr>
      <w:tr w:rsidR="0038201A" w:rsidRPr="00C42303" w14:paraId="08C742B3" w14:textId="77777777" w:rsidTr="0038201A">
        <w:tc>
          <w:tcPr>
            <w:tcW w:w="2836" w:type="dxa"/>
            <w:vAlign w:val="center"/>
          </w:tcPr>
          <w:p w14:paraId="218D45A0" w14:textId="77777777" w:rsidR="0038201A" w:rsidRPr="00C42303" w:rsidRDefault="0038201A" w:rsidP="00DB02A2">
            <w:pPr>
              <w:jc w:val="center"/>
              <w:rPr>
                <w:rFonts w:ascii="Arial" w:hAnsi="Arial" w:cs="Arial"/>
                <w:sz w:val="24"/>
                <w:szCs w:val="24"/>
              </w:rPr>
            </w:pPr>
            <w:r>
              <w:rPr>
                <w:rFonts w:ascii="Arial" w:hAnsi="Arial" w:cs="Arial"/>
                <w:sz w:val="24"/>
                <w:szCs w:val="24"/>
              </w:rPr>
              <w:t>INTERCAMBIA-NODOS</w:t>
            </w:r>
          </w:p>
        </w:tc>
        <w:tc>
          <w:tcPr>
            <w:tcW w:w="6520" w:type="dxa"/>
          </w:tcPr>
          <w:p w14:paraId="43B4C3C5" w14:textId="77777777" w:rsidR="0038201A" w:rsidRPr="004C77B1" w:rsidRDefault="0038201A" w:rsidP="00DB02A2">
            <w:pPr>
              <w:jc w:val="both"/>
              <w:rPr>
                <w:rFonts w:ascii="Arial" w:hAnsi="Arial" w:cs="Arial"/>
                <w:color w:val="FF0000"/>
                <w:sz w:val="24"/>
                <w:szCs w:val="24"/>
                <w:rPrChange w:id="292" w:author="Felipe C." w:date="2015-03-02T17:57:00Z">
                  <w:rPr>
                    <w:rFonts w:ascii="Arial" w:hAnsi="Arial" w:cs="Arial"/>
                    <w:sz w:val="24"/>
                    <w:szCs w:val="24"/>
                  </w:rPr>
                </w:rPrChange>
              </w:rPr>
            </w:pPr>
            <w:r w:rsidRPr="004C77B1">
              <w:rPr>
                <w:rFonts w:ascii="Arial" w:hAnsi="Arial" w:cs="Arial"/>
                <w:color w:val="FF0000"/>
                <w:sz w:val="24"/>
                <w:szCs w:val="24"/>
                <w:rPrChange w:id="293" w:author="Felipe C." w:date="2015-03-02T17:57:00Z">
                  <w:rPr>
                    <w:rFonts w:ascii="Arial" w:hAnsi="Arial" w:cs="Arial"/>
                    <w:sz w:val="24"/>
                    <w:szCs w:val="24"/>
                  </w:rPr>
                </w:rPrChange>
              </w:rPr>
              <w:t xml:space="preserve">Nos permite cambiar nodos que tienen una función por otra que le queramos asignar, así podemos cambiar las funciones de cada uno. </w:t>
            </w:r>
          </w:p>
        </w:tc>
      </w:tr>
      <w:tr w:rsidR="0038201A" w:rsidRPr="00C42303" w14:paraId="792DECE2" w14:textId="77777777" w:rsidTr="0038201A">
        <w:tc>
          <w:tcPr>
            <w:tcW w:w="2836" w:type="dxa"/>
            <w:vAlign w:val="center"/>
          </w:tcPr>
          <w:p w14:paraId="5F56703E" w14:textId="77777777" w:rsidR="0038201A" w:rsidRPr="00C42303" w:rsidRDefault="0038201A" w:rsidP="00DB02A2">
            <w:pPr>
              <w:jc w:val="center"/>
              <w:rPr>
                <w:rFonts w:ascii="Arial" w:hAnsi="Arial" w:cs="Arial"/>
                <w:sz w:val="24"/>
                <w:szCs w:val="24"/>
              </w:rPr>
            </w:pPr>
            <w:r>
              <w:rPr>
                <w:rFonts w:ascii="Arial" w:hAnsi="Arial" w:cs="Arial"/>
                <w:sz w:val="24"/>
                <w:szCs w:val="24"/>
              </w:rPr>
              <w:t>INTERCAMBIA-ARISTAS</w:t>
            </w:r>
          </w:p>
        </w:tc>
        <w:tc>
          <w:tcPr>
            <w:tcW w:w="6520" w:type="dxa"/>
          </w:tcPr>
          <w:p w14:paraId="121CE29A" w14:textId="77777777" w:rsidR="0038201A" w:rsidRPr="004C77B1" w:rsidRDefault="0038201A" w:rsidP="00DB02A2">
            <w:pPr>
              <w:jc w:val="both"/>
              <w:rPr>
                <w:rFonts w:ascii="Arial" w:hAnsi="Arial" w:cs="Arial"/>
                <w:color w:val="FF0000"/>
                <w:sz w:val="24"/>
                <w:szCs w:val="24"/>
                <w:rPrChange w:id="294" w:author="Felipe C." w:date="2015-03-02T17:58:00Z">
                  <w:rPr>
                    <w:rFonts w:ascii="Arial" w:hAnsi="Arial" w:cs="Arial"/>
                    <w:sz w:val="24"/>
                    <w:szCs w:val="24"/>
                  </w:rPr>
                </w:rPrChange>
              </w:rPr>
            </w:pPr>
            <w:r w:rsidRPr="004C77B1">
              <w:rPr>
                <w:rFonts w:ascii="Arial" w:hAnsi="Arial" w:cs="Arial"/>
                <w:color w:val="FF0000"/>
                <w:sz w:val="24"/>
                <w:szCs w:val="24"/>
                <w:rPrChange w:id="295" w:author="Felipe C." w:date="2015-03-02T17:58:00Z">
                  <w:rPr>
                    <w:rFonts w:ascii="Arial" w:hAnsi="Arial" w:cs="Arial"/>
                    <w:sz w:val="24"/>
                    <w:szCs w:val="24"/>
                  </w:rPr>
                </w:rPrChange>
              </w:rPr>
              <w:t>Activada esta operación cambiamos el sentido de las aristas seleccionadas.</w:t>
            </w:r>
          </w:p>
        </w:tc>
      </w:tr>
      <w:tr w:rsidR="0038201A" w:rsidRPr="00C42303" w14:paraId="60D1D1AD" w14:textId="77777777" w:rsidTr="0038201A">
        <w:tc>
          <w:tcPr>
            <w:tcW w:w="2836" w:type="dxa"/>
            <w:vAlign w:val="center"/>
          </w:tcPr>
          <w:p w14:paraId="71E58A1E" w14:textId="77777777" w:rsidR="0038201A" w:rsidRPr="00C42303" w:rsidRDefault="0038201A" w:rsidP="00DB02A2">
            <w:pPr>
              <w:jc w:val="center"/>
              <w:rPr>
                <w:rFonts w:ascii="Arial" w:hAnsi="Arial" w:cs="Arial"/>
                <w:sz w:val="24"/>
                <w:szCs w:val="24"/>
              </w:rPr>
            </w:pPr>
            <w:r>
              <w:rPr>
                <w:rFonts w:ascii="Arial" w:hAnsi="Arial" w:cs="Arial"/>
                <w:sz w:val="24"/>
                <w:szCs w:val="24"/>
              </w:rPr>
              <w:t>AÑADE-NODO-MEDIO</w:t>
            </w:r>
          </w:p>
        </w:tc>
        <w:tc>
          <w:tcPr>
            <w:tcW w:w="6520" w:type="dxa"/>
          </w:tcPr>
          <w:p w14:paraId="0DF09005" w14:textId="77777777" w:rsidR="0038201A" w:rsidRPr="00C42303" w:rsidRDefault="0038201A" w:rsidP="00DB02A2">
            <w:pPr>
              <w:jc w:val="both"/>
              <w:rPr>
                <w:rFonts w:ascii="Arial" w:hAnsi="Arial" w:cs="Arial"/>
                <w:sz w:val="24"/>
                <w:szCs w:val="24"/>
              </w:rPr>
            </w:pPr>
            <w:r>
              <w:rPr>
                <w:rFonts w:ascii="Arial" w:hAnsi="Arial" w:cs="Arial"/>
                <w:sz w:val="24"/>
                <w:szCs w:val="24"/>
              </w:rPr>
              <w:t>Esta función nos permite colocar en una arista y entre dos nodos un nodo mas o entre tres nodos o como se requiera de acuerdo a lo que estemos necesitando en nuestro modelo.</w:t>
            </w:r>
          </w:p>
        </w:tc>
      </w:tr>
      <w:tr w:rsidR="0038201A" w:rsidRPr="00C42303" w14:paraId="0EE5CB13" w14:textId="77777777" w:rsidTr="0038201A">
        <w:tc>
          <w:tcPr>
            <w:tcW w:w="2836" w:type="dxa"/>
            <w:vAlign w:val="center"/>
          </w:tcPr>
          <w:p w14:paraId="6C65CD16" w14:textId="77777777" w:rsidR="0038201A" w:rsidRPr="004C77B1" w:rsidRDefault="0038201A" w:rsidP="00DB02A2">
            <w:pPr>
              <w:jc w:val="center"/>
              <w:rPr>
                <w:rFonts w:ascii="Arial" w:hAnsi="Arial" w:cs="Arial"/>
                <w:color w:val="FF0000"/>
                <w:sz w:val="24"/>
                <w:szCs w:val="24"/>
                <w:rPrChange w:id="296" w:author="Felipe C." w:date="2015-03-02T17:58:00Z">
                  <w:rPr>
                    <w:rFonts w:ascii="Arial" w:hAnsi="Arial" w:cs="Arial"/>
                    <w:sz w:val="24"/>
                    <w:szCs w:val="24"/>
                  </w:rPr>
                </w:rPrChange>
              </w:rPr>
            </w:pPr>
            <w:r w:rsidRPr="004C77B1">
              <w:rPr>
                <w:rFonts w:ascii="Arial" w:hAnsi="Arial" w:cs="Arial"/>
                <w:color w:val="FF0000"/>
                <w:sz w:val="24"/>
                <w:szCs w:val="24"/>
                <w:rPrChange w:id="297" w:author="Felipe C." w:date="2015-03-02T17:58:00Z">
                  <w:rPr>
                    <w:rFonts w:ascii="Arial" w:hAnsi="Arial" w:cs="Arial"/>
                    <w:sz w:val="24"/>
                    <w:szCs w:val="24"/>
                  </w:rPr>
                </w:rPrChange>
              </w:rPr>
              <w:t>CONTRAE</w:t>
            </w:r>
          </w:p>
        </w:tc>
        <w:tc>
          <w:tcPr>
            <w:tcW w:w="6520" w:type="dxa"/>
          </w:tcPr>
          <w:p w14:paraId="1879ACC5" w14:textId="77777777" w:rsidR="0038201A" w:rsidRPr="004C77B1" w:rsidRDefault="0038201A" w:rsidP="00DB02A2">
            <w:pPr>
              <w:jc w:val="both"/>
              <w:rPr>
                <w:rFonts w:ascii="Arial" w:hAnsi="Arial" w:cs="Arial"/>
                <w:color w:val="FF0000"/>
                <w:sz w:val="24"/>
                <w:szCs w:val="24"/>
                <w:rPrChange w:id="298" w:author="Felipe C." w:date="2015-03-02T17:58:00Z">
                  <w:rPr>
                    <w:rFonts w:ascii="Arial" w:hAnsi="Arial" w:cs="Arial"/>
                    <w:sz w:val="24"/>
                    <w:szCs w:val="24"/>
                  </w:rPr>
                </w:rPrChange>
              </w:rPr>
            </w:pPr>
            <w:r w:rsidRPr="004C77B1">
              <w:rPr>
                <w:rFonts w:ascii="Arial" w:hAnsi="Arial" w:cs="Arial"/>
                <w:color w:val="FF0000"/>
                <w:sz w:val="24"/>
                <w:szCs w:val="24"/>
                <w:rPrChange w:id="299" w:author="Felipe C." w:date="2015-03-02T17:58:00Z">
                  <w:rPr>
                    <w:rFonts w:ascii="Arial" w:hAnsi="Arial" w:cs="Arial"/>
                    <w:sz w:val="24"/>
                    <w:szCs w:val="24"/>
                  </w:rPr>
                </w:rPrChange>
              </w:rPr>
              <w:t>Seleccionados los nodos junto con las aristas, podemos reducir el tamaño de la red completo de acuerdo a como lo vayamos necesitando en nuestro modelo.</w:t>
            </w:r>
          </w:p>
        </w:tc>
      </w:tr>
      <w:tr w:rsidR="0038201A" w:rsidRPr="00C42303" w14:paraId="1BCF786E" w14:textId="77777777" w:rsidTr="0038201A">
        <w:tc>
          <w:tcPr>
            <w:tcW w:w="2836" w:type="dxa"/>
            <w:vAlign w:val="center"/>
          </w:tcPr>
          <w:p w14:paraId="20AC52A6" w14:textId="77777777" w:rsidR="0038201A" w:rsidRPr="00C42303" w:rsidRDefault="0038201A" w:rsidP="00DB02A2">
            <w:pPr>
              <w:jc w:val="center"/>
              <w:rPr>
                <w:rFonts w:ascii="Arial" w:hAnsi="Arial" w:cs="Arial"/>
                <w:sz w:val="24"/>
                <w:szCs w:val="24"/>
              </w:rPr>
            </w:pPr>
            <w:r>
              <w:rPr>
                <w:rFonts w:ascii="Arial" w:hAnsi="Arial" w:cs="Arial"/>
                <w:sz w:val="24"/>
                <w:szCs w:val="24"/>
              </w:rPr>
              <w:t>APLICA-A-SELECCIONADOS</w:t>
            </w:r>
          </w:p>
        </w:tc>
        <w:tc>
          <w:tcPr>
            <w:tcW w:w="6520" w:type="dxa"/>
          </w:tcPr>
          <w:p w14:paraId="0DEB6D5E" w14:textId="77777777" w:rsidR="0038201A" w:rsidRPr="00C42303" w:rsidRDefault="0038201A" w:rsidP="00DB02A2">
            <w:pPr>
              <w:jc w:val="both"/>
              <w:rPr>
                <w:rFonts w:ascii="Arial" w:hAnsi="Arial" w:cs="Arial"/>
                <w:sz w:val="24"/>
                <w:szCs w:val="24"/>
              </w:rPr>
            </w:pPr>
            <w:r>
              <w:rPr>
                <w:rFonts w:ascii="Arial" w:hAnsi="Arial" w:cs="Arial"/>
                <w:sz w:val="24"/>
                <w:szCs w:val="24"/>
              </w:rPr>
              <w:t>De todas las operaciones realizadas tales como agregar nodo o borrarlo, crear arista, mover los diferentes elementos, oprimiendo este botón se ejecutan la o las operaciones que hemos preseleccionado.</w:t>
            </w:r>
          </w:p>
        </w:tc>
      </w:tr>
      <w:tr w:rsidR="0038201A" w:rsidRPr="00C42303" w14:paraId="6FE653BB" w14:textId="77777777" w:rsidTr="0038201A">
        <w:tc>
          <w:tcPr>
            <w:tcW w:w="2836" w:type="dxa"/>
            <w:vAlign w:val="center"/>
          </w:tcPr>
          <w:p w14:paraId="014BE02B" w14:textId="77777777" w:rsidR="0038201A" w:rsidRPr="00C42303" w:rsidRDefault="0038201A" w:rsidP="00DB02A2">
            <w:pPr>
              <w:jc w:val="center"/>
              <w:rPr>
                <w:rFonts w:ascii="Arial" w:hAnsi="Arial" w:cs="Arial"/>
                <w:sz w:val="24"/>
                <w:szCs w:val="24"/>
              </w:rPr>
            </w:pPr>
            <w:r>
              <w:rPr>
                <w:rFonts w:ascii="Arial" w:hAnsi="Arial" w:cs="Arial"/>
                <w:sz w:val="24"/>
                <w:szCs w:val="24"/>
              </w:rPr>
              <w:t>MUESTRA/OCULTA RED</w:t>
            </w:r>
          </w:p>
        </w:tc>
        <w:tc>
          <w:tcPr>
            <w:tcW w:w="6520" w:type="dxa"/>
          </w:tcPr>
          <w:p w14:paraId="56E37AAE" w14:textId="77777777" w:rsidR="0038201A" w:rsidRPr="00C42303" w:rsidRDefault="0038201A" w:rsidP="00DB02A2">
            <w:pPr>
              <w:jc w:val="both"/>
              <w:rPr>
                <w:rFonts w:ascii="Arial" w:hAnsi="Arial" w:cs="Arial"/>
                <w:sz w:val="24"/>
                <w:szCs w:val="24"/>
              </w:rPr>
            </w:pPr>
            <w:r>
              <w:rPr>
                <w:rFonts w:ascii="Arial" w:hAnsi="Arial" w:cs="Arial"/>
                <w:sz w:val="24"/>
                <w:szCs w:val="24"/>
              </w:rPr>
              <w:t xml:space="preserve">Cuando tenemos una red trazada en todo nuestro mundo, este botón nos permite ocultar y/o mostrar la misma. </w:t>
            </w:r>
          </w:p>
        </w:tc>
      </w:tr>
    </w:tbl>
    <w:p w14:paraId="72270F29" w14:textId="77777777" w:rsidR="0038201A" w:rsidRPr="00921FC9" w:rsidRDefault="0038201A" w:rsidP="00921FC9">
      <w:pPr>
        <w:jc w:val="both"/>
        <w:rPr>
          <w:rFonts w:ascii="Arial" w:hAnsi="Arial" w:cs="Arial"/>
          <w:sz w:val="24"/>
          <w:szCs w:val="24"/>
        </w:rPr>
      </w:pPr>
    </w:p>
    <w:p w14:paraId="5F7D9D31" w14:textId="77777777" w:rsidR="00C918E1" w:rsidRDefault="00C918E1" w:rsidP="00921FC9">
      <w:pPr>
        <w:jc w:val="both"/>
        <w:rPr>
          <w:rFonts w:ascii="Arial" w:hAnsi="Arial" w:cs="Arial"/>
          <w:b/>
          <w:sz w:val="24"/>
          <w:szCs w:val="24"/>
        </w:rPr>
      </w:pPr>
    </w:p>
    <w:p w14:paraId="71044008" w14:textId="5BE44BD0" w:rsidR="00921FC9" w:rsidRPr="007058C0" w:rsidRDefault="005430E2" w:rsidP="00921FC9">
      <w:pPr>
        <w:jc w:val="both"/>
        <w:rPr>
          <w:rFonts w:ascii="Arial" w:hAnsi="Arial" w:cs="Arial"/>
          <w:b/>
          <w:sz w:val="24"/>
          <w:szCs w:val="24"/>
        </w:rPr>
      </w:pPr>
      <w:r w:rsidRPr="007058C0">
        <w:rPr>
          <w:rFonts w:ascii="Arial" w:hAnsi="Arial" w:cs="Arial"/>
          <w:b/>
          <w:sz w:val="24"/>
          <w:szCs w:val="24"/>
        </w:rPr>
        <w:lastRenderedPageBreak/>
        <w:t>Ejemplos.</w:t>
      </w:r>
    </w:p>
    <w:p w14:paraId="4B196DF0" w14:textId="77777777" w:rsidR="007058C0" w:rsidRDefault="00B81188" w:rsidP="00921FC9">
      <w:pPr>
        <w:jc w:val="both"/>
        <w:rPr>
          <w:rFonts w:ascii="Arial" w:hAnsi="Arial" w:cs="Arial"/>
          <w:sz w:val="24"/>
          <w:szCs w:val="24"/>
        </w:rPr>
      </w:pPr>
      <w:r>
        <w:rPr>
          <w:rFonts w:ascii="Arial" w:hAnsi="Arial" w:cs="Arial"/>
          <w:sz w:val="24"/>
          <w:szCs w:val="24"/>
        </w:rPr>
        <w:t>En este punto mostraremos la utilización pr</w:t>
      </w:r>
      <w:r w:rsidR="0059377F">
        <w:rPr>
          <w:rFonts w:ascii="Arial" w:hAnsi="Arial" w:cs="Arial"/>
          <w:sz w:val="24"/>
          <w:szCs w:val="24"/>
        </w:rPr>
        <w:t>áctica d</w:t>
      </w:r>
      <w:r>
        <w:rPr>
          <w:rFonts w:ascii="Arial" w:hAnsi="Arial" w:cs="Arial"/>
          <w:sz w:val="24"/>
          <w:szCs w:val="24"/>
        </w:rPr>
        <w:t>el modelo</w:t>
      </w:r>
      <w:r w:rsidR="006A3F7D">
        <w:rPr>
          <w:rFonts w:ascii="Arial" w:hAnsi="Arial" w:cs="Arial"/>
          <w:sz w:val="24"/>
          <w:szCs w:val="24"/>
        </w:rPr>
        <w:t>.</w:t>
      </w:r>
      <w:r>
        <w:rPr>
          <w:rFonts w:ascii="Arial" w:hAnsi="Arial" w:cs="Arial"/>
          <w:sz w:val="24"/>
          <w:szCs w:val="24"/>
        </w:rPr>
        <w:t xml:space="preserve"> </w:t>
      </w:r>
      <w:r w:rsidR="006A3F7D">
        <w:rPr>
          <w:rFonts w:ascii="Arial" w:hAnsi="Arial" w:cs="Arial"/>
          <w:sz w:val="24"/>
          <w:szCs w:val="24"/>
        </w:rPr>
        <w:t>T</w:t>
      </w:r>
      <w:r>
        <w:rPr>
          <w:rFonts w:ascii="Arial" w:hAnsi="Arial" w:cs="Arial"/>
          <w:sz w:val="24"/>
          <w:szCs w:val="24"/>
        </w:rPr>
        <w:t xml:space="preserve">omaremos </w:t>
      </w:r>
      <w:r w:rsidR="007058C0">
        <w:rPr>
          <w:rFonts w:ascii="Arial" w:hAnsi="Arial" w:cs="Arial"/>
          <w:sz w:val="24"/>
          <w:szCs w:val="24"/>
        </w:rPr>
        <w:t>cinco</w:t>
      </w:r>
      <w:r>
        <w:rPr>
          <w:rFonts w:ascii="Arial" w:hAnsi="Arial" w:cs="Arial"/>
          <w:sz w:val="24"/>
          <w:szCs w:val="24"/>
        </w:rPr>
        <w:t xml:space="preserve"> de los cruceros que hemos identificado de manera personal como “conflictivos” en horas pico y con ciertas </w:t>
      </w:r>
      <w:r w:rsidR="007058C0">
        <w:rPr>
          <w:rFonts w:ascii="Arial" w:hAnsi="Arial" w:cs="Arial"/>
          <w:sz w:val="24"/>
          <w:szCs w:val="24"/>
        </w:rPr>
        <w:t>cargas de densidad de vehículos.</w:t>
      </w:r>
      <w:r>
        <w:rPr>
          <w:rFonts w:ascii="Arial" w:hAnsi="Arial" w:cs="Arial"/>
          <w:sz w:val="24"/>
          <w:szCs w:val="24"/>
        </w:rPr>
        <w:t xml:space="preserve"> </w:t>
      </w:r>
      <w:r w:rsidR="007058C0">
        <w:rPr>
          <w:rFonts w:ascii="Arial" w:hAnsi="Arial" w:cs="Arial"/>
          <w:sz w:val="24"/>
          <w:szCs w:val="24"/>
        </w:rPr>
        <w:t>O</w:t>
      </w:r>
      <w:r>
        <w:rPr>
          <w:rFonts w:ascii="Arial" w:hAnsi="Arial" w:cs="Arial"/>
          <w:sz w:val="24"/>
          <w:szCs w:val="24"/>
        </w:rPr>
        <w:t>bservaremos</w:t>
      </w:r>
      <w:r w:rsidR="007058C0">
        <w:rPr>
          <w:rFonts w:ascii="Arial" w:hAnsi="Arial" w:cs="Arial"/>
          <w:sz w:val="24"/>
          <w:szCs w:val="24"/>
        </w:rPr>
        <w:t xml:space="preserve"> algunos de</w:t>
      </w:r>
      <w:r>
        <w:rPr>
          <w:rFonts w:ascii="Arial" w:hAnsi="Arial" w:cs="Arial"/>
          <w:sz w:val="24"/>
          <w:szCs w:val="24"/>
        </w:rPr>
        <w:t xml:space="preserve"> los comportamientos que se han descrito</w:t>
      </w:r>
      <w:r w:rsidR="007058C0">
        <w:rPr>
          <w:rFonts w:ascii="Arial" w:hAnsi="Arial" w:cs="Arial"/>
          <w:sz w:val="24"/>
          <w:szCs w:val="24"/>
        </w:rPr>
        <w:t>.</w:t>
      </w:r>
    </w:p>
    <w:p w14:paraId="299B73EB" w14:textId="77777777" w:rsidR="00C918E1" w:rsidRDefault="00C918E1" w:rsidP="00921FC9">
      <w:pPr>
        <w:jc w:val="both"/>
        <w:rPr>
          <w:rFonts w:ascii="Arial" w:hAnsi="Arial" w:cs="Arial"/>
          <w:b/>
          <w:sz w:val="24"/>
          <w:szCs w:val="24"/>
        </w:rPr>
      </w:pPr>
    </w:p>
    <w:p w14:paraId="4BBACF25" w14:textId="77777777" w:rsidR="00C918E1" w:rsidRDefault="00C918E1" w:rsidP="00921FC9">
      <w:pPr>
        <w:jc w:val="both"/>
        <w:rPr>
          <w:rFonts w:ascii="Arial" w:hAnsi="Arial" w:cs="Arial"/>
          <w:b/>
          <w:sz w:val="24"/>
          <w:szCs w:val="24"/>
        </w:rPr>
      </w:pPr>
    </w:p>
    <w:p w14:paraId="58A990F0" w14:textId="77777777" w:rsidR="007058C0" w:rsidRDefault="007058C0" w:rsidP="00921FC9">
      <w:pPr>
        <w:jc w:val="both"/>
        <w:rPr>
          <w:rFonts w:ascii="Arial" w:hAnsi="Arial" w:cs="Arial"/>
          <w:b/>
          <w:sz w:val="24"/>
          <w:szCs w:val="24"/>
        </w:rPr>
      </w:pPr>
      <w:r>
        <w:rPr>
          <w:rFonts w:ascii="Arial" w:hAnsi="Arial" w:cs="Arial"/>
          <w:b/>
          <w:sz w:val="24"/>
          <w:szCs w:val="24"/>
        </w:rPr>
        <w:t>Crucero Eje 10 y Eje Central Aztecas</w:t>
      </w:r>
      <w:r w:rsidR="00C918E1">
        <w:rPr>
          <w:rFonts w:ascii="Arial" w:hAnsi="Arial" w:cs="Arial"/>
          <w:b/>
          <w:sz w:val="24"/>
          <w:szCs w:val="24"/>
        </w:rPr>
        <w:t>.</w:t>
      </w:r>
    </w:p>
    <w:p w14:paraId="7C2A2080" w14:textId="77777777" w:rsidR="00C918E1" w:rsidRPr="00C918E1" w:rsidRDefault="00C918E1" w:rsidP="00921FC9">
      <w:pPr>
        <w:jc w:val="both"/>
        <w:rPr>
          <w:rFonts w:ascii="Arial" w:hAnsi="Arial" w:cs="Arial"/>
          <w:sz w:val="24"/>
          <w:szCs w:val="24"/>
        </w:rPr>
      </w:pPr>
      <w:r w:rsidRPr="00C918E1">
        <w:rPr>
          <w:rFonts w:ascii="Arial" w:hAnsi="Arial" w:cs="Arial"/>
          <w:sz w:val="24"/>
          <w:szCs w:val="24"/>
        </w:rPr>
        <w:t>Iniciaremos con el crucero objeto de estudio localizado en Eje Central Aztecas entroncando con el eje 10, en el cual podemos observar:</w:t>
      </w:r>
    </w:p>
    <w:p w14:paraId="772DBC1E" w14:textId="77777777" w:rsidR="00C918E1" w:rsidRPr="007058C0" w:rsidRDefault="00C918E1" w:rsidP="00C918E1">
      <w:pPr>
        <w:jc w:val="center"/>
        <w:rPr>
          <w:rFonts w:ascii="Arial" w:hAnsi="Arial" w:cs="Arial"/>
          <w:b/>
          <w:sz w:val="24"/>
          <w:szCs w:val="24"/>
        </w:rPr>
      </w:pPr>
      <w:r>
        <w:rPr>
          <w:rFonts w:ascii="Arial" w:hAnsi="Arial" w:cs="Arial"/>
          <w:b/>
          <w:noProof/>
          <w:sz w:val="24"/>
          <w:szCs w:val="24"/>
          <w:lang w:val="es-ES" w:eastAsia="es-ES"/>
        </w:rPr>
        <w:drawing>
          <wp:inline distT="0" distB="0" distL="0" distR="0" wp14:anchorId="02DCCCDB" wp14:editId="6BAB8CF4">
            <wp:extent cx="3139843" cy="31500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9843" cy="3150000"/>
                    </a:xfrm>
                    <a:prstGeom prst="rect">
                      <a:avLst/>
                    </a:prstGeom>
                    <a:noFill/>
                    <a:ln>
                      <a:noFill/>
                    </a:ln>
                  </pic:spPr>
                </pic:pic>
              </a:graphicData>
            </a:graphic>
          </wp:inline>
        </w:drawing>
      </w:r>
    </w:p>
    <w:p w14:paraId="3096C136" w14:textId="77777777" w:rsidR="007058C0" w:rsidRDefault="007058C0" w:rsidP="00C918E1">
      <w:pPr>
        <w:jc w:val="both"/>
        <w:rPr>
          <w:rFonts w:ascii="Arial" w:hAnsi="Arial" w:cs="Arial"/>
          <w:sz w:val="24"/>
          <w:szCs w:val="24"/>
        </w:rPr>
      </w:pPr>
      <w:r w:rsidRPr="003B247B">
        <w:rPr>
          <w:rFonts w:ascii="Arial" w:hAnsi="Arial" w:cs="Arial"/>
          <w:sz w:val="24"/>
          <w:szCs w:val="24"/>
        </w:rPr>
        <w:t xml:space="preserve">Ahora pasaremos a describir algunos elementos que consideramos importantes para representar en un modelo de un crucero de la Ciudad de México. Este se encuentra situado en </w:t>
      </w:r>
      <w:r w:rsidR="00C918E1" w:rsidRPr="00C918E1">
        <w:rPr>
          <w:rFonts w:ascii="Arial" w:hAnsi="Arial" w:cs="Arial"/>
          <w:sz w:val="24"/>
          <w:szCs w:val="24"/>
        </w:rPr>
        <w:t>Eje 10 Sur Avenida Pedro Henríquez Ureña</w:t>
      </w:r>
      <w:r w:rsidR="00C918E1">
        <w:rPr>
          <w:rFonts w:ascii="Arial" w:hAnsi="Arial" w:cs="Arial"/>
          <w:sz w:val="24"/>
          <w:szCs w:val="24"/>
        </w:rPr>
        <w:t xml:space="preserve">, </w:t>
      </w:r>
      <w:r w:rsidR="00C918E1" w:rsidRPr="00C918E1">
        <w:rPr>
          <w:rFonts w:ascii="Arial" w:hAnsi="Arial" w:cs="Arial"/>
          <w:sz w:val="24"/>
          <w:szCs w:val="24"/>
        </w:rPr>
        <w:t>Los Reyes, Coyoacán, Ciudad de México, D.F.</w:t>
      </w:r>
      <w:r w:rsidR="00C918E1">
        <w:rPr>
          <w:rFonts w:ascii="Arial" w:hAnsi="Arial" w:cs="Arial"/>
          <w:sz w:val="24"/>
          <w:szCs w:val="24"/>
        </w:rPr>
        <w:t xml:space="preserve">, con coordenadas </w:t>
      </w:r>
      <w:r w:rsidR="00C918E1" w:rsidRPr="00C918E1">
        <w:rPr>
          <w:rFonts w:ascii="Arial" w:hAnsi="Arial" w:cs="Arial"/>
          <w:sz w:val="24"/>
          <w:szCs w:val="24"/>
        </w:rPr>
        <w:t>19.333959, -99.151442</w:t>
      </w:r>
    </w:p>
    <w:p w14:paraId="227F0744" w14:textId="36FFB8B1" w:rsidR="007058C0" w:rsidRPr="0089076C" w:rsidRDefault="007058C0" w:rsidP="007058C0">
      <w:pPr>
        <w:jc w:val="both"/>
        <w:rPr>
          <w:rFonts w:ascii="Arial" w:hAnsi="Arial" w:cs="Arial"/>
          <w:sz w:val="24"/>
          <w:szCs w:val="24"/>
        </w:rPr>
      </w:pPr>
      <w:r>
        <w:rPr>
          <w:rFonts w:ascii="Arial" w:hAnsi="Arial" w:cs="Arial"/>
          <w:sz w:val="24"/>
          <w:szCs w:val="24"/>
        </w:rPr>
        <w:t xml:space="preserve">Tomaremos en </w:t>
      </w:r>
      <w:r w:rsidRPr="0089076C">
        <w:rPr>
          <w:rFonts w:ascii="Arial" w:hAnsi="Arial" w:cs="Arial"/>
          <w:sz w:val="24"/>
          <w:szCs w:val="24"/>
        </w:rPr>
        <w:t xml:space="preserve">cuenta que la vía que escogimos para estudiar </w:t>
      </w:r>
      <w:r>
        <w:rPr>
          <w:rFonts w:ascii="Arial" w:hAnsi="Arial" w:cs="Arial"/>
          <w:sz w:val="24"/>
          <w:szCs w:val="24"/>
        </w:rPr>
        <w:t>se encuentra junto a centros de servicio</w:t>
      </w:r>
      <w:r w:rsidRPr="0089076C">
        <w:rPr>
          <w:rFonts w:ascii="Arial" w:hAnsi="Arial" w:cs="Arial"/>
          <w:sz w:val="24"/>
          <w:szCs w:val="24"/>
        </w:rPr>
        <w:t xml:space="preserve"> importantes, como un verificentro, en el cual se verifica la emisión de agentes contaminantes de los autos cada determinado tiempo (de acuerdo con la terminación numérica de las placas se lleva</w:t>
      </w:r>
      <w:r>
        <w:rPr>
          <w:rFonts w:ascii="Arial" w:hAnsi="Arial" w:cs="Arial"/>
          <w:sz w:val="24"/>
          <w:szCs w:val="24"/>
        </w:rPr>
        <w:t>n a</w:t>
      </w:r>
      <w:r w:rsidRPr="0089076C">
        <w:rPr>
          <w:rFonts w:ascii="Arial" w:hAnsi="Arial" w:cs="Arial"/>
          <w:sz w:val="24"/>
          <w:szCs w:val="24"/>
        </w:rPr>
        <w:t xml:space="preserve"> cabo dos revisiones p</w:t>
      </w:r>
      <w:r>
        <w:rPr>
          <w:rFonts w:ascii="Arial" w:hAnsi="Arial" w:cs="Arial"/>
          <w:sz w:val="24"/>
          <w:szCs w:val="24"/>
        </w:rPr>
        <w:t>or año</w:t>
      </w:r>
      <w:r w:rsidRPr="0089076C">
        <w:rPr>
          <w:rFonts w:ascii="Arial" w:hAnsi="Arial" w:cs="Arial"/>
          <w:sz w:val="24"/>
          <w:szCs w:val="24"/>
        </w:rPr>
        <w:t xml:space="preserve">), esto ocasiona automóviles </w:t>
      </w:r>
      <w:r>
        <w:rPr>
          <w:rFonts w:ascii="Arial" w:hAnsi="Arial" w:cs="Arial"/>
          <w:sz w:val="24"/>
          <w:szCs w:val="24"/>
        </w:rPr>
        <w:t>formados uno tras otro</w:t>
      </w:r>
      <w:r w:rsidRPr="0089076C">
        <w:rPr>
          <w:rFonts w:ascii="Arial" w:hAnsi="Arial" w:cs="Arial"/>
          <w:sz w:val="24"/>
          <w:szCs w:val="24"/>
        </w:rPr>
        <w:t xml:space="preserve"> para poder acceder al espacio en donde se le hace la revisión a el vehículo</w:t>
      </w:r>
      <w:del w:id="300" w:author="Felipe C." w:date="2015-03-02T18:00:00Z">
        <w:r w:rsidRPr="0089076C" w:rsidDel="004C77B1">
          <w:rPr>
            <w:rFonts w:ascii="Arial" w:hAnsi="Arial" w:cs="Arial"/>
            <w:sz w:val="24"/>
            <w:szCs w:val="24"/>
          </w:rPr>
          <w:delText>, de</w:delText>
        </w:r>
      </w:del>
      <w:ins w:id="301" w:author="Felipe C." w:date="2015-03-02T18:00:00Z">
        <w:r w:rsidR="004C77B1">
          <w:rPr>
            <w:rFonts w:ascii="Arial" w:hAnsi="Arial" w:cs="Arial"/>
            <w:sz w:val="24"/>
            <w:szCs w:val="24"/>
          </w:rPr>
          <w:t>. Esto es de</w:t>
        </w:r>
      </w:ins>
      <w:r w:rsidRPr="0089076C">
        <w:rPr>
          <w:rFonts w:ascii="Arial" w:hAnsi="Arial" w:cs="Arial"/>
          <w:sz w:val="24"/>
          <w:szCs w:val="24"/>
        </w:rPr>
        <w:t xml:space="preserve"> suma </w:t>
      </w:r>
      <w:r w:rsidRPr="0089076C">
        <w:rPr>
          <w:rFonts w:ascii="Arial" w:hAnsi="Arial" w:cs="Arial"/>
          <w:sz w:val="24"/>
          <w:szCs w:val="24"/>
        </w:rPr>
        <w:lastRenderedPageBreak/>
        <w:t xml:space="preserve">importancia porque sobre todo al final de cada </w:t>
      </w:r>
      <w:del w:id="302" w:author="Felipe C." w:date="2015-03-02T18:00:00Z">
        <w:r w:rsidRPr="0089076C" w:rsidDel="004C77B1">
          <w:rPr>
            <w:rFonts w:ascii="Arial" w:hAnsi="Arial" w:cs="Arial"/>
            <w:sz w:val="24"/>
            <w:szCs w:val="24"/>
          </w:rPr>
          <w:delText xml:space="preserve">bimestre </w:delText>
        </w:r>
      </w:del>
      <w:ins w:id="303" w:author="Felipe C." w:date="2015-03-02T18:00:00Z">
        <w:r w:rsidR="004C77B1">
          <w:rPr>
            <w:rFonts w:ascii="Arial" w:hAnsi="Arial" w:cs="Arial"/>
            <w:sz w:val="24"/>
            <w:szCs w:val="24"/>
          </w:rPr>
          <w:t>mes</w:t>
        </w:r>
        <w:r w:rsidR="004C77B1" w:rsidRPr="0089076C">
          <w:rPr>
            <w:rFonts w:ascii="Arial" w:hAnsi="Arial" w:cs="Arial"/>
            <w:sz w:val="24"/>
            <w:szCs w:val="24"/>
          </w:rPr>
          <w:t xml:space="preserve"> </w:t>
        </w:r>
      </w:ins>
      <w:r w:rsidRPr="0089076C">
        <w:rPr>
          <w:rFonts w:ascii="Arial" w:hAnsi="Arial" w:cs="Arial"/>
          <w:sz w:val="24"/>
          <w:szCs w:val="24"/>
        </w:rPr>
        <w:t>se complica mucho en cuanto a cantidad de vehículos formados y el tiempo que se tardan en acceder al servicio.</w:t>
      </w:r>
    </w:p>
    <w:p w14:paraId="7E467C96" w14:textId="0B5D3885" w:rsidR="007058C0" w:rsidRPr="0089076C" w:rsidRDefault="007058C0" w:rsidP="007058C0">
      <w:pPr>
        <w:jc w:val="both"/>
        <w:rPr>
          <w:rFonts w:ascii="Arial" w:hAnsi="Arial" w:cs="Arial"/>
          <w:sz w:val="24"/>
          <w:szCs w:val="24"/>
        </w:rPr>
      </w:pPr>
      <w:r w:rsidRPr="0089076C">
        <w:rPr>
          <w:rFonts w:ascii="Arial" w:hAnsi="Arial" w:cs="Arial"/>
          <w:sz w:val="24"/>
          <w:szCs w:val="24"/>
        </w:rPr>
        <w:t xml:space="preserve">En el lugar </w:t>
      </w:r>
      <w:r>
        <w:rPr>
          <w:rFonts w:ascii="Arial" w:hAnsi="Arial" w:cs="Arial"/>
          <w:sz w:val="24"/>
          <w:szCs w:val="24"/>
        </w:rPr>
        <w:t>hay diferentes tipos de establecimientos comerciales</w:t>
      </w:r>
      <w:r w:rsidRPr="0089076C">
        <w:rPr>
          <w:rFonts w:ascii="Arial" w:hAnsi="Arial" w:cs="Arial"/>
          <w:sz w:val="24"/>
          <w:szCs w:val="24"/>
        </w:rPr>
        <w:t xml:space="preserve">, esto es importante considerarlo ya que dichos </w:t>
      </w:r>
      <w:r>
        <w:rPr>
          <w:rFonts w:ascii="Arial" w:hAnsi="Arial" w:cs="Arial"/>
          <w:sz w:val="24"/>
          <w:szCs w:val="24"/>
        </w:rPr>
        <w:t>establecimientos</w:t>
      </w:r>
      <w:r w:rsidRPr="0089076C">
        <w:rPr>
          <w:rFonts w:ascii="Arial" w:hAnsi="Arial" w:cs="Arial"/>
          <w:sz w:val="24"/>
          <w:szCs w:val="24"/>
        </w:rPr>
        <w:t xml:space="preserve"> requieren “servicios” de abastecimiento de la materia prima, la cual transforman o distribuyen a los clientes, esto tiene como consecuencia que algunos transportes deban circular por la zona y detenerse para abastecer a los mismos, en el caso de un lugar en donde venden comida y a pesar de contar con estacionamiento, la circulación se detiene momentáneamente, lo que reduce el flujo de vehículos ocasionando el efecto “domino” hacia atrás</w:t>
      </w:r>
      <w:ins w:id="304" w:author="Felipe C." w:date="2015-03-02T18:00:00Z">
        <w:r w:rsidR="004C77B1">
          <w:rPr>
            <w:rFonts w:ascii="Arial" w:hAnsi="Arial" w:cs="Arial"/>
            <w:sz w:val="24"/>
            <w:szCs w:val="24"/>
          </w:rPr>
          <w:t>. E</w:t>
        </w:r>
      </w:ins>
      <w:del w:id="305" w:author="Felipe C." w:date="2015-03-02T18:00:00Z">
        <w:r w:rsidRPr="0089076C" w:rsidDel="004C77B1">
          <w:rPr>
            <w:rFonts w:ascii="Arial" w:hAnsi="Arial" w:cs="Arial"/>
            <w:sz w:val="24"/>
            <w:szCs w:val="24"/>
          </w:rPr>
          <w:delText>, e</w:delText>
        </w:r>
      </w:del>
      <w:r w:rsidRPr="0089076C">
        <w:rPr>
          <w:rFonts w:ascii="Arial" w:hAnsi="Arial" w:cs="Arial"/>
          <w:sz w:val="24"/>
          <w:szCs w:val="24"/>
        </w:rPr>
        <w:t>sto aumenta los tiempos de espera y disminuye el flujo de circulación, se cuentan en la misma acera con tres negocios más, un laboratorio de verificación, una tlapalería, una tienda y un puesto de tacos, con las características antes mencionadas, obtenemos la complicación de la circulación en esa zona en cuestión, ya que se forman barreras, esto es, el obstruir la circulación por más de 5 minutos.</w:t>
      </w:r>
    </w:p>
    <w:p w14:paraId="7126923B" w14:textId="77777777" w:rsidR="007058C0" w:rsidRPr="0089076C" w:rsidRDefault="007058C0" w:rsidP="007058C0">
      <w:pPr>
        <w:jc w:val="both"/>
        <w:rPr>
          <w:rFonts w:ascii="Arial" w:hAnsi="Arial" w:cs="Arial"/>
          <w:sz w:val="24"/>
          <w:szCs w:val="24"/>
        </w:rPr>
      </w:pPr>
      <w:r w:rsidRPr="0089076C">
        <w:rPr>
          <w:rFonts w:ascii="Arial" w:hAnsi="Arial" w:cs="Arial"/>
          <w:sz w:val="24"/>
          <w:szCs w:val="24"/>
        </w:rPr>
        <w:t xml:space="preserve">Otra consideración es que en sentido contrario tenemos una rinconada, la cual tiene su acceso sobre la Avenida Aztecas, esto representa otro obstáculo más para la circulación, </w:t>
      </w:r>
      <w:r w:rsidRPr="004C77B1">
        <w:rPr>
          <w:rFonts w:ascii="Arial" w:hAnsi="Arial" w:cs="Arial"/>
          <w:color w:val="FF0000"/>
          <w:sz w:val="24"/>
          <w:szCs w:val="24"/>
          <w:rPrChange w:id="306" w:author="Felipe C." w:date="2015-03-02T18:01:00Z">
            <w:rPr>
              <w:rFonts w:ascii="Arial" w:hAnsi="Arial" w:cs="Arial"/>
              <w:sz w:val="24"/>
              <w:szCs w:val="24"/>
            </w:rPr>
          </w:rPrChange>
        </w:rPr>
        <w:t>esto es que representa el detenerse</w:t>
      </w:r>
      <w:r w:rsidRPr="0089076C">
        <w:rPr>
          <w:rFonts w:ascii="Arial" w:hAnsi="Arial" w:cs="Arial"/>
          <w:sz w:val="24"/>
          <w:szCs w:val="24"/>
        </w:rPr>
        <w:t xml:space="preserve"> por menos de 1 minuto para poder continuar con el flujo de la circulación.</w:t>
      </w:r>
    </w:p>
    <w:p w14:paraId="6FC4D87E" w14:textId="124DEE1B" w:rsidR="007058C0" w:rsidRPr="0089076C" w:rsidRDefault="007058C0" w:rsidP="007058C0">
      <w:pPr>
        <w:jc w:val="both"/>
        <w:rPr>
          <w:rFonts w:ascii="Arial" w:hAnsi="Arial" w:cs="Arial"/>
          <w:sz w:val="24"/>
          <w:szCs w:val="24"/>
        </w:rPr>
      </w:pPr>
      <w:r w:rsidRPr="0089076C">
        <w:rPr>
          <w:rFonts w:ascii="Arial" w:hAnsi="Arial" w:cs="Arial"/>
          <w:sz w:val="24"/>
          <w:szCs w:val="24"/>
        </w:rPr>
        <w:t>Un elemento más es que en el eje 10 circul</w:t>
      </w:r>
      <w:r>
        <w:rPr>
          <w:rFonts w:ascii="Arial" w:hAnsi="Arial" w:cs="Arial"/>
          <w:sz w:val="24"/>
          <w:szCs w:val="24"/>
        </w:rPr>
        <w:t>an Cuatro</w:t>
      </w:r>
      <w:r w:rsidRPr="0089076C">
        <w:rPr>
          <w:rFonts w:ascii="Arial" w:hAnsi="Arial" w:cs="Arial"/>
          <w:sz w:val="24"/>
          <w:szCs w:val="24"/>
        </w:rPr>
        <w:t xml:space="preserve"> Rutas de Transporte público, 2 son de autobuses y 2 son de microbuses, una de las rutas de autobús da vuelta en “U” en el eje, toma tiempo el detenerse para ver el contrasentido y dar inicio a su vuelta</w:t>
      </w:r>
      <w:ins w:id="307" w:author="Felipe C." w:date="2015-03-02T18:01:00Z">
        <w:r w:rsidR="004C77B1">
          <w:rPr>
            <w:rFonts w:ascii="Arial" w:hAnsi="Arial" w:cs="Arial"/>
            <w:sz w:val="24"/>
            <w:szCs w:val="24"/>
          </w:rPr>
          <w:t>. T</w:t>
        </w:r>
      </w:ins>
      <w:del w:id="308" w:author="Felipe C." w:date="2015-03-02T18:01:00Z">
        <w:r w:rsidRPr="0089076C" w:rsidDel="004C77B1">
          <w:rPr>
            <w:rFonts w:ascii="Arial" w:hAnsi="Arial" w:cs="Arial"/>
            <w:sz w:val="24"/>
            <w:szCs w:val="24"/>
          </w:rPr>
          <w:delText>, t</w:delText>
        </w:r>
      </w:del>
      <w:r w:rsidRPr="0089076C">
        <w:rPr>
          <w:rFonts w:ascii="Arial" w:hAnsi="Arial" w:cs="Arial"/>
          <w:sz w:val="24"/>
          <w:szCs w:val="24"/>
        </w:rPr>
        <w:t>ambién lo consideramos por ser un obstáculo a la circulación.</w:t>
      </w:r>
    </w:p>
    <w:p w14:paraId="6DB24BBD" w14:textId="00A9D4F0" w:rsidR="007058C0" w:rsidRPr="0089076C" w:rsidRDefault="007058C0" w:rsidP="007058C0">
      <w:pPr>
        <w:jc w:val="both"/>
        <w:rPr>
          <w:rFonts w:ascii="Arial" w:hAnsi="Arial" w:cs="Arial"/>
          <w:sz w:val="24"/>
          <w:szCs w:val="24"/>
        </w:rPr>
      </w:pPr>
      <w:r w:rsidRPr="0089076C">
        <w:rPr>
          <w:rFonts w:ascii="Arial" w:hAnsi="Arial" w:cs="Arial"/>
          <w:sz w:val="24"/>
          <w:szCs w:val="24"/>
        </w:rPr>
        <w:t xml:space="preserve">Otros elementos más a tomar en cuenta es el hecho de que metros más adelante de la circulación sur-norte sobre </w:t>
      </w:r>
      <w:r w:rsidRPr="006F74E9">
        <w:rPr>
          <w:rFonts w:ascii="Arial" w:hAnsi="Arial" w:cs="Arial"/>
          <w:i/>
          <w:sz w:val="24"/>
          <w:szCs w:val="24"/>
        </w:rPr>
        <w:t>Avenida Aztecas</w:t>
      </w:r>
      <w:r w:rsidRPr="0089076C">
        <w:rPr>
          <w:rFonts w:ascii="Arial" w:hAnsi="Arial" w:cs="Arial"/>
          <w:sz w:val="24"/>
          <w:szCs w:val="24"/>
        </w:rPr>
        <w:t xml:space="preserve"> en unión con el Eje 10, existen dos escuelas primarias una pública y una privada, esto ocasiona obstáculos a la circulación en sentido inverso</w:t>
      </w:r>
      <w:ins w:id="309" w:author="Felipe C." w:date="2015-03-02T18:01:00Z">
        <w:r w:rsidR="004C77B1">
          <w:rPr>
            <w:rFonts w:ascii="Arial" w:hAnsi="Arial" w:cs="Arial"/>
            <w:sz w:val="24"/>
            <w:szCs w:val="24"/>
          </w:rPr>
          <w:t>,</w:t>
        </w:r>
      </w:ins>
      <w:r w:rsidRPr="0089076C">
        <w:rPr>
          <w:rFonts w:ascii="Arial" w:hAnsi="Arial" w:cs="Arial"/>
          <w:sz w:val="24"/>
          <w:szCs w:val="24"/>
        </w:rPr>
        <w:t xml:space="preserve"> ya que el hecho de detenerse para dejar a los niños en la escuela ocasiona que en sentido contrario</w:t>
      </w:r>
      <w:ins w:id="310" w:author="Felipe C." w:date="2015-03-02T18:01:00Z">
        <w:r w:rsidR="004C77B1">
          <w:rPr>
            <w:rFonts w:ascii="Arial" w:hAnsi="Arial" w:cs="Arial"/>
            <w:sz w:val="24"/>
            <w:szCs w:val="24"/>
          </w:rPr>
          <w:t>,</w:t>
        </w:r>
      </w:ins>
      <w:r w:rsidRPr="0089076C">
        <w:rPr>
          <w:rFonts w:ascii="Arial" w:hAnsi="Arial" w:cs="Arial"/>
          <w:sz w:val="24"/>
          <w:szCs w:val="24"/>
        </w:rPr>
        <w:t xml:space="preserve"> la circulación sea mucho más lenta</w:t>
      </w:r>
      <w:ins w:id="311" w:author="Felipe C." w:date="2015-03-02T18:01:00Z">
        <w:r w:rsidR="004C77B1">
          <w:rPr>
            <w:rFonts w:ascii="Arial" w:hAnsi="Arial" w:cs="Arial"/>
            <w:sz w:val="24"/>
            <w:szCs w:val="24"/>
          </w:rPr>
          <w:t>. S</w:t>
        </w:r>
      </w:ins>
      <w:del w:id="312" w:author="Felipe C." w:date="2015-03-02T18:01:00Z">
        <w:r w:rsidRPr="0089076C" w:rsidDel="004C77B1">
          <w:rPr>
            <w:rFonts w:ascii="Arial" w:hAnsi="Arial" w:cs="Arial"/>
            <w:sz w:val="24"/>
            <w:szCs w:val="24"/>
          </w:rPr>
          <w:delText>, s</w:delText>
        </w:r>
      </w:del>
      <w:r w:rsidRPr="0089076C">
        <w:rPr>
          <w:rFonts w:ascii="Arial" w:hAnsi="Arial" w:cs="Arial"/>
          <w:sz w:val="24"/>
          <w:szCs w:val="24"/>
        </w:rPr>
        <w:t xml:space="preserve">e agrega que el transporte público realiza la misma operación con lo que una vez más el efecto es el mismo en esa dirección. </w:t>
      </w:r>
    </w:p>
    <w:p w14:paraId="6C107623" w14:textId="0E5AACDE" w:rsidR="007058C0" w:rsidRDefault="007058C0" w:rsidP="007058C0">
      <w:pPr>
        <w:jc w:val="both"/>
        <w:rPr>
          <w:rFonts w:ascii="Arial" w:hAnsi="Arial" w:cs="Arial"/>
          <w:sz w:val="24"/>
          <w:szCs w:val="24"/>
        </w:rPr>
      </w:pPr>
      <w:r w:rsidRPr="0089076C">
        <w:rPr>
          <w:rFonts w:ascii="Arial" w:hAnsi="Arial" w:cs="Arial"/>
          <w:sz w:val="24"/>
          <w:szCs w:val="24"/>
        </w:rPr>
        <w:t>Existe un salón de fiestas infantiles en la zona, pero no es tan marcado, ya que por lo regular se utiliza en fines de semana</w:t>
      </w:r>
      <w:ins w:id="313" w:author="Felipe C." w:date="2015-03-02T18:02:00Z">
        <w:r w:rsidR="004C77B1">
          <w:rPr>
            <w:rFonts w:ascii="Arial" w:hAnsi="Arial" w:cs="Arial"/>
            <w:sz w:val="24"/>
            <w:szCs w:val="24"/>
          </w:rPr>
          <w:t>. S</w:t>
        </w:r>
      </w:ins>
      <w:del w:id="314" w:author="Felipe C." w:date="2015-03-02T18:02:00Z">
        <w:r w:rsidRPr="0089076C" w:rsidDel="004C77B1">
          <w:rPr>
            <w:rFonts w:ascii="Arial" w:hAnsi="Arial" w:cs="Arial"/>
            <w:sz w:val="24"/>
            <w:szCs w:val="24"/>
          </w:rPr>
          <w:delText xml:space="preserve"> pero s</w:delText>
        </w:r>
      </w:del>
      <w:r w:rsidRPr="0089076C">
        <w:rPr>
          <w:rFonts w:ascii="Arial" w:hAnsi="Arial" w:cs="Arial"/>
          <w:sz w:val="24"/>
          <w:szCs w:val="24"/>
        </w:rPr>
        <w:t>e menciona por ser parte de nuestro lugar a modelar.</w:t>
      </w:r>
    </w:p>
    <w:p w14:paraId="4E910CE2" w14:textId="77777777" w:rsidR="002D40A4" w:rsidRDefault="002D40A4" w:rsidP="00921FC9">
      <w:pPr>
        <w:jc w:val="both"/>
        <w:rPr>
          <w:rFonts w:ascii="Arial" w:hAnsi="Arial" w:cs="Arial"/>
          <w:sz w:val="24"/>
          <w:szCs w:val="24"/>
        </w:rPr>
      </w:pPr>
      <w:r>
        <w:rPr>
          <w:rFonts w:ascii="Arial" w:hAnsi="Arial" w:cs="Arial"/>
          <w:sz w:val="24"/>
          <w:szCs w:val="24"/>
        </w:rPr>
        <w:t>Vamos a importar el fondo de calles por medio de las coordenadas que nos dice Google maps al hacerle click a este crucero.</w:t>
      </w:r>
    </w:p>
    <w:p w14:paraId="2DA810CC" w14:textId="280F7E89" w:rsidR="0036530F" w:rsidRDefault="007455D3" w:rsidP="00921FC9">
      <w:pPr>
        <w:jc w:val="both"/>
        <w:rPr>
          <w:rFonts w:ascii="Arial" w:hAnsi="Arial" w:cs="Arial"/>
          <w:sz w:val="24"/>
          <w:szCs w:val="24"/>
        </w:rPr>
      </w:pPr>
      <w:r>
        <w:rPr>
          <w:rFonts w:ascii="Arial" w:hAnsi="Arial" w:cs="Arial"/>
          <w:sz w:val="24"/>
          <w:szCs w:val="24"/>
        </w:rPr>
        <w:lastRenderedPageBreak/>
        <w:t xml:space="preserve">Eje </w:t>
      </w:r>
      <w:r w:rsidR="00802CCA">
        <w:rPr>
          <w:rFonts w:ascii="Arial" w:hAnsi="Arial" w:cs="Arial"/>
          <w:sz w:val="24"/>
          <w:szCs w:val="24"/>
        </w:rPr>
        <w:t>10 va de Norte a Sur y en am</w:t>
      </w:r>
      <w:r>
        <w:rPr>
          <w:rFonts w:ascii="Arial" w:hAnsi="Arial" w:cs="Arial"/>
          <w:sz w:val="24"/>
          <w:szCs w:val="24"/>
        </w:rPr>
        <w:t>bos</w:t>
      </w:r>
      <w:r w:rsidR="00802CCA">
        <w:rPr>
          <w:rFonts w:ascii="Arial" w:hAnsi="Arial" w:cs="Arial"/>
          <w:sz w:val="24"/>
          <w:szCs w:val="24"/>
        </w:rPr>
        <w:t xml:space="preserve"> </w:t>
      </w:r>
      <w:r>
        <w:rPr>
          <w:rFonts w:ascii="Arial" w:hAnsi="Arial" w:cs="Arial"/>
          <w:sz w:val="24"/>
          <w:szCs w:val="24"/>
        </w:rPr>
        <w:t>sentidos 3 c</w:t>
      </w:r>
      <w:r w:rsidR="00802CCA">
        <w:rPr>
          <w:rFonts w:ascii="Arial" w:hAnsi="Arial" w:cs="Arial"/>
          <w:sz w:val="24"/>
          <w:szCs w:val="24"/>
        </w:rPr>
        <w:t>a</w:t>
      </w:r>
      <w:r>
        <w:rPr>
          <w:rFonts w:ascii="Arial" w:hAnsi="Arial" w:cs="Arial"/>
          <w:sz w:val="24"/>
          <w:szCs w:val="24"/>
        </w:rPr>
        <w:t xml:space="preserve">rriles respectivamente, </w:t>
      </w:r>
      <w:r w:rsidR="00802CCA">
        <w:rPr>
          <w:rFonts w:ascii="Arial" w:hAnsi="Arial" w:cs="Arial"/>
          <w:sz w:val="24"/>
          <w:szCs w:val="24"/>
        </w:rPr>
        <w:t>La Avenida Aztecas que va de Sur a Norte y en el entronque con el Eje 10 se convierte en un solo sentido la cual es de 4 carriles con dirección al Norte, esta Avenida es Candelaria y es aquí donde converge el tránsito de Aztecas y el Eje 10, en el otro lado esta la Privada Monserrat, que es en donde llega el tránsito de Norte a Sur, un poco antes del cruce con el eje 10, hay una diagonal llamada Eje 10 Monserrat, la cual conecta la Privada con el Eje,</w:t>
      </w:r>
      <w:r w:rsidR="00AD4717">
        <w:rPr>
          <w:rFonts w:ascii="Arial" w:hAnsi="Arial" w:cs="Arial"/>
          <w:sz w:val="24"/>
          <w:szCs w:val="24"/>
        </w:rPr>
        <w:t xml:space="preserve"> y estas juntas se unen a la salida del Pueblo  de Los Reyes son de tres carriles. P</w:t>
      </w:r>
      <w:r w:rsidR="00173D79">
        <w:rPr>
          <w:rFonts w:ascii="Arial" w:hAnsi="Arial" w:cs="Arial"/>
          <w:sz w:val="24"/>
          <w:szCs w:val="24"/>
        </w:rPr>
        <w:t>ara representar una calle añado una arista con</w:t>
      </w:r>
      <w:r w:rsidR="00AD2F23">
        <w:rPr>
          <w:rFonts w:ascii="Arial" w:hAnsi="Arial" w:cs="Arial"/>
          <w:sz w:val="24"/>
          <w:szCs w:val="24"/>
        </w:rPr>
        <w:t xml:space="preserve"> un nodo inicial y un nodo fin</w:t>
      </w:r>
      <w:r w:rsidR="00173D79">
        <w:rPr>
          <w:rFonts w:ascii="Arial" w:hAnsi="Arial" w:cs="Arial"/>
          <w:sz w:val="24"/>
          <w:szCs w:val="24"/>
        </w:rPr>
        <w:t>al, como el programa no maneja carriles tengo que hacer por vialidad el mismo procedimiento</w:t>
      </w:r>
      <w:del w:id="315" w:author="Felipe C." w:date="2015-03-02T18:02:00Z">
        <w:r w:rsidR="00173D79" w:rsidDel="00A55A36">
          <w:rPr>
            <w:rFonts w:ascii="Arial" w:hAnsi="Arial" w:cs="Arial"/>
            <w:sz w:val="24"/>
            <w:szCs w:val="24"/>
          </w:rPr>
          <w:delText xml:space="preserve">, </w:delText>
        </w:r>
        <w:r w:rsidR="00AD2F23" w:rsidDel="00A55A36">
          <w:rPr>
            <w:rFonts w:ascii="Arial" w:hAnsi="Arial" w:cs="Arial"/>
            <w:sz w:val="24"/>
            <w:szCs w:val="24"/>
          </w:rPr>
          <w:delText>a</w:delText>
        </w:r>
      </w:del>
      <w:ins w:id="316" w:author="Felipe C." w:date="2015-03-02T18:02:00Z">
        <w:r w:rsidR="00A55A36">
          <w:rPr>
            <w:rFonts w:ascii="Arial" w:hAnsi="Arial" w:cs="Arial"/>
            <w:sz w:val="24"/>
            <w:szCs w:val="24"/>
          </w:rPr>
          <w:t>. A</w:t>
        </w:r>
      </w:ins>
      <w:r w:rsidR="00AD2F23">
        <w:rPr>
          <w:rFonts w:ascii="Arial" w:hAnsi="Arial" w:cs="Arial"/>
          <w:sz w:val="24"/>
          <w:szCs w:val="24"/>
        </w:rPr>
        <w:t>l llegar a la intersección añad</w:t>
      </w:r>
      <w:r w:rsidR="00173D79">
        <w:rPr>
          <w:rFonts w:ascii="Arial" w:hAnsi="Arial" w:cs="Arial"/>
          <w:sz w:val="24"/>
          <w:szCs w:val="24"/>
        </w:rPr>
        <w:t>o una nueva arista</w:t>
      </w:r>
      <w:r w:rsidR="002D40A4">
        <w:rPr>
          <w:rFonts w:ascii="Arial" w:hAnsi="Arial" w:cs="Arial"/>
          <w:sz w:val="24"/>
          <w:szCs w:val="24"/>
        </w:rPr>
        <w:t xml:space="preserve"> con los últimos nodos añadidos y los nodos de la nueva calle a utilizar</w:t>
      </w:r>
      <w:ins w:id="317" w:author="Felipe C." w:date="2015-03-02T18:02:00Z">
        <w:r w:rsidR="00A55A36">
          <w:rPr>
            <w:rFonts w:ascii="Arial" w:hAnsi="Arial" w:cs="Arial"/>
            <w:sz w:val="24"/>
            <w:szCs w:val="24"/>
          </w:rPr>
          <w:t>. C</w:t>
        </w:r>
      </w:ins>
      <w:del w:id="318" w:author="Felipe C." w:date="2015-03-02T18:02:00Z">
        <w:r w:rsidR="002D40A4" w:rsidDel="00A55A36">
          <w:rPr>
            <w:rFonts w:ascii="Arial" w:hAnsi="Arial" w:cs="Arial"/>
            <w:sz w:val="24"/>
            <w:szCs w:val="24"/>
          </w:rPr>
          <w:delText>, c</w:delText>
        </w:r>
      </w:del>
      <w:r w:rsidR="002D40A4">
        <w:rPr>
          <w:rFonts w:ascii="Arial" w:hAnsi="Arial" w:cs="Arial"/>
          <w:sz w:val="24"/>
          <w:szCs w:val="24"/>
        </w:rPr>
        <w:t>omo a los vehículos del programa hay que indicarles por donde se van a dirigir, se necesita hacer esto para cada una de las calles destino a utilizar, por ejemplo:</w:t>
      </w:r>
    </w:p>
    <w:p w14:paraId="23991BA8" w14:textId="77777777" w:rsidR="002D40A4" w:rsidRDefault="002D40A4" w:rsidP="00921FC9">
      <w:pPr>
        <w:jc w:val="both"/>
        <w:rPr>
          <w:rFonts w:ascii="Arial" w:hAnsi="Arial" w:cs="Arial"/>
          <w:sz w:val="24"/>
          <w:szCs w:val="24"/>
        </w:rPr>
      </w:pPr>
      <w:r>
        <w:rPr>
          <w:rFonts w:ascii="Arial" w:hAnsi="Arial" w:cs="Arial"/>
          <w:sz w:val="24"/>
          <w:szCs w:val="24"/>
        </w:rPr>
        <w:t>Si trazo un carril sobre avenida aztecas, el nodo destino llega hasta el crucero de ese nodo</w:t>
      </w:r>
      <w:r w:rsidR="00AD2F23">
        <w:rPr>
          <w:rFonts w:ascii="Arial" w:hAnsi="Arial" w:cs="Arial"/>
          <w:sz w:val="24"/>
          <w:szCs w:val="24"/>
        </w:rPr>
        <w:t>,</w:t>
      </w:r>
      <w:r>
        <w:rPr>
          <w:rFonts w:ascii="Arial" w:hAnsi="Arial" w:cs="Arial"/>
          <w:sz w:val="24"/>
          <w:szCs w:val="24"/>
        </w:rPr>
        <w:t xml:space="preserve"> trazo una arista hacia Eje 10 otra arista hacia </w:t>
      </w:r>
      <w:r w:rsidR="00AD2F23">
        <w:rPr>
          <w:rFonts w:ascii="Arial" w:hAnsi="Arial" w:cs="Arial"/>
          <w:sz w:val="24"/>
          <w:szCs w:val="24"/>
        </w:rPr>
        <w:t>Candelaria</w:t>
      </w:r>
      <w:r>
        <w:rPr>
          <w:rFonts w:ascii="Arial" w:hAnsi="Arial" w:cs="Arial"/>
          <w:sz w:val="24"/>
          <w:szCs w:val="24"/>
        </w:rPr>
        <w:t xml:space="preserve"> y a</w:t>
      </w:r>
      <w:r w:rsidR="00AD2F23">
        <w:rPr>
          <w:rFonts w:ascii="Arial" w:hAnsi="Arial" w:cs="Arial"/>
          <w:sz w:val="24"/>
          <w:szCs w:val="24"/>
        </w:rPr>
        <w:t xml:space="preserve"> </w:t>
      </w:r>
      <w:r>
        <w:rPr>
          <w:rFonts w:ascii="Arial" w:hAnsi="Arial" w:cs="Arial"/>
          <w:sz w:val="24"/>
          <w:szCs w:val="24"/>
        </w:rPr>
        <w:t>continuación de ese nodo de Eje 10 trazo otra arista que cotinue hacia eje 10 y otra que continu</w:t>
      </w:r>
      <w:r w:rsidR="00AD2F23">
        <w:rPr>
          <w:rFonts w:ascii="Arial" w:hAnsi="Arial" w:cs="Arial"/>
          <w:sz w:val="24"/>
          <w:szCs w:val="24"/>
        </w:rPr>
        <w:t xml:space="preserve">e hacia Monserrat, tenemos: </w:t>
      </w:r>
    </w:p>
    <w:p w14:paraId="43C6C2B0" w14:textId="77777777" w:rsidR="00AD2F23" w:rsidRDefault="00AD2F23" w:rsidP="00AD2F23">
      <w:pPr>
        <w:jc w:val="center"/>
        <w:rPr>
          <w:rFonts w:ascii="Arial" w:hAnsi="Arial" w:cs="Arial"/>
          <w:sz w:val="24"/>
          <w:szCs w:val="24"/>
        </w:rPr>
      </w:pPr>
      <w:r>
        <w:rPr>
          <w:rFonts w:ascii="Arial" w:hAnsi="Arial" w:cs="Arial"/>
          <w:noProof/>
          <w:sz w:val="24"/>
          <w:szCs w:val="24"/>
          <w:lang w:val="es-ES" w:eastAsia="es-ES"/>
        </w:rPr>
        <w:drawing>
          <wp:inline distT="0" distB="0" distL="0" distR="0" wp14:anchorId="2F4B4A9B" wp14:editId="7679DE51">
            <wp:extent cx="3031407" cy="315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407" cy="3150000"/>
                    </a:xfrm>
                    <a:prstGeom prst="rect">
                      <a:avLst/>
                    </a:prstGeom>
                    <a:noFill/>
                    <a:ln>
                      <a:noFill/>
                    </a:ln>
                  </pic:spPr>
                </pic:pic>
              </a:graphicData>
            </a:graphic>
          </wp:inline>
        </w:drawing>
      </w:r>
    </w:p>
    <w:p w14:paraId="3B27BECB" w14:textId="77777777" w:rsidR="002D40A4" w:rsidRDefault="002D40A4" w:rsidP="00921FC9">
      <w:pPr>
        <w:jc w:val="both"/>
        <w:rPr>
          <w:rFonts w:ascii="Arial" w:hAnsi="Arial" w:cs="Arial"/>
          <w:sz w:val="24"/>
          <w:szCs w:val="24"/>
        </w:rPr>
      </w:pPr>
      <w:r>
        <w:rPr>
          <w:rFonts w:ascii="Arial" w:hAnsi="Arial" w:cs="Arial"/>
          <w:sz w:val="24"/>
          <w:szCs w:val="24"/>
        </w:rPr>
        <w:t>Lo mismo se va hacer para las otras calles del crucero.</w:t>
      </w:r>
    </w:p>
    <w:p w14:paraId="7ECF37F3" w14:textId="77777777" w:rsidR="00792030" w:rsidRDefault="00792030" w:rsidP="00921FC9">
      <w:pPr>
        <w:jc w:val="both"/>
        <w:rPr>
          <w:rFonts w:ascii="Arial" w:hAnsi="Arial" w:cs="Arial"/>
          <w:sz w:val="24"/>
          <w:szCs w:val="24"/>
        </w:rPr>
      </w:pPr>
      <w:r>
        <w:rPr>
          <w:rFonts w:ascii="Arial" w:hAnsi="Arial" w:cs="Arial"/>
          <w:sz w:val="24"/>
          <w:szCs w:val="24"/>
        </w:rPr>
        <w:t xml:space="preserve">En herramientas editar seleccionamos detecta “orígenes-destinos”, </w:t>
      </w:r>
    </w:p>
    <w:p w14:paraId="6EA26D0B" w14:textId="77777777" w:rsidR="002D40A4" w:rsidRDefault="002D40A4" w:rsidP="00921FC9">
      <w:pPr>
        <w:jc w:val="both"/>
        <w:rPr>
          <w:rFonts w:ascii="Arial" w:hAnsi="Arial" w:cs="Arial"/>
          <w:sz w:val="24"/>
          <w:szCs w:val="24"/>
        </w:rPr>
      </w:pPr>
      <w:r>
        <w:rPr>
          <w:rFonts w:ascii="Arial" w:hAnsi="Arial" w:cs="Arial"/>
          <w:sz w:val="24"/>
          <w:szCs w:val="24"/>
        </w:rPr>
        <w:t>Guardamos el Modelo.</w:t>
      </w:r>
    </w:p>
    <w:p w14:paraId="683E444B" w14:textId="0A5EE1BA" w:rsidR="00C95C9E" w:rsidRDefault="00F21D30" w:rsidP="00921FC9">
      <w:pPr>
        <w:jc w:val="both"/>
        <w:rPr>
          <w:rFonts w:ascii="Arial" w:hAnsi="Arial" w:cs="Arial"/>
          <w:sz w:val="24"/>
          <w:szCs w:val="24"/>
        </w:rPr>
      </w:pPr>
      <w:r>
        <w:rPr>
          <w:rFonts w:ascii="Arial" w:hAnsi="Arial" w:cs="Arial"/>
          <w:sz w:val="24"/>
          <w:szCs w:val="24"/>
        </w:rPr>
        <w:lastRenderedPageBreak/>
        <w:t xml:space="preserve">Activamos el </w:t>
      </w:r>
      <w:ins w:id="319" w:author="Felipe C." w:date="2015-03-02T18:03:00Z">
        <w:r w:rsidR="00A55A36">
          <w:rPr>
            <w:rFonts w:ascii="Arial" w:hAnsi="Arial" w:cs="Arial"/>
            <w:sz w:val="24"/>
            <w:szCs w:val="24"/>
          </w:rPr>
          <w:t>“</w:t>
        </w:r>
      </w:ins>
      <w:r>
        <w:rPr>
          <w:rFonts w:ascii="Arial" w:hAnsi="Arial" w:cs="Arial"/>
          <w:sz w:val="24"/>
          <w:szCs w:val="24"/>
        </w:rPr>
        <w:t>avance vehículos</w:t>
      </w:r>
      <w:ins w:id="320" w:author="Felipe C." w:date="2015-03-02T18:03:00Z">
        <w:r w:rsidR="00A55A36">
          <w:rPr>
            <w:rFonts w:ascii="Arial" w:hAnsi="Arial" w:cs="Arial"/>
            <w:sz w:val="24"/>
            <w:szCs w:val="24"/>
          </w:rPr>
          <w:t>”</w:t>
        </w:r>
      </w:ins>
      <w:r>
        <w:rPr>
          <w:rFonts w:ascii="Arial" w:hAnsi="Arial" w:cs="Arial"/>
          <w:sz w:val="24"/>
          <w:szCs w:val="24"/>
        </w:rPr>
        <w:t xml:space="preserve"> para que empiecen a circular</w:t>
      </w:r>
      <w:r w:rsidR="00C95C9E">
        <w:rPr>
          <w:rFonts w:ascii="Arial" w:hAnsi="Arial" w:cs="Arial"/>
          <w:sz w:val="24"/>
          <w:szCs w:val="24"/>
        </w:rPr>
        <w:t>.</w:t>
      </w:r>
    </w:p>
    <w:p w14:paraId="37CED07B" w14:textId="77777777" w:rsidR="00C95C9E" w:rsidRDefault="00C95C9E" w:rsidP="00921FC9">
      <w:pPr>
        <w:jc w:val="both"/>
        <w:rPr>
          <w:rFonts w:ascii="Arial" w:hAnsi="Arial" w:cs="Arial"/>
          <w:sz w:val="24"/>
          <w:szCs w:val="24"/>
        </w:rPr>
      </w:pPr>
    </w:p>
    <w:p w14:paraId="1420D35B" w14:textId="77777777" w:rsidR="00C95C9E" w:rsidRDefault="00C95C9E" w:rsidP="00C95C9E">
      <w:pPr>
        <w:jc w:val="center"/>
        <w:rPr>
          <w:rFonts w:ascii="Arial" w:hAnsi="Arial" w:cs="Arial"/>
          <w:sz w:val="24"/>
          <w:szCs w:val="24"/>
        </w:rPr>
      </w:pPr>
      <w:r>
        <w:rPr>
          <w:rFonts w:ascii="Arial" w:hAnsi="Arial" w:cs="Arial"/>
          <w:noProof/>
          <w:sz w:val="24"/>
          <w:szCs w:val="24"/>
          <w:lang w:val="es-ES" w:eastAsia="es-ES"/>
        </w:rPr>
        <w:drawing>
          <wp:inline distT="0" distB="0" distL="0" distR="0" wp14:anchorId="3C52CA9A" wp14:editId="4F33557A">
            <wp:extent cx="3012348" cy="315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2348" cy="3150000"/>
                    </a:xfrm>
                    <a:prstGeom prst="rect">
                      <a:avLst/>
                    </a:prstGeom>
                    <a:noFill/>
                    <a:ln>
                      <a:noFill/>
                    </a:ln>
                  </pic:spPr>
                </pic:pic>
              </a:graphicData>
            </a:graphic>
          </wp:inline>
        </w:drawing>
      </w:r>
    </w:p>
    <w:p w14:paraId="4A590746" w14:textId="77777777" w:rsidR="00F21D30" w:rsidRDefault="00F21D30" w:rsidP="00921FC9">
      <w:pPr>
        <w:jc w:val="both"/>
        <w:rPr>
          <w:rFonts w:ascii="Arial" w:hAnsi="Arial" w:cs="Arial"/>
          <w:sz w:val="24"/>
          <w:szCs w:val="24"/>
        </w:rPr>
      </w:pPr>
      <w:r>
        <w:rPr>
          <w:rFonts w:ascii="Arial" w:hAnsi="Arial" w:cs="Arial"/>
          <w:sz w:val="24"/>
          <w:szCs w:val="24"/>
        </w:rPr>
        <w:t>A continuación añadiremos un obstáculo sobre la arista que comnica un carril de Aztecas con Monserrat que corresponderá a los retrazos que causa el verificentro, observe como los vehículos disminuyen su velocidad al acercarse a este obstáculo y la aumentan al salir de el.</w:t>
      </w:r>
    </w:p>
    <w:p w14:paraId="5478F1A1" w14:textId="77777777" w:rsidR="00C95C9E" w:rsidRDefault="00C95C9E" w:rsidP="00C95C9E">
      <w:pPr>
        <w:jc w:val="center"/>
        <w:rPr>
          <w:rFonts w:ascii="Arial" w:hAnsi="Arial" w:cs="Arial"/>
          <w:sz w:val="24"/>
          <w:szCs w:val="24"/>
        </w:rPr>
      </w:pPr>
      <w:r>
        <w:rPr>
          <w:rFonts w:ascii="Arial" w:hAnsi="Arial" w:cs="Arial"/>
          <w:noProof/>
          <w:sz w:val="24"/>
          <w:szCs w:val="24"/>
          <w:lang w:val="es-ES" w:eastAsia="es-ES"/>
        </w:rPr>
        <w:drawing>
          <wp:inline distT="0" distB="0" distL="0" distR="0" wp14:anchorId="7F6319DC" wp14:editId="17E40662">
            <wp:extent cx="2996285" cy="315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6285" cy="3150000"/>
                    </a:xfrm>
                    <a:prstGeom prst="rect">
                      <a:avLst/>
                    </a:prstGeom>
                    <a:noFill/>
                    <a:ln>
                      <a:noFill/>
                    </a:ln>
                  </pic:spPr>
                </pic:pic>
              </a:graphicData>
            </a:graphic>
          </wp:inline>
        </w:drawing>
      </w:r>
    </w:p>
    <w:p w14:paraId="3EDA883A" w14:textId="77777777" w:rsidR="00F21D30" w:rsidRDefault="00F21D30" w:rsidP="00921FC9">
      <w:pPr>
        <w:jc w:val="both"/>
        <w:rPr>
          <w:rFonts w:ascii="Arial" w:hAnsi="Arial" w:cs="Arial"/>
          <w:sz w:val="24"/>
          <w:szCs w:val="24"/>
        </w:rPr>
      </w:pPr>
      <w:r>
        <w:rPr>
          <w:rFonts w:ascii="Arial" w:hAnsi="Arial" w:cs="Arial"/>
          <w:sz w:val="24"/>
          <w:szCs w:val="24"/>
        </w:rPr>
        <w:lastRenderedPageBreak/>
        <w:t>Ahora modificaremos la cantidad de vehículos por unidad de tiempo que surgen de los nodos origen</w:t>
      </w:r>
      <w:r w:rsidR="005B441B">
        <w:rPr>
          <w:rFonts w:ascii="Arial" w:hAnsi="Arial" w:cs="Arial"/>
          <w:sz w:val="24"/>
          <w:szCs w:val="24"/>
        </w:rPr>
        <w:t xml:space="preserve"> esto se hace seleccionando uno</w:t>
      </w:r>
      <w:r w:rsidR="000F2435">
        <w:rPr>
          <w:rFonts w:ascii="Arial" w:hAnsi="Arial" w:cs="Arial"/>
          <w:sz w:val="24"/>
          <w:szCs w:val="24"/>
        </w:rPr>
        <w:t xml:space="preserve"> herramienta/seleccionar/algunos nodos y le hacemos click con el botón go encendido a un nodo origen de avenida aztecas, </w:t>
      </w:r>
      <w:r w:rsidR="005B441B">
        <w:rPr>
          <w:rFonts w:ascii="Arial" w:hAnsi="Arial" w:cs="Arial"/>
          <w:sz w:val="24"/>
          <w:szCs w:val="24"/>
        </w:rPr>
        <w:t>s</w:t>
      </w:r>
      <w:r w:rsidR="000F2435">
        <w:rPr>
          <w:rFonts w:ascii="Arial" w:hAnsi="Arial" w:cs="Arial"/>
          <w:sz w:val="24"/>
          <w:szCs w:val="24"/>
        </w:rPr>
        <w:t>e</w:t>
      </w:r>
      <w:r w:rsidR="005B441B">
        <w:rPr>
          <w:rFonts w:ascii="Arial" w:hAnsi="Arial" w:cs="Arial"/>
          <w:sz w:val="24"/>
          <w:szCs w:val="24"/>
        </w:rPr>
        <w:t xml:space="preserve"> modifica el valor en la paleta-densidad por ejemplo a 0.1 </w:t>
      </w:r>
      <w:r w:rsidR="000F2435">
        <w:rPr>
          <w:rFonts w:ascii="Arial" w:hAnsi="Arial" w:cs="Arial"/>
          <w:sz w:val="24"/>
          <w:szCs w:val="24"/>
        </w:rPr>
        <w:t>y se aplica con herramientas/editar/n</w:t>
      </w:r>
      <w:r w:rsidR="005C0909">
        <w:rPr>
          <w:rFonts w:ascii="Arial" w:hAnsi="Arial" w:cs="Arial"/>
          <w:sz w:val="24"/>
          <w:szCs w:val="24"/>
        </w:rPr>
        <w:t>odos-seleccionados, nos indicará</w:t>
      </w:r>
      <w:r w:rsidR="000F2435">
        <w:rPr>
          <w:rFonts w:ascii="Arial" w:hAnsi="Arial" w:cs="Arial"/>
          <w:sz w:val="24"/>
          <w:szCs w:val="24"/>
        </w:rPr>
        <w:t xml:space="preserve"> que hay un nodo sele</w:t>
      </w:r>
      <w:r w:rsidR="005C0909">
        <w:rPr>
          <w:rFonts w:ascii="Arial" w:hAnsi="Arial" w:cs="Arial"/>
          <w:sz w:val="24"/>
          <w:szCs w:val="24"/>
        </w:rPr>
        <w:t>ccionado y modificaremos la car</w:t>
      </w:r>
      <w:r w:rsidR="000F2435">
        <w:rPr>
          <w:rFonts w:ascii="Arial" w:hAnsi="Arial" w:cs="Arial"/>
          <w:sz w:val="24"/>
          <w:szCs w:val="24"/>
        </w:rPr>
        <w:t>a</w:t>
      </w:r>
      <w:r w:rsidR="005C0909">
        <w:rPr>
          <w:rFonts w:ascii="Arial" w:hAnsi="Arial" w:cs="Arial"/>
          <w:sz w:val="24"/>
          <w:szCs w:val="24"/>
        </w:rPr>
        <w:t>cterí</w:t>
      </w:r>
      <w:r w:rsidR="000F2435">
        <w:rPr>
          <w:rFonts w:ascii="Arial" w:hAnsi="Arial" w:cs="Arial"/>
          <w:sz w:val="24"/>
          <w:szCs w:val="24"/>
        </w:rPr>
        <w:t>stica que “asig</w:t>
      </w:r>
      <w:r w:rsidR="005C0909">
        <w:rPr>
          <w:rFonts w:ascii="Arial" w:hAnsi="Arial" w:cs="Arial"/>
          <w:sz w:val="24"/>
          <w:szCs w:val="24"/>
        </w:rPr>
        <w:t>n</w:t>
      </w:r>
      <w:r w:rsidR="000F2435">
        <w:rPr>
          <w:rFonts w:ascii="Arial" w:hAnsi="Arial" w:cs="Arial"/>
          <w:sz w:val="24"/>
          <w:szCs w:val="24"/>
        </w:rPr>
        <w:t>a a nodos la densidad de paleta”. (</w:t>
      </w:r>
      <w:r w:rsidR="005C0909">
        <w:rPr>
          <w:rFonts w:ascii="Arial" w:hAnsi="Arial" w:cs="Arial"/>
          <w:sz w:val="24"/>
          <w:szCs w:val="24"/>
        </w:rPr>
        <w:t>Nos aparecerá la densidad act</w:t>
      </w:r>
      <w:r w:rsidR="000F2435">
        <w:rPr>
          <w:rFonts w:ascii="Arial" w:hAnsi="Arial" w:cs="Arial"/>
          <w:sz w:val="24"/>
          <w:szCs w:val="24"/>
        </w:rPr>
        <w:t>ual y al aplicar esta se modificará a la que contiene “paleta-densidad”</w:t>
      </w:r>
      <w:r w:rsidR="008D5603">
        <w:rPr>
          <w:rFonts w:ascii="Arial" w:hAnsi="Arial" w:cs="Arial"/>
          <w:sz w:val="24"/>
          <w:szCs w:val="24"/>
        </w:rPr>
        <w:t>.</w:t>
      </w:r>
    </w:p>
    <w:p w14:paraId="60A8F1A2" w14:textId="77777777" w:rsidR="008D5603" w:rsidRDefault="008D5603" w:rsidP="00921FC9">
      <w:pPr>
        <w:jc w:val="both"/>
        <w:rPr>
          <w:rFonts w:ascii="Arial" w:hAnsi="Arial" w:cs="Arial"/>
          <w:sz w:val="24"/>
          <w:szCs w:val="24"/>
        </w:rPr>
      </w:pPr>
      <w:r>
        <w:rPr>
          <w:rFonts w:ascii="Arial" w:hAnsi="Arial" w:cs="Arial"/>
          <w:sz w:val="24"/>
          <w:szCs w:val="24"/>
        </w:rPr>
        <w:t>Observe que la cantidad de vehí</w:t>
      </w:r>
      <w:r w:rsidR="005C0909">
        <w:rPr>
          <w:rFonts w:ascii="Arial" w:hAnsi="Arial" w:cs="Arial"/>
          <w:sz w:val="24"/>
          <w:szCs w:val="24"/>
        </w:rPr>
        <w:t>culos en el crucero disminuye a</w:t>
      </w:r>
      <w:r>
        <w:rPr>
          <w:rFonts w:ascii="Arial" w:hAnsi="Arial" w:cs="Arial"/>
          <w:sz w:val="24"/>
          <w:szCs w:val="24"/>
        </w:rPr>
        <w:t>l</w:t>
      </w:r>
      <w:r w:rsidR="005C0909">
        <w:rPr>
          <w:rFonts w:ascii="Arial" w:hAnsi="Arial" w:cs="Arial"/>
          <w:sz w:val="24"/>
          <w:szCs w:val="24"/>
        </w:rPr>
        <w:t xml:space="preserve"> </w:t>
      </w:r>
      <w:r>
        <w:rPr>
          <w:rFonts w:ascii="Arial" w:hAnsi="Arial" w:cs="Arial"/>
          <w:sz w:val="24"/>
          <w:szCs w:val="24"/>
        </w:rPr>
        <w:t>menos en ese carril y como esto puede</w:t>
      </w:r>
      <w:r w:rsidR="005C0909">
        <w:rPr>
          <w:rFonts w:ascii="Arial" w:hAnsi="Arial" w:cs="Arial"/>
          <w:sz w:val="24"/>
          <w:szCs w:val="24"/>
        </w:rPr>
        <w:t>n</w:t>
      </w:r>
      <w:r>
        <w:rPr>
          <w:rFonts w:ascii="Arial" w:hAnsi="Arial" w:cs="Arial"/>
          <w:sz w:val="24"/>
          <w:szCs w:val="24"/>
        </w:rPr>
        <w:t xml:space="preserve"> evitar congestionamientos.</w:t>
      </w:r>
    </w:p>
    <w:p w14:paraId="4C4AC884" w14:textId="77777777" w:rsidR="007E529C" w:rsidRDefault="007E529C" w:rsidP="007E529C">
      <w:pPr>
        <w:jc w:val="center"/>
        <w:rPr>
          <w:rFonts w:ascii="Arial" w:hAnsi="Arial" w:cs="Arial"/>
          <w:sz w:val="24"/>
          <w:szCs w:val="24"/>
        </w:rPr>
      </w:pPr>
      <w:r>
        <w:rPr>
          <w:rFonts w:ascii="Arial" w:hAnsi="Arial" w:cs="Arial"/>
          <w:noProof/>
          <w:sz w:val="24"/>
          <w:szCs w:val="24"/>
          <w:lang w:val="es-ES" w:eastAsia="es-ES"/>
        </w:rPr>
        <w:drawing>
          <wp:inline distT="0" distB="0" distL="0" distR="0" wp14:anchorId="21D5A203" wp14:editId="1BB520B6">
            <wp:extent cx="2688121" cy="315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121" cy="3150000"/>
                    </a:xfrm>
                    <a:prstGeom prst="rect">
                      <a:avLst/>
                    </a:prstGeom>
                    <a:noFill/>
                    <a:ln>
                      <a:noFill/>
                    </a:ln>
                  </pic:spPr>
                </pic:pic>
              </a:graphicData>
            </a:graphic>
          </wp:inline>
        </w:drawing>
      </w:r>
    </w:p>
    <w:p w14:paraId="6BFB42AC" w14:textId="75066240" w:rsidR="008D5603" w:rsidRDefault="008D5603" w:rsidP="00921FC9">
      <w:pPr>
        <w:jc w:val="both"/>
        <w:rPr>
          <w:rFonts w:ascii="Arial" w:hAnsi="Arial" w:cs="Arial"/>
          <w:sz w:val="24"/>
          <w:szCs w:val="24"/>
        </w:rPr>
      </w:pPr>
      <w:r>
        <w:rPr>
          <w:rFonts w:ascii="Arial" w:hAnsi="Arial" w:cs="Arial"/>
          <w:sz w:val="24"/>
          <w:szCs w:val="24"/>
        </w:rPr>
        <w:t>Podemos “Guardar” el modelo (por default se gu</w:t>
      </w:r>
      <w:r w:rsidR="00F943EB">
        <w:rPr>
          <w:rFonts w:ascii="Arial" w:hAnsi="Arial" w:cs="Arial"/>
          <w:sz w:val="24"/>
          <w:szCs w:val="24"/>
        </w:rPr>
        <w:t>a</w:t>
      </w:r>
      <w:r>
        <w:rPr>
          <w:rFonts w:ascii="Arial" w:hAnsi="Arial" w:cs="Arial"/>
          <w:sz w:val="24"/>
          <w:szCs w:val="24"/>
        </w:rPr>
        <w:t xml:space="preserve">rda con el nombre </w:t>
      </w:r>
      <w:r w:rsidR="00F943EB">
        <w:rPr>
          <w:rFonts w:ascii="Arial" w:hAnsi="Arial" w:cs="Arial"/>
          <w:sz w:val="24"/>
          <w:szCs w:val="24"/>
        </w:rPr>
        <w:t>“</w:t>
      </w:r>
      <w:r>
        <w:rPr>
          <w:rFonts w:ascii="Arial" w:hAnsi="Arial" w:cs="Arial"/>
          <w:sz w:val="24"/>
          <w:szCs w:val="24"/>
        </w:rPr>
        <w:t>modelode-prueba.tra</w:t>
      </w:r>
      <w:r w:rsidR="00F943EB">
        <w:rPr>
          <w:rFonts w:ascii="Arial" w:hAnsi="Arial" w:cs="Arial"/>
          <w:sz w:val="24"/>
          <w:szCs w:val="24"/>
        </w:rPr>
        <w:t>”</w:t>
      </w:r>
      <w:ins w:id="321" w:author="Felipe C." w:date="2015-03-02T18:04:00Z">
        <w:r w:rsidR="00A55A36">
          <w:rPr>
            <w:rFonts w:ascii="Arial" w:hAnsi="Arial" w:cs="Arial"/>
            <w:sz w:val="24"/>
            <w:szCs w:val="24"/>
          </w:rPr>
          <w:t>)</w:t>
        </w:r>
      </w:ins>
      <w:r>
        <w:rPr>
          <w:rFonts w:ascii="Arial" w:hAnsi="Arial" w:cs="Arial"/>
          <w:sz w:val="24"/>
          <w:szCs w:val="24"/>
        </w:rPr>
        <w:t xml:space="preserve">, y esto se puede modificar con “Guardar como” con lo que se definirá el nuevo nombre </w:t>
      </w:r>
      <w:r w:rsidR="00F943EB">
        <w:rPr>
          <w:rFonts w:ascii="Arial" w:hAnsi="Arial" w:cs="Arial"/>
          <w:sz w:val="24"/>
          <w:szCs w:val="24"/>
        </w:rPr>
        <w:t>que utilizará “Guardar” en sucesivas ocasiones.</w:t>
      </w:r>
    </w:p>
    <w:p w14:paraId="2139AEB5" w14:textId="77777777" w:rsidR="00F943EB" w:rsidRDefault="0084505D" w:rsidP="00921FC9">
      <w:pPr>
        <w:jc w:val="both"/>
        <w:rPr>
          <w:rFonts w:ascii="Arial" w:hAnsi="Arial" w:cs="Arial"/>
          <w:sz w:val="24"/>
          <w:szCs w:val="24"/>
        </w:rPr>
      </w:pPr>
      <w:r>
        <w:rPr>
          <w:rFonts w:ascii="Arial" w:hAnsi="Arial" w:cs="Arial"/>
          <w:sz w:val="24"/>
          <w:szCs w:val="24"/>
        </w:rPr>
        <w:t>Este programa es capaz de repesentar ciertas situaciones de embotellamiento cuando en cierta área del crucero se encuentran mucho</w:t>
      </w:r>
      <w:r w:rsidR="00C84069">
        <w:rPr>
          <w:rFonts w:ascii="Arial" w:hAnsi="Arial" w:cs="Arial"/>
          <w:sz w:val="24"/>
          <w:szCs w:val="24"/>
        </w:rPr>
        <w:t>s</w:t>
      </w:r>
      <w:r>
        <w:rPr>
          <w:rFonts w:ascii="Arial" w:hAnsi="Arial" w:cs="Arial"/>
          <w:sz w:val="24"/>
          <w:szCs w:val="24"/>
        </w:rPr>
        <w:t xml:space="preserve"> vehículos circulando juntos.</w:t>
      </w:r>
    </w:p>
    <w:p w14:paraId="3CF010B9" w14:textId="77777777" w:rsidR="00B9491B" w:rsidRDefault="00B9491B" w:rsidP="00921FC9">
      <w:pPr>
        <w:jc w:val="both"/>
        <w:rPr>
          <w:rFonts w:ascii="Arial" w:hAnsi="Arial" w:cs="Arial"/>
          <w:sz w:val="24"/>
          <w:szCs w:val="24"/>
        </w:rPr>
      </w:pPr>
      <w:r>
        <w:rPr>
          <w:rFonts w:ascii="Arial" w:hAnsi="Arial" w:cs="Arial"/>
          <w:sz w:val="24"/>
          <w:szCs w:val="24"/>
        </w:rPr>
        <w:t>Mencionaremos dos ejemplos de esto:</w:t>
      </w:r>
    </w:p>
    <w:p w14:paraId="60BE612C" w14:textId="77777777" w:rsidR="00B9491B" w:rsidRDefault="00B9491B" w:rsidP="00921FC9">
      <w:pPr>
        <w:jc w:val="both"/>
        <w:rPr>
          <w:rFonts w:ascii="Arial" w:hAnsi="Arial" w:cs="Arial"/>
          <w:sz w:val="24"/>
          <w:szCs w:val="24"/>
        </w:rPr>
      </w:pPr>
      <w:r>
        <w:rPr>
          <w:rFonts w:ascii="Arial" w:hAnsi="Arial" w:cs="Arial"/>
          <w:sz w:val="24"/>
          <w:szCs w:val="24"/>
        </w:rPr>
        <w:t>1.- Como describimos arriba dos aristas una viniendo de Avenida Aztecas y la otra viniendo de Monserrat se juntan en un mismo nodo en el Eje 10.</w:t>
      </w:r>
    </w:p>
    <w:p w14:paraId="02A2B845" w14:textId="77777777" w:rsidR="00C61D47" w:rsidRDefault="00B9491B" w:rsidP="00921FC9">
      <w:pPr>
        <w:jc w:val="both"/>
        <w:rPr>
          <w:rFonts w:ascii="Arial" w:hAnsi="Arial" w:cs="Arial"/>
          <w:sz w:val="24"/>
          <w:szCs w:val="24"/>
        </w:rPr>
      </w:pPr>
      <w:r>
        <w:rPr>
          <w:rFonts w:ascii="Arial" w:hAnsi="Arial" w:cs="Arial"/>
          <w:sz w:val="24"/>
          <w:szCs w:val="24"/>
        </w:rPr>
        <w:lastRenderedPageBreak/>
        <w:t>2.- Dos aristas una proveniendo de Monserrat llegando a Avenida Aztecas y otra proviniendo de</w:t>
      </w:r>
      <w:r w:rsidR="007E529C">
        <w:rPr>
          <w:rFonts w:ascii="Arial" w:hAnsi="Arial" w:cs="Arial"/>
          <w:sz w:val="24"/>
          <w:szCs w:val="24"/>
        </w:rPr>
        <w:t xml:space="preserve"> </w:t>
      </w:r>
      <w:r w:rsidR="00C61D47">
        <w:rPr>
          <w:rFonts w:ascii="Arial" w:hAnsi="Arial" w:cs="Arial"/>
          <w:sz w:val="24"/>
          <w:szCs w:val="24"/>
        </w:rPr>
        <w:t xml:space="preserve">Aztecas y llegando al </w:t>
      </w:r>
      <w:r>
        <w:rPr>
          <w:rFonts w:ascii="Arial" w:hAnsi="Arial" w:cs="Arial"/>
          <w:sz w:val="24"/>
          <w:szCs w:val="24"/>
        </w:rPr>
        <w:t>eje 10 se cruzan.</w:t>
      </w:r>
      <w:r w:rsidR="00C61D47">
        <w:rPr>
          <w:rFonts w:ascii="Arial" w:hAnsi="Arial" w:cs="Arial"/>
          <w:sz w:val="24"/>
          <w:szCs w:val="24"/>
        </w:rPr>
        <w:t xml:space="preserve"> </w:t>
      </w:r>
    </w:p>
    <w:p w14:paraId="3783D608" w14:textId="77777777" w:rsidR="007E529C" w:rsidRDefault="00C61D47" w:rsidP="00921FC9">
      <w:pPr>
        <w:jc w:val="both"/>
        <w:rPr>
          <w:rFonts w:ascii="Arial" w:hAnsi="Arial" w:cs="Arial"/>
          <w:sz w:val="24"/>
          <w:szCs w:val="24"/>
        </w:rPr>
      </w:pPr>
      <w:r>
        <w:rPr>
          <w:rFonts w:ascii="Arial" w:hAnsi="Arial" w:cs="Arial"/>
          <w:sz w:val="24"/>
          <w:szCs w:val="24"/>
        </w:rPr>
        <w:t>En ambas situaciones puede darse que dos vehículos intenten llegar al cruce de estas aristas al mismo tiempo deteniendo la fila de v</w:t>
      </w:r>
      <w:r w:rsidR="007E529C">
        <w:rPr>
          <w:rFonts w:ascii="Arial" w:hAnsi="Arial" w:cs="Arial"/>
          <w:sz w:val="24"/>
          <w:szCs w:val="24"/>
        </w:rPr>
        <w:t>e</w:t>
      </w:r>
      <w:r>
        <w:rPr>
          <w:rFonts w:ascii="Arial" w:hAnsi="Arial" w:cs="Arial"/>
          <w:sz w:val="24"/>
          <w:szCs w:val="24"/>
        </w:rPr>
        <w:t>h</w:t>
      </w:r>
      <w:r w:rsidR="007E529C">
        <w:rPr>
          <w:rFonts w:ascii="Arial" w:hAnsi="Arial" w:cs="Arial"/>
          <w:sz w:val="24"/>
          <w:szCs w:val="24"/>
        </w:rPr>
        <w:t>í</w:t>
      </w:r>
      <w:r>
        <w:rPr>
          <w:rFonts w:ascii="Arial" w:hAnsi="Arial" w:cs="Arial"/>
          <w:sz w:val="24"/>
          <w:szCs w:val="24"/>
        </w:rPr>
        <w:t xml:space="preserve">culos que tienen detrás. </w:t>
      </w:r>
    </w:p>
    <w:p w14:paraId="57B6B5C4" w14:textId="77777777" w:rsidR="00F943EB" w:rsidRDefault="00C61D47" w:rsidP="00921FC9">
      <w:pPr>
        <w:jc w:val="both"/>
        <w:rPr>
          <w:rFonts w:ascii="Arial" w:hAnsi="Arial" w:cs="Arial"/>
          <w:sz w:val="24"/>
          <w:szCs w:val="24"/>
        </w:rPr>
      </w:pPr>
      <w:r>
        <w:rPr>
          <w:rFonts w:ascii="Arial" w:hAnsi="Arial" w:cs="Arial"/>
          <w:sz w:val="24"/>
          <w:szCs w:val="24"/>
        </w:rPr>
        <w:t>E</w:t>
      </w:r>
      <w:r w:rsidR="00F943EB">
        <w:rPr>
          <w:rFonts w:ascii="Arial" w:hAnsi="Arial" w:cs="Arial"/>
          <w:sz w:val="24"/>
          <w:szCs w:val="24"/>
        </w:rPr>
        <w:t>stas dos situaciones</w:t>
      </w:r>
      <w:r w:rsidR="00240615">
        <w:rPr>
          <w:rFonts w:ascii="Arial" w:hAnsi="Arial" w:cs="Arial"/>
          <w:sz w:val="24"/>
          <w:szCs w:val="24"/>
        </w:rPr>
        <w:t xml:space="preserve"> reflejan parcialmente el origen de un embotellamiento</w:t>
      </w:r>
      <w:r w:rsidR="0084505D">
        <w:rPr>
          <w:rFonts w:ascii="Arial" w:hAnsi="Arial" w:cs="Arial"/>
          <w:sz w:val="24"/>
          <w:szCs w:val="24"/>
        </w:rPr>
        <w:t xml:space="preserve"> y pensamos que el detectarlas es la parte </w:t>
      </w:r>
      <w:r>
        <w:rPr>
          <w:rFonts w:ascii="Arial" w:hAnsi="Arial" w:cs="Arial"/>
          <w:sz w:val="24"/>
          <w:szCs w:val="24"/>
        </w:rPr>
        <w:t>más</w:t>
      </w:r>
      <w:r w:rsidR="0084505D">
        <w:rPr>
          <w:rFonts w:ascii="Arial" w:hAnsi="Arial" w:cs="Arial"/>
          <w:sz w:val="24"/>
          <w:szCs w:val="24"/>
        </w:rPr>
        <w:t xml:space="preserve"> valiosa de este programa.</w:t>
      </w:r>
    </w:p>
    <w:p w14:paraId="17680E47" w14:textId="77777777" w:rsidR="00C61D47" w:rsidRDefault="00C61D47" w:rsidP="00921FC9">
      <w:pPr>
        <w:jc w:val="both"/>
        <w:rPr>
          <w:rFonts w:ascii="Arial" w:hAnsi="Arial" w:cs="Arial"/>
          <w:sz w:val="24"/>
          <w:szCs w:val="24"/>
        </w:rPr>
      </w:pPr>
      <w:r>
        <w:rPr>
          <w:rFonts w:ascii="Arial" w:hAnsi="Arial" w:cs="Arial"/>
          <w:sz w:val="24"/>
          <w:szCs w:val="24"/>
        </w:rPr>
        <w:t xml:space="preserve">Note que la concetración de vehículos en esta pequeña área cercana a estos cruces de aristas se puede deber a dos factores, </w:t>
      </w:r>
    </w:p>
    <w:p w14:paraId="0DF866C1" w14:textId="77777777" w:rsidR="00C61D47" w:rsidRDefault="00C61D47" w:rsidP="00921FC9">
      <w:pPr>
        <w:jc w:val="both"/>
        <w:rPr>
          <w:rFonts w:ascii="Arial" w:hAnsi="Arial" w:cs="Arial"/>
          <w:sz w:val="24"/>
          <w:szCs w:val="24"/>
        </w:rPr>
      </w:pPr>
      <w:r>
        <w:rPr>
          <w:rFonts w:ascii="Arial" w:hAnsi="Arial" w:cs="Arial"/>
          <w:sz w:val="24"/>
          <w:szCs w:val="24"/>
        </w:rPr>
        <w:t>1.- A la densidad de vehículos llegando al crucero.</w:t>
      </w:r>
    </w:p>
    <w:p w14:paraId="0D8AACFE" w14:textId="77777777" w:rsidR="00C61D47" w:rsidRDefault="00C61D47" w:rsidP="00921FC9">
      <w:pPr>
        <w:jc w:val="both"/>
        <w:rPr>
          <w:rFonts w:ascii="Arial" w:hAnsi="Arial" w:cs="Arial"/>
          <w:sz w:val="24"/>
          <w:szCs w:val="24"/>
        </w:rPr>
      </w:pPr>
      <w:r>
        <w:rPr>
          <w:rFonts w:ascii="Arial" w:hAnsi="Arial" w:cs="Arial"/>
          <w:sz w:val="24"/>
          <w:szCs w:val="24"/>
        </w:rPr>
        <w:t>2.- A los obstáculos cercanos que se puedan poner.</w:t>
      </w:r>
      <w:r w:rsidR="00C4585E">
        <w:rPr>
          <w:rFonts w:ascii="Arial" w:hAnsi="Arial" w:cs="Arial"/>
          <w:sz w:val="24"/>
          <w:szCs w:val="24"/>
        </w:rPr>
        <w:t xml:space="preserve"> (Por ejemplo Verificentro)</w:t>
      </w:r>
    </w:p>
    <w:p w14:paraId="1C1B4C90" w14:textId="77777777" w:rsidR="00EE2667" w:rsidRDefault="00EE2667" w:rsidP="00921FC9">
      <w:pPr>
        <w:jc w:val="both"/>
        <w:rPr>
          <w:rFonts w:ascii="Arial" w:hAnsi="Arial" w:cs="Arial"/>
          <w:sz w:val="24"/>
          <w:szCs w:val="24"/>
        </w:rPr>
      </w:pPr>
      <w:r w:rsidRPr="00EE2667">
        <w:rPr>
          <w:rFonts w:ascii="Arial" w:hAnsi="Arial" w:cs="Arial"/>
          <w:b/>
          <w:sz w:val="24"/>
          <w:szCs w:val="24"/>
        </w:rPr>
        <w:t>Glorieta Dr. Vertiz y Avenida Universidad</w:t>
      </w:r>
      <w:r w:rsidRPr="00EE2667">
        <w:rPr>
          <w:rFonts w:ascii="Arial" w:hAnsi="Arial" w:cs="Arial"/>
          <w:sz w:val="24"/>
          <w:szCs w:val="24"/>
        </w:rPr>
        <w:t>.</w:t>
      </w:r>
    </w:p>
    <w:p w14:paraId="5E55044E" w14:textId="77777777" w:rsidR="007E529C" w:rsidRDefault="007E529C" w:rsidP="007E529C">
      <w:pPr>
        <w:jc w:val="center"/>
        <w:rPr>
          <w:rFonts w:ascii="Arial" w:hAnsi="Arial" w:cs="Arial"/>
          <w:sz w:val="24"/>
          <w:szCs w:val="24"/>
        </w:rPr>
      </w:pPr>
      <w:r>
        <w:rPr>
          <w:rFonts w:ascii="Arial" w:hAnsi="Arial" w:cs="Arial"/>
          <w:noProof/>
          <w:sz w:val="24"/>
          <w:szCs w:val="24"/>
          <w:lang w:val="es-ES" w:eastAsia="es-ES"/>
        </w:rPr>
        <w:drawing>
          <wp:inline distT="0" distB="0" distL="0" distR="0" wp14:anchorId="0EB4B4DF" wp14:editId="458B7ED1">
            <wp:extent cx="2997714" cy="315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7714" cy="3150000"/>
                    </a:xfrm>
                    <a:prstGeom prst="rect">
                      <a:avLst/>
                    </a:prstGeom>
                    <a:noFill/>
                    <a:ln>
                      <a:noFill/>
                    </a:ln>
                  </pic:spPr>
                </pic:pic>
              </a:graphicData>
            </a:graphic>
          </wp:inline>
        </w:drawing>
      </w:r>
    </w:p>
    <w:p w14:paraId="7E9315EC" w14:textId="77777777" w:rsidR="0010079D" w:rsidRDefault="004715BC" w:rsidP="00921FC9">
      <w:pPr>
        <w:jc w:val="both"/>
        <w:rPr>
          <w:rFonts w:ascii="Arial" w:hAnsi="Arial" w:cs="Arial"/>
          <w:noProof/>
          <w:sz w:val="24"/>
          <w:szCs w:val="24"/>
          <w:lang w:eastAsia="es-MX"/>
        </w:rPr>
      </w:pPr>
      <w:r>
        <w:rPr>
          <w:rFonts w:ascii="Arial" w:hAnsi="Arial" w:cs="Arial"/>
          <w:sz w:val="24"/>
          <w:szCs w:val="24"/>
        </w:rPr>
        <w:t xml:space="preserve">Ahora tomeremos </w:t>
      </w:r>
      <w:r w:rsidR="0010079D">
        <w:rPr>
          <w:rFonts w:ascii="Arial" w:hAnsi="Arial" w:cs="Arial"/>
          <w:sz w:val="24"/>
          <w:szCs w:val="24"/>
        </w:rPr>
        <w:t>una de las Glorietas más concurridas de la ciudad, se encuentra en Avenida Doctor Vertiz, Avenida U</w:t>
      </w:r>
      <w:r w:rsidR="00C4585E">
        <w:rPr>
          <w:rFonts w:ascii="Arial" w:hAnsi="Arial" w:cs="Arial"/>
          <w:sz w:val="24"/>
          <w:szCs w:val="24"/>
        </w:rPr>
        <w:t xml:space="preserve">niversidad y otras calles, con </w:t>
      </w:r>
      <w:r w:rsidR="0010079D">
        <w:rPr>
          <w:rFonts w:ascii="Arial" w:hAnsi="Arial" w:cs="Arial"/>
          <w:sz w:val="24"/>
          <w:szCs w:val="24"/>
        </w:rPr>
        <w:t>a</w:t>
      </w:r>
      <w:r w:rsidR="00C4585E">
        <w:rPr>
          <w:rFonts w:ascii="Arial" w:hAnsi="Arial" w:cs="Arial"/>
          <w:sz w:val="24"/>
          <w:szCs w:val="24"/>
        </w:rPr>
        <w:t>l</w:t>
      </w:r>
      <w:r w:rsidR="0010079D">
        <w:rPr>
          <w:rFonts w:ascii="Arial" w:hAnsi="Arial" w:cs="Arial"/>
          <w:sz w:val="24"/>
          <w:szCs w:val="24"/>
        </w:rPr>
        <w:t>ta densidad</w:t>
      </w:r>
      <w:r w:rsidR="00C4585E">
        <w:rPr>
          <w:rFonts w:ascii="Arial" w:hAnsi="Arial" w:cs="Arial"/>
          <w:sz w:val="24"/>
          <w:szCs w:val="24"/>
        </w:rPr>
        <w:t>.</w:t>
      </w:r>
      <w:r w:rsidR="0010079D">
        <w:rPr>
          <w:rFonts w:ascii="Arial" w:hAnsi="Arial" w:cs="Arial"/>
          <w:sz w:val="24"/>
          <w:szCs w:val="24"/>
        </w:rPr>
        <w:t xml:space="preserve"> </w:t>
      </w:r>
    </w:p>
    <w:p w14:paraId="6BBD0D05" w14:textId="77777777" w:rsidR="00C4585E" w:rsidRDefault="00C4585E" w:rsidP="00921FC9">
      <w:pPr>
        <w:jc w:val="both"/>
        <w:rPr>
          <w:rFonts w:ascii="Arial" w:hAnsi="Arial" w:cs="Arial"/>
          <w:noProof/>
          <w:sz w:val="24"/>
          <w:szCs w:val="24"/>
          <w:lang w:eastAsia="es-MX"/>
        </w:rPr>
      </w:pPr>
      <w:r>
        <w:rPr>
          <w:rFonts w:ascii="Arial" w:hAnsi="Arial" w:cs="Arial"/>
          <w:noProof/>
          <w:sz w:val="24"/>
          <w:szCs w:val="24"/>
          <w:lang w:eastAsia="es-MX"/>
        </w:rPr>
        <w:t>Le sugerimos al lector esta red para representar esta glorieta</w:t>
      </w:r>
      <w:r w:rsidR="007E529C">
        <w:rPr>
          <w:rFonts w:ascii="Arial" w:hAnsi="Arial" w:cs="Arial"/>
          <w:noProof/>
          <w:sz w:val="24"/>
          <w:szCs w:val="24"/>
          <w:lang w:eastAsia="es-MX"/>
        </w:rPr>
        <w:t>.</w:t>
      </w:r>
    </w:p>
    <w:p w14:paraId="4EA9769F" w14:textId="77777777" w:rsidR="007E529C" w:rsidRDefault="007E529C" w:rsidP="007E529C">
      <w:pPr>
        <w:jc w:val="center"/>
        <w:rPr>
          <w:rFonts w:ascii="Arial" w:hAnsi="Arial" w:cs="Arial"/>
          <w:sz w:val="24"/>
          <w:szCs w:val="24"/>
        </w:rPr>
      </w:pPr>
      <w:r>
        <w:rPr>
          <w:rFonts w:ascii="Arial" w:hAnsi="Arial" w:cs="Arial"/>
          <w:noProof/>
          <w:sz w:val="24"/>
          <w:szCs w:val="24"/>
          <w:lang w:val="es-ES" w:eastAsia="es-ES"/>
        </w:rPr>
        <w:lastRenderedPageBreak/>
        <w:drawing>
          <wp:inline distT="0" distB="0" distL="0" distR="0" wp14:anchorId="138CED6C" wp14:editId="207D0561">
            <wp:extent cx="2988169" cy="315000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8169" cy="3150000"/>
                    </a:xfrm>
                    <a:prstGeom prst="rect">
                      <a:avLst/>
                    </a:prstGeom>
                    <a:noFill/>
                    <a:ln>
                      <a:noFill/>
                    </a:ln>
                  </pic:spPr>
                </pic:pic>
              </a:graphicData>
            </a:graphic>
          </wp:inline>
        </w:drawing>
      </w:r>
    </w:p>
    <w:p w14:paraId="56388AB3" w14:textId="77777777" w:rsidR="0010079D" w:rsidRDefault="00C4585E" w:rsidP="00921FC9">
      <w:pPr>
        <w:jc w:val="both"/>
        <w:rPr>
          <w:rFonts w:ascii="Arial" w:hAnsi="Arial" w:cs="Arial"/>
          <w:sz w:val="24"/>
          <w:szCs w:val="24"/>
        </w:rPr>
      </w:pPr>
      <w:r>
        <w:rPr>
          <w:rFonts w:ascii="Arial" w:hAnsi="Arial" w:cs="Arial"/>
          <w:sz w:val="24"/>
          <w:szCs w:val="24"/>
        </w:rPr>
        <w:t>En estos cruces señalados se observan las dos situaciones de cruces de aristas del ejemplo anterior</w:t>
      </w:r>
      <w:r w:rsidR="0010079D">
        <w:rPr>
          <w:rFonts w:ascii="Arial" w:hAnsi="Arial" w:cs="Arial"/>
          <w:sz w:val="24"/>
          <w:szCs w:val="24"/>
        </w:rPr>
        <w:t>.</w:t>
      </w:r>
    </w:p>
    <w:p w14:paraId="522DE62B" w14:textId="77777777" w:rsidR="0099452E" w:rsidRDefault="0099452E" w:rsidP="00921FC9">
      <w:pPr>
        <w:jc w:val="both"/>
        <w:rPr>
          <w:rFonts w:ascii="Arial" w:hAnsi="Arial" w:cs="Arial"/>
          <w:sz w:val="24"/>
          <w:szCs w:val="24"/>
        </w:rPr>
      </w:pPr>
      <w:r>
        <w:rPr>
          <w:rFonts w:ascii="Arial" w:hAnsi="Arial" w:cs="Arial"/>
          <w:sz w:val="24"/>
          <w:szCs w:val="24"/>
        </w:rPr>
        <w:t>Los vehículos circulan con buena velocidad, la única reducción que se observa en en las incorporaciones ya que deben reducir su velocidad para entrar y salir de la glorieta.</w:t>
      </w:r>
    </w:p>
    <w:p w14:paraId="45E3E41A" w14:textId="1AF4EBCE" w:rsidR="0010079D" w:rsidRDefault="0033054F" w:rsidP="00921FC9">
      <w:pPr>
        <w:jc w:val="both"/>
        <w:rPr>
          <w:rFonts w:ascii="Arial" w:hAnsi="Arial" w:cs="Arial"/>
          <w:sz w:val="24"/>
          <w:szCs w:val="24"/>
        </w:rPr>
      </w:pPr>
      <w:r>
        <w:rPr>
          <w:rFonts w:ascii="Arial" w:hAnsi="Arial" w:cs="Arial"/>
          <w:sz w:val="24"/>
          <w:szCs w:val="24"/>
        </w:rPr>
        <w:t>Uno de los cruceros que ha tenido muchos conflictos en la zona sur de la ciudad es el que se encuentra en la avenida Divis</w:t>
      </w:r>
      <w:ins w:id="322" w:author="Felipe C." w:date="2015-03-02T18:05:00Z">
        <w:r w:rsidR="00A55A36">
          <w:rPr>
            <w:rFonts w:ascii="Arial" w:hAnsi="Arial" w:cs="Arial"/>
            <w:sz w:val="24"/>
            <w:szCs w:val="24"/>
          </w:rPr>
          <w:t>i</w:t>
        </w:r>
      </w:ins>
      <w:r>
        <w:rPr>
          <w:rFonts w:ascii="Arial" w:hAnsi="Arial" w:cs="Arial"/>
          <w:sz w:val="24"/>
          <w:szCs w:val="24"/>
        </w:rPr>
        <w:t xml:space="preserve">ón del Norte y Antiguo camino a Xochimilco, se realizo un corte a la circulación para proponer una vuelta intermedia con el fin de aumentar el flujo sobre cada avenida, </w:t>
      </w:r>
      <w:r w:rsidR="00E55F4F">
        <w:rPr>
          <w:rFonts w:ascii="Arial" w:hAnsi="Arial" w:cs="Arial"/>
          <w:sz w:val="24"/>
          <w:szCs w:val="24"/>
        </w:rPr>
        <w:t>e</w:t>
      </w:r>
      <w:r>
        <w:rPr>
          <w:rFonts w:ascii="Arial" w:hAnsi="Arial" w:cs="Arial"/>
          <w:sz w:val="24"/>
          <w:szCs w:val="24"/>
        </w:rPr>
        <w:t>xiste el crucero y las modificaciones a la circulación, observamos el comportamiento en el programa:</w:t>
      </w:r>
    </w:p>
    <w:p w14:paraId="52B2832D" w14:textId="77777777" w:rsidR="003D09BB" w:rsidRDefault="00B50332" w:rsidP="00921FC9">
      <w:pPr>
        <w:jc w:val="both"/>
        <w:rPr>
          <w:rFonts w:ascii="Arial" w:hAnsi="Arial" w:cs="Arial"/>
          <w:b/>
          <w:sz w:val="24"/>
          <w:szCs w:val="24"/>
        </w:rPr>
      </w:pPr>
      <w:r w:rsidRPr="00B50332">
        <w:rPr>
          <w:rFonts w:ascii="Arial" w:hAnsi="Arial" w:cs="Arial"/>
          <w:b/>
          <w:sz w:val="24"/>
          <w:szCs w:val="24"/>
        </w:rPr>
        <w:t>Cruce Av. División del Norte y Guadalupe I Ramírez</w:t>
      </w:r>
      <w:r w:rsidR="00F23EA8">
        <w:rPr>
          <w:rFonts w:ascii="Arial" w:hAnsi="Arial" w:cs="Arial"/>
          <w:b/>
          <w:sz w:val="24"/>
          <w:szCs w:val="24"/>
        </w:rPr>
        <w:t>.</w:t>
      </w:r>
    </w:p>
    <w:p w14:paraId="255F2500" w14:textId="77777777" w:rsidR="00F23EA8" w:rsidRPr="00B50332" w:rsidRDefault="00F23EA8" w:rsidP="00F23EA8">
      <w:pPr>
        <w:jc w:val="center"/>
        <w:rPr>
          <w:rFonts w:ascii="Arial" w:hAnsi="Arial" w:cs="Arial"/>
          <w:b/>
          <w:sz w:val="24"/>
          <w:szCs w:val="24"/>
        </w:rPr>
      </w:pPr>
      <w:r>
        <w:rPr>
          <w:rFonts w:ascii="Arial" w:hAnsi="Arial" w:cs="Arial"/>
          <w:b/>
          <w:noProof/>
          <w:sz w:val="24"/>
          <w:szCs w:val="24"/>
          <w:lang w:val="es-ES" w:eastAsia="es-ES"/>
        </w:rPr>
        <w:lastRenderedPageBreak/>
        <w:drawing>
          <wp:inline distT="0" distB="0" distL="0" distR="0" wp14:anchorId="7744161A" wp14:editId="0A10E8AC">
            <wp:extent cx="2716545" cy="31500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6545" cy="3150000"/>
                    </a:xfrm>
                    <a:prstGeom prst="rect">
                      <a:avLst/>
                    </a:prstGeom>
                    <a:noFill/>
                    <a:ln>
                      <a:noFill/>
                    </a:ln>
                  </pic:spPr>
                </pic:pic>
              </a:graphicData>
            </a:graphic>
          </wp:inline>
        </w:drawing>
      </w:r>
    </w:p>
    <w:p w14:paraId="4E1B27B2" w14:textId="77777777" w:rsidR="00B50332" w:rsidRDefault="00B71CF9" w:rsidP="00921FC9">
      <w:pPr>
        <w:jc w:val="both"/>
        <w:rPr>
          <w:rFonts w:ascii="Arial" w:hAnsi="Arial" w:cs="Arial"/>
          <w:sz w:val="24"/>
          <w:szCs w:val="24"/>
        </w:rPr>
      </w:pPr>
      <w:r>
        <w:rPr>
          <w:rFonts w:ascii="Arial" w:hAnsi="Arial" w:cs="Arial"/>
          <w:b/>
          <w:sz w:val="24"/>
          <w:szCs w:val="24"/>
        </w:rPr>
        <w:t>Eje 1 Norte y Avenida de los Insurgentes.</w:t>
      </w:r>
    </w:p>
    <w:p w14:paraId="02CEC86F" w14:textId="77777777" w:rsidR="00F23EA8" w:rsidRDefault="00F23EA8" w:rsidP="00F23EA8">
      <w:pPr>
        <w:jc w:val="center"/>
        <w:rPr>
          <w:rFonts w:ascii="Arial" w:hAnsi="Arial" w:cs="Arial"/>
          <w:sz w:val="24"/>
          <w:szCs w:val="24"/>
        </w:rPr>
      </w:pPr>
      <w:r>
        <w:rPr>
          <w:rFonts w:ascii="Arial" w:hAnsi="Arial" w:cs="Arial"/>
          <w:noProof/>
          <w:sz w:val="24"/>
          <w:szCs w:val="24"/>
          <w:lang w:val="es-ES" w:eastAsia="es-ES"/>
        </w:rPr>
        <w:drawing>
          <wp:inline distT="0" distB="0" distL="0" distR="0" wp14:anchorId="45BAC076" wp14:editId="28764EA1">
            <wp:extent cx="3015889" cy="315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5889" cy="3150000"/>
                    </a:xfrm>
                    <a:prstGeom prst="rect">
                      <a:avLst/>
                    </a:prstGeom>
                    <a:noFill/>
                    <a:ln>
                      <a:noFill/>
                    </a:ln>
                  </pic:spPr>
                </pic:pic>
              </a:graphicData>
            </a:graphic>
          </wp:inline>
        </w:drawing>
      </w:r>
    </w:p>
    <w:p w14:paraId="51EC0BF6" w14:textId="77777777" w:rsidR="00F23EA8" w:rsidRPr="00F23EA8" w:rsidRDefault="00F23EA8" w:rsidP="00921FC9">
      <w:pPr>
        <w:jc w:val="both"/>
        <w:rPr>
          <w:rFonts w:ascii="Arial" w:hAnsi="Arial" w:cs="Arial"/>
          <w:sz w:val="24"/>
          <w:szCs w:val="24"/>
        </w:rPr>
      </w:pPr>
    </w:p>
    <w:p w14:paraId="6793BAB4" w14:textId="77777777" w:rsidR="00B50332" w:rsidRDefault="00B71CF9" w:rsidP="00921FC9">
      <w:pPr>
        <w:jc w:val="both"/>
        <w:rPr>
          <w:rFonts w:ascii="Arial" w:hAnsi="Arial" w:cs="Arial"/>
          <w:sz w:val="24"/>
          <w:szCs w:val="24"/>
        </w:rPr>
      </w:pPr>
      <w:r>
        <w:rPr>
          <w:rFonts w:ascii="Arial" w:hAnsi="Arial" w:cs="Arial"/>
          <w:b/>
          <w:sz w:val="24"/>
          <w:szCs w:val="24"/>
        </w:rPr>
        <w:t>Eje Xola y Avenida Cuauhté</w:t>
      </w:r>
      <w:r w:rsidR="00B50332" w:rsidRPr="00B50332">
        <w:rPr>
          <w:rFonts w:ascii="Arial" w:hAnsi="Arial" w:cs="Arial"/>
          <w:b/>
          <w:sz w:val="24"/>
          <w:szCs w:val="24"/>
        </w:rPr>
        <w:t>moc</w:t>
      </w:r>
    </w:p>
    <w:p w14:paraId="296E702C" w14:textId="77777777" w:rsidR="00F23EA8" w:rsidRDefault="00F23EA8" w:rsidP="00F23EA8">
      <w:pPr>
        <w:jc w:val="center"/>
        <w:rPr>
          <w:rFonts w:ascii="Arial" w:hAnsi="Arial" w:cs="Arial"/>
          <w:sz w:val="24"/>
          <w:szCs w:val="24"/>
        </w:rPr>
      </w:pPr>
      <w:r>
        <w:rPr>
          <w:rFonts w:ascii="Arial" w:hAnsi="Arial" w:cs="Arial"/>
          <w:noProof/>
          <w:sz w:val="24"/>
          <w:szCs w:val="24"/>
          <w:lang w:val="es-ES" w:eastAsia="es-ES"/>
        </w:rPr>
        <w:lastRenderedPageBreak/>
        <w:drawing>
          <wp:inline distT="0" distB="0" distL="0" distR="0" wp14:anchorId="5DB32F35" wp14:editId="3E26F15A">
            <wp:extent cx="3015918" cy="315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5918" cy="3150000"/>
                    </a:xfrm>
                    <a:prstGeom prst="rect">
                      <a:avLst/>
                    </a:prstGeom>
                    <a:noFill/>
                    <a:ln>
                      <a:noFill/>
                    </a:ln>
                  </pic:spPr>
                </pic:pic>
              </a:graphicData>
            </a:graphic>
          </wp:inline>
        </w:drawing>
      </w:r>
    </w:p>
    <w:p w14:paraId="0CD2073A" w14:textId="77777777" w:rsidR="00F23EA8" w:rsidRPr="00F23EA8" w:rsidRDefault="00F23EA8" w:rsidP="00921FC9">
      <w:pPr>
        <w:jc w:val="both"/>
        <w:rPr>
          <w:rFonts w:ascii="Arial" w:hAnsi="Arial" w:cs="Arial"/>
          <w:sz w:val="24"/>
          <w:szCs w:val="24"/>
        </w:rPr>
      </w:pPr>
    </w:p>
    <w:p w14:paraId="706BFB3B" w14:textId="77777777" w:rsidR="00B50332" w:rsidRDefault="00B50332" w:rsidP="00921FC9">
      <w:pPr>
        <w:jc w:val="both"/>
        <w:rPr>
          <w:rFonts w:ascii="Arial" w:hAnsi="Arial" w:cs="Arial"/>
          <w:sz w:val="24"/>
          <w:szCs w:val="24"/>
        </w:rPr>
      </w:pPr>
    </w:p>
    <w:p w14:paraId="79920B5A" w14:textId="77777777" w:rsidR="00921FC9" w:rsidRDefault="00921FC9" w:rsidP="00921FC9">
      <w:pPr>
        <w:jc w:val="both"/>
        <w:rPr>
          <w:rFonts w:ascii="Arial" w:hAnsi="Arial" w:cs="Arial"/>
          <w:sz w:val="24"/>
          <w:szCs w:val="24"/>
        </w:rPr>
      </w:pPr>
      <w:r w:rsidRPr="00921FC9">
        <w:rPr>
          <w:rFonts w:ascii="Arial" w:hAnsi="Arial" w:cs="Arial"/>
          <w:sz w:val="24"/>
          <w:szCs w:val="24"/>
        </w:rPr>
        <w:t>Aportaciones a la Modelación del Tráfico</w:t>
      </w:r>
      <w:r w:rsidR="00DB31BD">
        <w:rPr>
          <w:rFonts w:ascii="Arial" w:hAnsi="Arial" w:cs="Arial"/>
          <w:sz w:val="24"/>
          <w:szCs w:val="24"/>
        </w:rPr>
        <w:t>.</w:t>
      </w:r>
    </w:p>
    <w:p w14:paraId="72CA84E3" w14:textId="77777777" w:rsidR="00DB31BD" w:rsidRDefault="00DB31BD" w:rsidP="00921FC9">
      <w:pPr>
        <w:jc w:val="both"/>
        <w:rPr>
          <w:rFonts w:ascii="Arial" w:hAnsi="Arial" w:cs="Arial"/>
          <w:sz w:val="24"/>
          <w:szCs w:val="24"/>
        </w:rPr>
      </w:pPr>
      <w:r>
        <w:rPr>
          <w:rFonts w:ascii="Arial" w:hAnsi="Arial" w:cs="Arial"/>
          <w:sz w:val="24"/>
          <w:szCs w:val="24"/>
        </w:rPr>
        <w:t xml:space="preserve">Conocer la vía y sus elementos componentes nos permite aportar posibles alternativas </w:t>
      </w:r>
      <w:r w:rsidR="0004472E">
        <w:rPr>
          <w:rFonts w:ascii="Arial" w:hAnsi="Arial" w:cs="Arial"/>
          <w:sz w:val="24"/>
          <w:szCs w:val="24"/>
        </w:rPr>
        <w:t>de solución a la problemática, como cambios de sentido, contraflijos, entre otras alternativas.</w:t>
      </w:r>
    </w:p>
    <w:p w14:paraId="5E58E8C8" w14:textId="77777777" w:rsidR="0004472E" w:rsidRDefault="0004472E" w:rsidP="00921FC9">
      <w:pPr>
        <w:jc w:val="both"/>
        <w:rPr>
          <w:rFonts w:ascii="Arial" w:hAnsi="Arial" w:cs="Arial"/>
          <w:sz w:val="24"/>
          <w:szCs w:val="24"/>
        </w:rPr>
      </w:pPr>
      <w:r>
        <w:rPr>
          <w:rFonts w:ascii="Arial" w:hAnsi="Arial" w:cs="Arial"/>
          <w:sz w:val="24"/>
          <w:szCs w:val="24"/>
        </w:rPr>
        <w:t>Se puede conocer a diferentes horarios y con diferentes densidades el comportamiento de todos los carritos en las vías, con esto determinamos el tipo de acción que debemos tomar.</w:t>
      </w:r>
    </w:p>
    <w:p w14:paraId="13E7254A" w14:textId="77777777" w:rsidR="0004472E" w:rsidRDefault="0004472E" w:rsidP="00921FC9">
      <w:pPr>
        <w:jc w:val="both"/>
        <w:rPr>
          <w:rFonts w:ascii="Arial" w:hAnsi="Arial" w:cs="Arial"/>
          <w:sz w:val="24"/>
          <w:szCs w:val="24"/>
        </w:rPr>
      </w:pPr>
      <w:r>
        <w:rPr>
          <w:rFonts w:ascii="Arial" w:hAnsi="Arial" w:cs="Arial"/>
          <w:sz w:val="24"/>
          <w:szCs w:val="24"/>
        </w:rPr>
        <w:t>Las zonas en donde se debe desarrollar alguna actividad en la cual requiera de automóvil (verificentros, centros comerciales, etc.) se requiere un estricto control del flujo vehicular para evtar los congestionamientos.</w:t>
      </w:r>
    </w:p>
    <w:p w14:paraId="258E3930" w14:textId="77777777" w:rsidR="0004472E" w:rsidRPr="00921FC9" w:rsidRDefault="0004472E" w:rsidP="00921FC9">
      <w:pPr>
        <w:jc w:val="both"/>
        <w:rPr>
          <w:rFonts w:ascii="Arial" w:hAnsi="Arial" w:cs="Arial"/>
          <w:sz w:val="24"/>
          <w:szCs w:val="24"/>
        </w:rPr>
      </w:pPr>
    </w:p>
    <w:p w14:paraId="5C34ADD8" w14:textId="77777777" w:rsidR="00921FC9" w:rsidRPr="00921FC9" w:rsidRDefault="00921FC9" w:rsidP="00921FC9">
      <w:pPr>
        <w:jc w:val="both"/>
        <w:rPr>
          <w:rFonts w:ascii="Arial" w:hAnsi="Arial" w:cs="Arial"/>
          <w:sz w:val="24"/>
          <w:szCs w:val="24"/>
        </w:rPr>
      </w:pPr>
    </w:p>
    <w:p w14:paraId="6BFE1547" w14:textId="77777777" w:rsidR="00FC434B" w:rsidRDefault="00FC434B" w:rsidP="00921FC9">
      <w:pPr>
        <w:jc w:val="both"/>
        <w:rPr>
          <w:rFonts w:ascii="Arial" w:hAnsi="Arial" w:cs="Arial"/>
          <w:b/>
          <w:sz w:val="48"/>
          <w:szCs w:val="48"/>
        </w:rPr>
      </w:pPr>
    </w:p>
    <w:p w14:paraId="0D832E85" w14:textId="77777777" w:rsidR="00921FC9" w:rsidRPr="00F23EA8" w:rsidRDefault="00921FC9" w:rsidP="00921FC9">
      <w:pPr>
        <w:jc w:val="both"/>
        <w:rPr>
          <w:rFonts w:ascii="Arial" w:hAnsi="Arial" w:cs="Arial"/>
          <w:b/>
          <w:sz w:val="48"/>
          <w:szCs w:val="48"/>
        </w:rPr>
      </w:pPr>
      <w:r w:rsidRPr="00F23EA8">
        <w:rPr>
          <w:rFonts w:ascii="Arial" w:hAnsi="Arial" w:cs="Arial"/>
          <w:b/>
          <w:sz w:val="48"/>
          <w:szCs w:val="48"/>
        </w:rPr>
        <w:t>Conclusiones.</w:t>
      </w:r>
    </w:p>
    <w:p w14:paraId="7C9C632E" w14:textId="77777777" w:rsidR="00710C27" w:rsidRDefault="00710C27" w:rsidP="00921FC9">
      <w:pPr>
        <w:jc w:val="both"/>
        <w:rPr>
          <w:rFonts w:ascii="Arial" w:hAnsi="Arial" w:cs="Arial"/>
          <w:sz w:val="24"/>
          <w:szCs w:val="24"/>
        </w:rPr>
      </w:pPr>
    </w:p>
    <w:p w14:paraId="1695C4C3" w14:textId="77777777" w:rsidR="00710C27" w:rsidRDefault="00710C27" w:rsidP="00921FC9">
      <w:pPr>
        <w:jc w:val="both"/>
        <w:rPr>
          <w:rFonts w:ascii="Arial" w:hAnsi="Arial" w:cs="Arial"/>
          <w:sz w:val="24"/>
          <w:szCs w:val="24"/>
        </w:rPr>
      </w:pPr>
    </w:p>
    <w:p w14:paraId="0AAA39CB" w14:textId="77777777" w:rsidR="00710C27" w:rsidRDefault="00710C27" w:rsidP="00921FC9">
      <w:pPr>
        <w:jc w:val="both"/>
        <w:rPr>
          <w:rFonts w:ascii="Arial" w:hAnsi="Arial" w:cs="Arial"/>
          <w:sz w:val="24"/>
          <w:szCs w:val="24"/>
        </w:rPr>
      </w:pPr>
    </w:p>
    <w:p w14:paraId="3F77E921" w14:textId="77777777" w:rsidR="00710C27" w:rsidRDefault="00710C27" w:rsidP="00921FC9">
      <w:pPr>
        <w:jc w:val="both"/>
        <w:rPr>
          <w:rFonts w:ascii="Arial" w:hAnsi="Arial" w:cs="Arial"/>
          <w:sz w:val="24"/>
          <w:szCs w:val="24"/>
        </w:rPr>
      </w:pPr>
    </w:p>
    <w:p w14:paraId="76375C4B" w14:textId="77777777" w:rsidR="009B6879" w:rsidRDefault="009B6879" w:rsidP="00921FC9">
      <w:pPr>
        <w:jc w:val="both"/>
        <w:rPr>
          <w:rFonts w:ascii="Arial" w:hAnsi="Arial" w:cs="Arial"/>
          <w:sz w:val="24"/>
          <w:szCs w:val="24"/>
        </w:rPr>
      </w:pPr>
    </w:p>
    <w:p w14:paraId="44DCAA1F" w14:textId="77777777" w:rsidR="009B6879" w:rsidRDefault="009B6879" w:rsidP="00921FC9">
      <w:pPr>
        <w:jc w:val="both"/>
        <w:rPr>
          <w:rFonts w:ascii="Arial" w:hAnsi="Arial" w:cs="Arial"/>
          <w:sz w:val="24"/>
          <w:szCs w:val="24"/>
        </w:rPr>
      </w:pPr>
    </w:p>
    <w:p w14:paraId="60775149" w14:textId="77777777" w:rsidR="009B6879" w:rsidRDefault="009B6879" w:rsidP="00921FC9">
      <w:pPr>
        <w:jc w:val="both"/>
        <w:rPr>
          <w:rFonts w:ascii="Arial" w:hAnsi="Arial" w:cs="Arial"/>
          <w:sz w:val="24"/>
          <w:szCs w:val="24"/>
        </w:rPr>
      </w:pPr>
    </w:p>
    <w:p w14:paraId="5C76382E" w14:textId="77777777" w:rsidR="009B6879" w:rsidRDefault="009B6879" w:rsidP="00921FC9">
      <w:pPr>
        <w:jc w:val="both"/>
        <w:rPr>
          <w:rFonts w:ascii="Arial" w:hAnsi="Arial" w:cs="Arial"/>
          <w:sz w:val="24"/>
          <w:szCs w:val="24"/>
        </w:rPr>
      </w:pPr>
    </w:p>
    <w:p w14:paraId="3E5634AC" w14:textId="77777777" w:rsidR="009B6879" w:rsidRDefault="009B6879" w:rsidP="00921FC9">
      <w:pPr>
        <w:jc w:val="both"/>
        <w:rPr>
          <w:rFonts w:ascii="Arial" w:hAnsi="Arial" w:cs="Arial"/>
          <w:sz w:val="24"/>
          <w:szCs w:val="24"/>
        </w:rPr>
      </w:pPr>
    </w:p>
    <w:p w14:paraId="0C2F7CE9" w14:textId="77777777" w:rsidR="00D81A3A" w:rsidRDefault="00D81A3A" w:rsidP="00921FC9">
      <w:pPr>
        <w:jc w:val="both"/>
        <w:rPr>
          <w:rFonts w:ascii="Arial" w:hAnsi="Arial" w:cs="Arial"/>
          <w:sz w:val="24"/>
          <w:szCs w:val="24"/>
        </w:rPr>
      </w:pPr>
    </w:p>
    <w:p w14:paraId="14D7A2A1" w14:textId="77777777" w:rsidR="00FC434B" w:rsidRDefault="00FC434B" w:rsidP="00921FC9">
      <w:pPr>
        <w:jc w:val="both"/>
        <w:rPr>
          <w:rFonts w:ascii="Arial" w:hAnsi="Arial" w:cs="Arial"/>
          <w:sz w:val="24"/>
          <w:szCs w:val="24"/>
        </w:rPr>
      </w:pPr>
    </w:p>
    <w:p w14:paraId="2F86C5DE" w14:textId="77777777" w:rsidR="00FC434B" w:rsidRDefault="00FC434B" w:rsidP="00921FC9">
      <w:pPr>
        <w:jc w:val="both"/>
        <w:rPr>
          <w:rFonts w:ascii="Arial" w:hAnsi="Arial" w:cs="Arial"/>
          <w:sz w:val="24"/>
          <w:szCs w:val="24"/>
        </w:rPr>
      </w:pPr>
    </w:p>
    <w:p w14:paraId="6061A525" w14:textId="77777777" w:rsidR="00FC434B" w:rsidRDefault="00FC434B" w:rsidP="00921FC9">
      <w:pPr>
        <w:jc w:val="both"/>
        <w:rPr>
          <w:rFonts w:ascii="Arial" w:hAnsi="Arial" w:cs="Arial"/>
          <w:sz w:val="24"/>
          <w:szCs w:val="24"/>
        </w:rPr>
      </w:pPr>
    </w:p>
    <w:p w14:paraId="1D0971EE" w14:textId="77777777" w:rsidR="00FC434B" w:rsidRDefault="00FC434B" w:rsidP="00921FC9">
      <w:pPr>
        <w:jc w:val="both"/>
        <w:rPr>
          <w:rFonts w:ascii="Arial" w:hAnsi="Arial" w:cs="Arial"/>
          <w:sz w:val="24"/>
          <w:szCs w:val="24"/>
        </w:rPr>
      </w:pPr>
    </w:p>
    <w:p w14:paraId="0E648A1C" w14:textId="77777777" w:rsidR="00FC434B" w:rsidRDefault="00FC434B" w:rsidP="00921FC9">
      <w:pPr>
        <w:jc w:val="both"/>
        <w:rPr>
          <w:rFonts w:ascii="Arial" w:hAnsi="Arial" w:cs="Arial"/>
          <w:sz w:val="24"/>
          <w:szCs w:val="24"/>
        </w:rPr>
      </w:pPr>
    </w:p>
    <w:p w14:paraId="4213150F" w14:textId="77777777" w:rsidR="00FC434B" w:rsidRDefault="00FC434B" w:rsidP="00921FC9">
      <w:pPr>
        <w:jc w:val="both"/>
        <w:rPr>
          <w:rFonts w:ascii="Arial" w:hAnsi="Arial" w:cs="Arial"/>
          <w:sz w:val="24"/>
          <w:szCs w:val="24"/>
        </w:rPr>
      </w:pPr>
    </w:p>
    <w:p w14:paraId="711BC5D3" w14:textId="77777777" w:rsidR="00FC434B" w:rsidRDefault="00FC434B" w:rsidP="00921FC9">
      <w:pPr>
        <w:jc w:val="both"/>
        <w:rPr>
          <w:rFonts w:ascii="Arial" w:hAnsi="Arial" w:cs="Arial"/>
          <w:sz w:val="24"/>
          <w:szCs w:val="24"/>
        </w:rPr>
      </w:pPr>
    </w:p>
    <w:p w14:paraId="518126A3" w14:textId="77777777" w:rsidR="00FC434B" w:rsidRDefault="00FC434B" w:rsidP="00921FC9">
      <w:pPr>
        <w:jc w:val="both"/>
        <w:rPr>
          <w:rFonts w:ascii="Arial" w:hAnsi="Arial" w:cs="Arial"/>
          <w:sz w:val="24"/>
          <w:szCs w:val="24"/>
        </w:rPr>
      </w:pPr>
    </w:p>
    <w:p w14:paraId="62B42623" w14:textId="77777777" w:rsidR="00FC434B" w:rsidRDefault="00FC434B" w:rsidP="00921FC9">
      <w:pPr>
        <w:jc w:val="both"/>
        <w:rPr>
          <w:rFonts w:ascii="Arial" w:hAnsi="Arial" w:cs="Arial"/>
          <w:sz w:val="24"/>
          <w:szCs w:val="24"/>
        </w:rPr>
      </w:pPr>
    </w:p>
    <w:p w14:paraId="3427EE46" w14:textId="77777777" w:rsidR="00FC434B" w:rsidRDefault="00FC434B" w:rsidP="00921FC9">
      <w:pPr>
        <w:jc w:val="both"/>
        <w:rPr>
          <w:rFonts w:ascii="Arial" w:hAnsi="Arial" w:cs="Arial"/>
          <w:sz w:val="24"/>
          <w:szCs w:val="24"/>
        </w:rPr>
      </w:pPr>
    </w:p>
    <w:p w14:paraId="7AECB9EF" w14:textId="77777777" w:rsidR="00FC434B" w:rsidRDefault="00FC434B" w:rsidP="00921FC9">
      <w:pPr>
        <w:jc w:val="both"/>
        <w:rPr>
          <w:rFonts w:ascii="Arial" w:hAnsi="Arial" w:cs="Arial"/>
          <w:sz w:val="24"/>
          <w:szCs w:val="24"/>
        </w:rPr>
      </w:pPr>
    </w:p>
    <w:p w14:paraId="66A6031A" w14:textId="77777777" w:rsidR="00D81A3A" w:rsidRDefault="00D81A3A" w:rsidP="00921FC9">
      <w:pPr>
        <w:jc w:val="both"/>
        <w:rPr>
          <w:rFonts w:ascii="Arial" w:hAnsi="Arial" w:cs="Arial"/>
          <w:sz w:val="24"/>
          <w:szCs w:val="24"/>
        </w:rPr>
      </w:pPr>
    </w:p>
    <w:p w14:paraId="09D1F143" w14:textId="77777777" w:rsidR="00921FC9" w:rsidRPr="00F23EA8" w:rsidRDefault="00921FC9" w:rsidP="00921FC9">
      <w:pPr>
        <w:jc w:val="both"/>
        <w:rPr>
          <w:rFonts w:ascii="Arial" w:hAnsi="Arial" w:cs="Arial"/>
          <w:b/>
          <w:sz w:val="48"/>
          <w:szCs w:val="48"/>
        </w:rPr>
      </w:pPr>
      <w:r w:rsidRPr="00F23EA8">
        <w:rPr>
          <w:rFonts w:ascii="Arial" w:hAnsi="Arial" w:cs="Arial"/>
          <w:b/>
          <w:sz w:val="48"/>
          <w:szCs w:val="48"/>
        </w:rPr>
        <w:t>Bibliografía.</w:t>
      </w:r>
    </w:p>
    <w:p w14:paraId="562151A2" w14:textId="77777777" w:rsidR="00D86C3C" w:rsidRDefault="00D86C3C" w:rsidP="003F7C49">
      <w:pPr>
        <w:jc w:val="both"/>
        <w:rPr>
          <w:rFonts w:ascii="Arial" w:hAnsi="Arial" w:cs="Arial"/>
          <w:sz w:val="24"/>
          <w:szCs w:val="24"/>
        </w:rPr>
      </w:pPr>
      <w:r>
        <w:rPr>
          <w:rFonts w:ascii="Arial" w:hAnsi="Arial" w:cs="Arial"/>
          <w:sz w:val="24"/>
          <w:szCs w:val="24"/>
        </w:rPr>
        <w:t>Abed, E.</w:t>
      </w:r>
      <w:r w:rsidRPr="00D86C3C">
        <w:rPr>
          <w:rFonts w:ascii="Arial" w:hAnsi="Arial" w:cs="Arial"/>
          <w:sz w:val="24"/>
          <w:szCs w:val="24"/>
        </w:rPr>
        <w:t xml:space="preserve"> H. (Ed.)</w:t>
      </w:r>
      <w:r>
        <w:rPr>
          <w:rFonts w:ascii="Arial" w:hAnsi="Arial" w:cs="Arial"/>
          <w:sz w:val="24"/>
          <w:szCs w:val="24"/>
        </w:rPr>
        <w:t xml:space="preserve"> (2005). </w:t>
      </w:r>
      <w:r w:rsidRPr="00D86C3C">
        <w:rPr>
          <w:rFonts w:ascii="Arial" w:hAnsi="Arial" w:cs="Arial"/>
          <w:i/>
          <w:sz w:val="24"/>
          <w:szCs w:val="24"/>
        </w:rPr>
        <w:t>Advances in Control, Communication Networks, and Transportation Systems</w:t>
      </w:r>
      <w:r>
        <w:rPr>
          <w:rFonts w:ascii="Arial" w:hAnsi="Arial" w:cs="Arial"/>
          <w:sz w:val="24"/>
          <w:szCs w:val="24"/>
        </w:rPr>
        <w:t xml:space="preserve">. </w:t>
      </w:r>
      <w:r w:rsidRPr="00D86C3C">
        <w:rPr>
          <w:rFonts w:ascii="Arial" w:hAnsi="Arial" w:cs="Arial"/>
          <w:sz w:val="24"/>
          <w:szCs w:val="24"/>
        </w:rPr>
        <w:t>Birkhäuser Basel</w:t>
      </w:r>
      <w:r>
        <w:rPr>
          <w:rFonts w:ascii="Arial" w:hAnsi="Arial" w:cs="Arial"/>
          <w:sz w:val="24"/>
          <w:szCs w:val="24"/>
        </w:rPr>
        <w:t xml:space="preserve"> Springer</w:t>
      </w:r>
    </w:p>
    <w:p w14:paraId="574599D4" w14:textId="77777777" w:rsidR="0086007B" w:rsidRDefault="0086007B" w:rsidP="003F7C49">
      <w:pPr>
        <w:jc w:val="both"/>
        <w:rPr>
          <w:rFonts w:ascii="Arial" w:hAnsi="Arial" w:cs="Arial"/>
          <w:sz w:val="24"/>
          <w:szCs w:val="24"/>
        </w:rPr>
      </w:pPr>
      <w:r>
        <w:rPr>
          <w:rFonts w:ascii="Arial" w:hAnsi="Arial" w:cs="Arial"/>
          <w:sz w:val="24"/>
          <w:szCs w:val="24"/>
        </w:rPr>
        <w:lastRenderedPageBreak/>
        <w:t xml:space="preserve">Acuña Vigil, P., </w:t>
      </w:r>
      <w:r w:rsidR="003F7C49">
        <w:rPr>
          <w:rFonts w:ascii="Arial" w:hAnsi="Arial" w:cs="Arial"/>
          <w:sz w:val="24"/>
          <w:szCs w:val="24"/>
        </w:rPr>
        <w:t xml:space="preserve">(2005). </w:t>
      </w:r>
      <w:r w:rsidR="003F7C49" w:rsidRPr="003F7C49">
        <w:rPr>
          <w:rFonts w:ascii="Arial" w:hAnsi="Arial" w:cs="Arial"/>
          <w:i/>
          <w:sz w:val="24"/>
          <w:szCs w:val="24"/>
        </w:rPr>
        <w:t>Análisis formal del espacio urbano</w:t>
      </w:r>
      <w:r w:rsidR="003F7C49">
        <w:rPr>
          <w:rFonts w:ascii="Arial" w:hAnsi="Arial" w:cs="Arial"/>
          <w:sz w:val="24"/>
          <w:szCs w:val="24"/>
        </w:rPr>
        <w:t xml:space="preserve">. </w:t>
      </w:r>
      <w:r w:rsidR="003F7C49" w:rsidRPr="003F7C49">
        <w:rPr>
          <w:rFonts w:ascii="Arial" w:hAnsi="Arial" w:cs="Arial"/>
          <w:sz w:val="24"/>
          <w:szCs w:val="24"/>
        </w:rPr>
        <w:t>Aspectos Teóricos</w:t>
      </w:r>
      <w:r w:rsidR="003F7C49">
        <w:rPr>
          <w:rFonts w:ascii="Arial" w:hAnsi="Arial" w:cs="Arial"/>
          <w:sz w:val="24"/>
          <w:szCs w:val="24"/>
        </w:rPr>
        <w:t xml:space="preserve">. </w:t>
      </w:r>
      <w:r w:rsidR="003F7C49" w:rsidRPr="003F7C49">
        <w:rPr>
          <w:rFonts w:ascii="Arial" w:hAnsi="Arial" w:cs="Arial"/>
          <w:sz w:val="24"/>
          <w:szCs w:val="24"/>
        </w:rPr>
        <w:t>Instituto de Investigación de la Facultad de Arquitectura Urbanismo y Artes</w:t>
      </w:r>
      <w:r w:rsidR="003F7C49">
        <w:rPr>
          <w:rFonts w:ascii="Arial" w:hAnsi="Arial" w:cs="Arial"/>
          <w:sz w:val="24"/>
          <w:szCs w:val="24"/>
        </w:rPr>
        <w:t xml:space="preserve">. </w:t>
      </w:r>
      <w:r w:rsidR="003F7C49" w:rsidRPr="003F7C49">
        <w:rPr>
          <w:rFonts w:ascii="Arial" w:hAnsi="Arial" w:cs="Arial"/>
          <w:sz w:val="24"/>
          <w:szCs w:val="24"/>
        </w:rPr>
        <w:t>Lima</w:t>
      </w:r>
    </w:p>
    <w:p w14:paraId="242B3C06" w14:textId="77777777" w:rsidR="006C4C84" w:rsidRDefault="006C4C84" w:rsidP="003F7C49">
      <w:pPr>
        <w:jc w:val="both"/>
        <w:rPr>
          <w:rFonts w:ascii="Arial" w:hAnsi="Arial" w:cs="Arial"/>
          <w:sz w:val="24"/>
          <w:szCs w:val="24"/>
        </w:rPr>
      </w:pPr>
      <w:r w:rsidRPr="006C4C84">
        <w:rPr>
          <w:rFonts w:ascii="Arial" w:hAnsi="Arial" w:cs="Arial"/>
          <w:sz w:val="24"/>
          <w:szCs w:val="24"/>
        </w:rPr>
        <w:t xml:space="preserve">Acheson, P., Dagli, C., &amp; Kilicay-Ergin, N. (2013). </w:t>
      </w:r>
      <w:r w:rsidRPr="006C4C84">
        <w:rPr>
          <w:rFonts w:ascii="Arial" w:hAnsi="Arial" w:cs="Arial"/>
          <w:i/>
          <w:sz w:val="24"/>
          <w:szCs w:val="24"/>
        </w:rPr>
        <w:t>Fuzzy Decision Analysis in Negotiation between the System of Systems Agent and the System Agent</w:t>
      </w:r>
      <w:r w:rsidRPr="006C4C84">
        <w:rPr>
          <w:rFonts w:ascii="Arial" w:hAnsi="Arial" w:cs="Arial"/>
          <w:sz w:val="24"/>
          <w:szCs w:val="24"/>
        </w:rPr>
        <w:t xml:space="preserve"> in an Agent Based Model. International Journal of Soft Computing and Software Engineering [JSCSE].</w:t>
      </w:r>
    </w:p>
    <w:p w14:paraId="29AA7C23" w14:textId="77777777" w:rsidR="00486A7C" w:rsidRDefault="00B42D80" w:rsidP="003F7C49">
      <w:pPr>
        <w:jc w:val="both"/>
        <w:rPr>
          <w:rFonts w:ascii="Arial" w:hAnsi="Arial" w:cs="Arial"/>
          <w:sz w:val="24"/>
          <w:szCs w:val="24"/>
        </w:rPr>
      </w:pPr>
      <w:r w:rsidRPr="00B42D80">
        <w:rPr>
          <w:rFonts w:ascii="Arial" w:hAnsi="Arial" w:cs="Arial"/>
          <w:sz w:val="24"/>
          <w:szCs w:val="24"/>
        </w:rPr>
        <w:t xml:space="preserve">Adamatzky, A. (Ed.). (2010). </w:t>
      </w:r>
      <w:r w:rsidRPr="00A7654D">
        <w:rPr>
          <w:rFonts w:ascii="Arial" w:hAnsi="Arial" w:cs="Arial"/>
          <w:i/>
          <w:sz w:val="24"/>
          <w:szCs w:val="24"/>
        </w:rPr>
        <w:t>Game of life cellular automata</w:t>
      </w:r>
      <w:r w:rsidR="00F812ED">
        <w:rPr>
          <w:rFonts w:ascii="Arial" w:hAnsi="Arial" w:cs="Arial"/>
          <w:sz w:val="24"/>
          <w:szCs w:val="24"/>
        </w:rPr>
        <w:t>.</w:t>
      </w:r>
      <w:r w:rsidRPr="00B42D80">
        <w:rPr>
          <w:rFonts w:ascii="Arial" w:hAnsi="Arial" w:cs="Arial"/>
          <w:sz w:val="24"/>
          <w:szCs w:val="24"/>
        </w:rPr>
        <w:t xml:space="preserve"> Springer.</w:t>
      </w:r>
    </w:p>
    <w:p w14:paraId="0C6908E9" w14:textId="77777777" w:rsidR="00325DB9" w:rsidRDefault="00325DB9" w:rsidP="003F7C49">
      <w:pPr>
        <w:jc w:val="both"/>
        <w:rPr>
          <w:rFonts w:ascii="Arial" w:hAnsi="Arial" w:cs="Arial"/>
          <w:sz w:val="24"/>
          <w:szCs w:val="24"/>
        </w:rPr>
      </w:pPr>
      <w:r w:rsidRPr="00325DB9">
        <w:rPr>
          <w:rFonts w:ascii="Arial" w:hAnsi="Arial" w:cs="Arial"/>
          <w:sz w:val="24"/>
          <w:szCs w:val="24"/>
        </w:rPr>
        <w:t xml:space="preserve">Adamczyk, M., Betliński, P., &amp; Gora, P. (2010). </w:t>
      </w:r>
      <w:r w:rsidRPr="00A7654D">
        <w:rPr>
          <w:rFonts w:ascii="Arial" w:hAnsi="Arial" w:cs="Arial"/>
          <w:i/>
          <w:sz w:val="24"/>
          <w:szCs w:val="24"/>
        </w:rPr>
        <w:t>Combined Bayesian Networks and Rough-Granular Approaches for Discovery of Process Models Based on Vehicular Traffic Simulation</w:t>
      </w:r>
      <w:r w:rsidRPr="00325DB9">
        <w:rPr>
          <w:rFonts w:ascii="Arial" w:hAnsi="Arial" w:cs="Arial"/>
          <w:sz w:val="24"/>
          <w:szCs w:val="24"/>
        </w:rPr>
        <w:t>. In Information Processing and Management of Uncertainty in Knowledge-Based Systems. Theory and Methods (pp. 278-287). Springer Berlin Heidelberg.</w:t>
      </w:r>
    </w:p>
    <w:p w14:paraId="34877CFB" w14:textId="77777777" w:rsidR="006D5018" w:rsidRDefault="006D5018" w:rsidP="00921FC9">
      <w:pPr>
        <w:jc w:val="both"/>
        <w:rPr>
          <w:rFonts w:ascii="Arial" w:hAnsi="Arial" w:cs="Arial"/>
          <w:sz w:val="24"/>
          <w:szCs w:val="24"/>
        </w:rPr>
      </w:pPr>
      <w:r>
        <w:rPr>
          <w:rFonts w:ascii="Arial" w:hAnsi="Arial" w:cs="Arial"/>
          <w:sz w:val="24"/>
          <w:szCs w:val="24"/>
        </w:rPr>
        <w:t xml:space="preserve">Agencia Internacional de la Energía (2005). </w:t>
      </w:r>
      <w:r w:rsidRPr="006D5018">
        <w:rPr>
          <w:rFonts w:ascii="Arial" w:hAnsi="Arial" w:cs="Arial"/>
          <w:i/>
          <w:sz w:val="24"/>
          <w:szCs w:val="24"/>
        </w:rPr>
        <w:t>Sistemas de Autobuses Para El Futuro: El Logro de Un Transporte Sostenible en El Mundo</w:t>
      </w:r>
      <w:r>
        <w:rPr>
          <w:rFonts w:ascii="Arial" w:hAnsi="Arial" w:cs="Arial"/>
          <w:sz w:val="24"/>
          <w:szCs w:val="24"/>
        </w:rPr>
        <w:t>. AIE</w:t>
      </w:r>
      <w:r w:rsidR="008C59C1">
        <w:rPr>
          <w:rFonts w:ascii="Arial" w:hAnsi="Arial" w:cs="Arial"/>
          <w:sz w:val="24"/>
          <w:szCs w:val="24"/>
        </w:rPr>
        <w:t>.</w:t>
      </w:r>
    </w:p>
    <w:p w14:paraId="4CD274B6" w14:textId="77777777" w:rsidR="00E247CB" w:rsidRDefault="00E247CB" w:rsidP="00921FC9">
      <w:pPr>
        <w:jc w:val="both"/>
        <w:rPr>
          <w:rFonts w:ascii="Arial" w:hAnsi="Arial" w:cs="Arial"/>
          <w:sz w:val="24"/>
          <w:szCs w:val="24"/>
        </w:rPr>
      </w:pPr>
      <w:r w:rsidRPr="00E247CB">
        <w:rPr>
          <w:rFonts w:ascii="Arial" w:hAnsi="Arial" w:cs="Arial"/>
          <w:sz w:val="24"/>
          <w:szCs w:val="24"/>
        </w:rPr>
        <w:t xml:space="preserve">Agbolosu-Amison, S. J., Yun, I., &amp; Park, B. B. (2012). </w:t>
      </w:r>
      <w:r w:rsidRPr="00E247CB">
        <w:rPr>
          <w:rFonts w:ascii="Arial" w:hAnsi="Arial" w:cs="Arial"/>
          <w:i/>
          <w:sz w:val="24"/>
          <w:szCs w:val="24"/>
        </w:rPr>
        <w:t>Quantifying benefits of a dynamic gap-out feature at an actuated traffic signalized intersection under cooperative vehicle infrastructure system</w:t>
      </w:r>
      <w:r w:rsidRPr="00E247CB">
        <w:rPr>
          <w:rFonts w:ascii="Arial" w:hAnsi="Arial" w:cs="Arial"/>
          <w:sz w:val="24"/>
          <w:szCs w:val="24"/>
        </w:rPr>
        <w:t>. KSCE Journal of Civil Engineering, 16(3), 433-440.</w:t>
      </w:r>
    </w:p>
    <w:p w14:paraId="40D4478E" w14:textId="77777777" w:rsidR="00D94535" w:rsidRDefault="00D94535" w:rsidP="00921FC9">
      <w:pPr>
        <w:jc w:val="both"/>
        <w:rPr>
          <w:rFonts w:ascii="Arial" w:hAnsi="Arial" w:cs="Arial"/>
          <w:sz w:val="24"/>
          <w:szCs w:val="24"/>
        </w:rPr>
      </w:pPr>
      <w:r w:rsidRPr="00D94535">
        <w:rPr>
          <w:rFonts w:ascii="Arial" w:hAnsi="Arial" w:cs="Arial"/>
          <w:sz w:val="24"/>
          <w:szCs w:val="24"/>
        </w:rPr>
        <w:t xml:space="preserve">Ahmed, K. I. (1999). </w:t>
      </w:r>
      <w:r w:rsidRPr="00D94535">
        <w:rPr>
          <w:rFonts w:ascii="Arial" w:hAnsi="Arial" w:cs="Arial"/>
          <w:i/>
          <w:sz w:val="24"/>
          <w:szCs w:val="24"/>
        </w:rPr>
        <w:t>Modeling drivers' acceleration and lane changing behavior</w:t>
      </w:r>
      <w:r w:rsidRPr="00D94535">
        <w:rPr>
          <w:rFonts w:ascii="Arial" w:hAnsi="Arial" w:cs="Arial"/>
          <w:sz w:val="24"/>
          <w:szCs w:val="24"/>
        </w:rPr>
        <w:t xml:space="preserve"> (Doctoral dissertation, Massachusetts Institute of Technology).</w:t>
      </w:r>
    </w:p>
    <w:p w14:paraId="2AC9D978" w14:textId="77777777" w:rsidR="00D32803" w:rsidRDefault="00D32803" w:rsidP="00D32803">
      <w:pPr>
        <w:jc w:val="both"/>
        <w:rPr>
          <w:rFonts w:ascii="Arial" w:hAnsi="Arial" w:cs="Arial"/>
          <w:sz w:val="24"/>
          <w:szCs w:val="24"/>
        </w:rPr>
      </w:pPr>
      <w:r w:rsidRPr="00D32803">
        <w:rPr>
          <w:rFonts w:ascii="Arial" w:hAnsi="Arial" w:cs="Arial"/>
          <w:sz w:val="24"/>
          <w:szCs w:val="24"/>
        </w:rPr>
        <w:t xml:space="preserve">Albeverio, S., Andrey, D., Giordano, P., &amp; Vancheri, A. (2008). </w:t>
      </w:r>
      <w:r w:rsidRPr="00D32803">
        <w:rPr>
          <w:rFonts w:ascii="Arial" w:hAnsi="Arial" w:cs="Arial"/>
          <w:i/>
          <w:sz w:val="24"/>
          <w:szCs w:val="24"/>
        </w:rPr>
        <w:t>The dynamics of complex urban systems</w:t>
      </w:r>
      <w:r w:rsidRPr="00D32803">
        <w:rPr>
          <w:rFonts w:ascii="Arial" w:hAnsi="Arial" w:cs="Arial"/>
          <w:sz w:val="24"/>
          <w:szCs w:val="24"/>
        </w:rPr>
        <w:t>. An Interdisciplinary Approach</w:t>
      </w:r>
      <w:r>
        <w:rPr>
          <w:rFonts w:ascii="Arial" w:hAnsi="Arial" w:cs="Arial"/>
          <w:sz w:val="24"/>
          <w:szCs w:val="24"/>
        </w:rPr>
        <w:t>.</w:t>
      </w:r>
      <w:r w:rsidRPr="00D32803">
        <w:rPr>
          <w:rFonts w:ascii="Arial" w:hAnsi="Arial" w:cs="Arial"/>
          <w:sz w:val="24"/>
          <w:szCs w:val="24"/>
        </w:rPr>
        <w:t xml:space="preserve"> Physica-Verlag</w:t>
      </w:r>
      <w:r>
        <w:rPr>
          <w:rFonts w:ascii="Arial" w:hAnsi="Arial" w:cs="Arial"/>
          <w:sz w:val="24"/>
          <w:szCs w:val="24"/>
        </w:rPr>
        <w:t xml:space="preserve">. </w:t>
      </w:r>
      <w:r w:rsidRPr="00D32803">
        <w:rPr>
          <w:rFonts w:ascii="Arial" w:hAnsi="Arial" w:cs="Arial"/>
          <w:sz w:val="24"/>
          <w:szCs w:val="24"/>
        </w:rPr>
        <w:t>A Springer Company</w:t>
      </w:r>
      <w:r w:rsidR="00B8442F">
        <w:rPr>
          <w:rFonts w:ascii="Arial" w:hAnsi="Arial" w:cs="Arial"/>
          <w:sz w:val="24"/>
          <w:szCs w:val="24"/>
        </w:rPr>
        <w:t>.</w:t>
      </w:r>
    </w:p>
    <w:p w14:paraId="1CA8A3FE" w14:textId="77777777" w:rsidR="00766528" w:rsidRDefault="00766528" w:rsidP="00D32803">
      <w:pPr>
        <w:jc w:val="both"/>
        <w:rPr>
          <w:rFonts w:ascii="Arial" w:hAnsi="Arial" w:cs="Arial"/>
          <w:sz w:val="24"/>
          <w:szCs w:val="24"/>
        </w:rPr>
      </w:pPr>
      <w:r w:rsidRPr="00766528">
        <w:rPr>
          <w:rFonts w:ascii="Arial" w:hAnsi="Arial" w:cs="Arial"/>
          <w:sz w:val="24"/>
          <w:szCs w:val="24"/>
        </w:rPr>
        <w:t>Alcântara Vasconcellos</w:t>
      </w:r>
      <w:r>
        <w:rPr>
          <w:rFonts w:ascii="Arial" w:hAnsi="Arial" w:cs="Arial"/>
          <w:sz w:val="24"/>
          <w:szCs w:val="24"/>
        </w:rPr>
        <w:t xml:space="preserve">, E. (2010). </w:t>
      </w:r>
      <w:r w:rsidRPr="00766528">
        <w:rPr>
          <w:rFonts w:ascii="Arial" w:hAnsi="Arial" w:cs="Arial"/>
          <w:i/>
          <w:sz w:val="24"/>
          <w:szCs w:val="24"/>
        </w:rPr>
        <w:t>Análisis de la movilidad urbana. Espacio, medio ambiente y equidad.</w:t>
      </w:r>
      <w:r w:rsidRPr="00766528">
        <w:rPr>
          <w:rFonts w:ascii="Arial" w:hAnsi="Arial" w:cs="Arial"/>
          <w:sz w:val="24"/>
          <w:szCs w:val="24"/>
        </w:rPr>
        <w:t xml:space="preserve"> Centro Andino de Fomento CAF, Bogotá.</w:t>
      </w:r>
    </w:p>
    <w:p w14:paraId="0CA8011F" w14:textId="77777777" w:rsidR="00C16F7E" w:rsidRDefault="00C16F7E" w:rsidP="00D32803">
      <w:pPr>
        <w:jc w:val="both"/>
        <w:rPr>
          <w:rFonts w:ascii="Arial" w:hAnsi="Arial" w:cs="Arial"/>
          <w:sz w:val="24"/>
          <w:szCs w:val="24"/>
        </w:rPr>
      </w:pPr>
      <w:r w:rsidRPr="00C16F7E">
        <w:rPr>
          <w:rFonts w:ascii="Arial" w:hAnsi="Arial" w:cs="Arial"/>
          <w:sz w:val="24"/>
          <w:szCs w:val="24"/>
        </w:rPr>
        <w:t>Allsop, R., Coeymans, J. (1985</w:t>
      </w:r>
      <w:r w:rsidRPr="00C176B5">
        <w:rPr>
          <w:rFonts w:ascii="Arial" w:hAnsi="Arial" w:cs="Arial"/>
          <w:i/>
          <w:sz w:val="24"/>
          <w:szCs w:val="24"/>
        </w:rPr>
        <w:t>). La gestión de tráfico: de la intuición a la simulación</w:t>
      </w:r>
      <w:r w:rsidRPr="00C16F7E">
        <w:rPr>
          <w:rFonts w:ascii="Arial" w:hAnsi="Arial" w:cs="Arial"/>
          <w:sz w:val="24"/>
          <w:szCs w:val="24"/>
        </w:rPr>
        <w:t xml:space="preserve"> [versión electrónica]. Eure, 12 (33), 33-48.</w:t>
      </w:r>
    </w:p>
    <w:p w14:paraId="243FBE6E" w14:textId="77777777" w:rsidR="006B7B21" w:rsidRDefault="006B7B21" w:rsidP="00D32803">
      <w:pPr>
        <w:jc w:val="both"/>
        <w:rPr>
          <w:rFonts w:ascii="Arial" w:hAnsi="Arial" w:cs="Arial"/>
          <w:sz w:val="24"/>
          <w:szCs w:val="24"/>
        </w:rPr>
      </w:pPr>
      <w:r w:rsidRPr="006B7B21">
        <w:rPr>
          <w:rFonts w:ascii="Arial" w:hAnsi="Arial" w:cs="Arial"/>
          <w:sz w:val="24"/>
          <w:szCs w:val="24"/>
        </w:rPr>
        <w:t xml:space="preserve">Almeida, J. E., Kokkinogenis, Z., &amp; Rossetti, R. J. (2012, June). </w:t>
      </w:r>
      <w:r w:rsidRPr="006B7B21">
        <w:rPr>
          <w:rFonts w:ascii="Arial" w:hAnsi="Arial" w:cs="Arial"/>
          <w:i/>
          <w:sz w:val="24"/>
          <w:szCs w:val="24"/>
        </w:rPr>
        <w:t xml:space="preserve"> implementation of an evacuation scenario</w:t>
      </w:r>
      <w:r w:rsidRPr="006B7B21">
        <w:rPr>
          <w:rFonts w:ascii="Arial" w:hAnsi="Arial" w:cs="Arial"/>
          <w:sz w:val="24"/>
          <w:szCs w:val="24"/>
        </w:rPr>
        <w:t>. In Information Systems and Technologies (CISTI), 2012 7th Iberian Conference on (pp. 1-4). IEEE.</w:t>
      </w:r>
    </w:p>
    <w:p w14:paraId="3C795655" w14:textId="77777777" w:rsidR="00B8442F" w:rsidRDefault="00B8442F" w:rsidP="00D32803">
      <w:pPr>
        <w:jc w:val="both"/>
        <w:rPr>
          <w:rFonts w:ascii="Arial" w:hAnsi="Arial" w:cs="Arial"/>
          <w:sz w:val="24"/>
          <w:szCs w:val="24"/>
        </w:rPr>
      </w:pPr>
      <w:r w:rsidRPr="00B8442F">
        <w:rPr>
          <w:rFonts w:ascii="Arial" w:hAnsi="Arial" w:cs="Arial"/>
          <w:sz w:val="24"/>
          <w:szCs w:val="24"/>
        </w:rPr>
        <w:t xml:space="preserve">Altrock, U., &amp; Schoon, S. (2014). </w:t>
      </w:r>
      <w:r w:rsidRPr="00B8442F">
        <w:rPr>
          <w:rFonts w:ascii="Arial" w:hAnsi="Arial" w:cs="Arial"/>
          <w:i/>
          <w:sz w:val="24"/>
          <w:szCs w:val="24"/>
        </w:rPr>
        <w:t>Maturing Megacities The Pearl River Delta in Progressive Transformation</w:t>
      </w:r>
      <w:r w:rsidRPr="00B8442F">
        <w:rPr>
          <w:rFonts w:ascii="Arial" w:hAnsi="Arial" w:cs="Arial"/>
          <w:sz w:val="24"/>
          <w:szCs w:val="24"/>
        </w:rPr>
        <w:t>. Springer Netherlands.</w:t>
      </w:r>
    </w:p>
    <w:p w14:paraId="15F1C297" w14:textId="77777777" w:rsidR="00A22073" w:rsidRDefault="00A22073" w:rsidP="00D32803">
      <w:pPr>
        <w:jc w:val="both"/>
        <w:rPr>
          <w:rFonts w:ascii="Arial" w:hAnsi="Arial" w:cs="Arial"/>
          <w:sz w:val="24"/>
          <w:szCs w:val="24"/>
        </w:rPr>
      </w:pPr>
      <w:r>
        <w:rPr>
          <w:rFonts w:ascii="Arial" w:hAnsi="Arial" w:cs="Arial"/>
          <w:sz w:val="24"/>
          <w:szCs w:val="24"/>
        </w:rPr>
        <w:lastRenderedPageBreak/>
        <w:t xml:space="preserve">Álvarez Enríquez, Lucia. (2011) </w:t>
      </w:r>
      <w:r w:rsidRPr="00A22073">
        <w:rPr>
          <w:rFonts w:ascii="Arial" w:hAnsi="Arial" w:cs="Arial"/>
          <w:i/>
          <w:sz w:val="24"/>
          <w:szCs w:val="24"/>
        </w:rPr>
        <w:t>Pueblos Urbanos. Identidad, ciudadanía y territorio en la ciudad de México</w:t>
      </w:r>
      <w:r>
        <w:rPr>
          <w:rFonts w:ascii="Arial" w:hAnsi="Arial" w:cs="Arial"/>
          <w:sz w:val="24"/>
          <w:szCs w:val="24"/>
        </w:rPr>
        <w:t xml:space="preserve">. </w:t>
      </w:r>
      <w:r w:rsidR="00BD7633">
        <w:rPr>
          <w:rFonts w:ascii="Arial" w:hAnsi="Arial" w:cs="Arial"/>
          <w:sz w:val="24"/>
          <w:szCs w:val="24"/>
        </w:rPr>
        <w:t>UNAM CEIICH PORRÚA.</w:t>
      </w:r>
    </w:p>
    <w:p w14:paraId="76C2C7CF" w14:textId="77777777" w:rsidR="008F56B5" w:rsidRDefault="008F56B5" w:rsidP="00D32803">
      <w:pPr>
        <w:jc w:val="both"/>
        <w:rPr>
          <w:rFonts w:ascii="Arial" w:hAnsi="Arial" w:cs="Arial"/>
          <w:sz w:val="24"/>
          <w:szCs w:val="24"/>
        </w:rPr>
      </w:pPr>
      <w:r w:rsidRPr="008F56B5">
        <w:rPr>
          <w:rFonts w:ascii="Arial" w:hAnsi="Arial" w:cs="Arial"/>
          <w:sz w:val="24"/>
          <w:szCs w:val="24"/>
        </w:rPr>
        <w:t>Alvarez-Icaza, L., Munoz, L., Sun, X., &amp; Horowitz, R.</w:t>
      </w:r>
      <w:r w:rsidR="00580393">
        <w:rPr>
          <w:rFonts w:ascii="Arial" w:hAnsi="Arial" w:cs="Arial"/>
          <w:sz w:val="24"/>
          <w:szCs w:val="24"/>
        </w:rPr>
        <w:t xml:space="preserve"> (2004</w:t>
      </w:r>
      <w:r w:rsidRPr="008F56B5">
        <w:rPr>
          <w:rFonts w:ascii="Arial" w:hAnsi="Arial" w:cs="Arial"/>
          <w:sz w:val="24"/>
          <w:szCs w:val="24"/>
        </w:rPr>
        <w:t xml:space="preserve">). </w:t>
      </w:r>
      <w:r w:rsidRPr="008F56B5">
        <w:rPr>
          <w:rFonts w:ascii="Arial" w:hAnsi="Arial" w:cs="Arial"/>
          <w:i/>
          <w:sz w:val="24"/>
          <w:szCs w:val="24"/>
        </w:rPr>
        <w:t>Adaptive observer for traffic density estimation</w:t>
      </w:r>
      <w:r w:rsidRPr="008F56B5">
        <w:rPr>
          <w:rFonts w:ascii="Arial" w:hAnsi="Arial" w:cs="Arial"/>
          <w:sz w:val="24"/>
          <w:szCs w:val="24"/>
        </w:rPr>
        <w:t>. In American Control Conference, 2004. Proceedings of the 2004 (Vol. 3, pp. 2705-2710). IEEE.</w:t>
      </w:r>
    </w:p>
    <w:p w14:paraId="29784FCE" w14:textId="77777777" w:rsidR="00746B8C" w:rsidRDefault="00746B8C" w:rsidP="00D32803">
      <w:pPr>
        <w:jc w:val="both"/>
        <w:rPr>
          <w:rFonts w:ascii="Arial" w:hAnsi="Arial" w:cs="Arial"/>
          <w:sz w:val="24"/>
          <w:szCs w:val="24"/>
        </w:rPr>
      </w:pPr>
      <w:r w:rsidRPr="00746B8C">
        <w:rPr>
          <w:rFonts w:ascii="Arial" w:hAnsi="Arial" w:cs="Arial"/>
          <w:sz w:val="24"/>
          <w:szCs w:val="24"/>
        </w:rPr>
        <w:t xml:space="preserve">Alvear, S., &amp; Rodríguez, P. (2006). </w:t>
      </w:r>
      <w:r w:rsidRPr="00746B8C">
        <w:rPr>
          <w:rFonts w:ascii="Arial" w:hAnsi="Arial" w:cs="Arial"/>
          <w:i/>
          <w:sz w:val="24"/>
          <w:szCs w:val="24"/>
        </w:rPr>
        <w:t>Estimación del Costo por Kilómetro y de los Márgenes de una Empresa de Transporte de Carga, Industria Agrícola, Región del Maule, Chile</w:t>
      </w:r>
      <w:r w:rsidRPr="00746B8C">
        <w:rPr>
          <w:rFonts w:ascii="Arial" w:hAnsi="Arial" w:cs="Arial"/>
          <w:sz w:val="24"/>
          <w:szCs w:val="24"/>
        </w:rPr>
        <w:t>. Panorama Socioeconómico, 24(32), 48-57.</w:t>
      </w:r>
    </w:p>
    <w:p w14:paraId="079A5234" w14:textId="77777777" w:rsidR="00F17CF9" w:rsidRDefault="00F17CF9" w:rsidP="00F17CF9">
      <w:pPr>
        <w:jc w:val="both"/>
        <w:rPr>
          <w:rFonts w:ascii="Arial" w:hAnsi="Arial" w:cs="Arial"/>
          <w:sz w:val="24"/>
          <w:szCs w:val="24"/>
        </w:rPr>
      </w:pPr>
      <w:r w:rsidRPr="00175C2A">
        <w:rPr>
          <w:rFonts w:ascii="Arial" w:hAnsi="Arial" w:cs="Arial"/>
          <w:sz w:val="24"/>
          <w:szCs w:val="24"/>
        </w:rPr>
        <w:t xml:space="preserve">Ana, M., Yrigoyen, C. C., &amp; Álvarez, M. N. </w:t>
      </w:r>
      <w:r w:rsidRPr="00175C2A">
        <w:rPr>
          <w:rFonts w:ascii="Arial" w:hAnsi="Arial" w:cs="Arial"/>
          <w:i/>
          <w:sz w:val="24"/>
          <w:szCs w:val="24"/>
        </w:rPr>
        <w:t>Auditoría urbana: indicadores y tipología de las ciudades europeas</w:t>
      </w:r>
      <w:r w:rsidRPr="00175C2A">
        <w:rPr>
          <w:rFonts w:ascii="Arial" w:hAnsi="Arial" w:cs="Arial"/>
          <w:sz w:val="24"/>
          <w:szCs w:val="24"/>
        </w:rPr>
        <w:t>.</w:t>
      </w:r>
      <w:r>
        <w:rPr>
          <w:rFonts w:ascii="Arial" w:hAnsi="Arial" w:cs="Arial"/>
          <w:sz w:val="24"/>
          <w:szCs w:val="24"/>
        </w:rPr>
        <w:t xml:space="preserve"> </w:t>
      </w:r>
      <w:r w:rsidRPr="00175C2A">
        <w:rPr>
          <w:rFonts w:ascii="Arial" w:hAnsi="Arial" w:cs="Arial"/>
          <w:sz w:val="24"/>
          <w:szCs w:val="24"/>
        </w:rPr>
        <w:t>Urban Audit, Europa</w:t>
      </w:r>
      <w:r>
        <w:rPr>
          <w:rFonts w:ascii="Arial" w:hAnsi="Arial" w:cs="Arial"/>
          <w:sz w:val="24"/>
          <w:szCs w:val="24"/>
        </w:rPr>
        <w:t>.</w:t>
      </w:r>
    </w:p>
    <w:p w14:paraId="4650497D" w14:textId="77777777" w:rsidR="00F7246C" w:rsidRDefault="00F7246C" w:rsidP="00F17CF9">
      <w:pPr>
        <w:jc w:val="both"/>
        <w:rPr>
          <w:rFonts w:ascii="Arial" w:hAnsi="Arial" w:cs="Arial"/>
          <w:sz w:val="24"/>
          <w:szCs w:val="24"/>
        </w:rPr>
      </w:pPr>
      <w:r>
        <w:rPr>
          <w:rFonts w:ascii="Arial" w:hAnsi="Arial" w:cs="Arial"/>
          <w:sz w:val="24"/>
          <w:szCs w:val="24"/>
        </w:rPr>
        <w:t>Antún, J. P. (2013</w:t>
      </w:r>
      <w:r w:rsidRPr="00F7246C">
        <w:rPr>
          <w:rFonts w:ascii="Arial" w:hAnsi="Arial" w:cs="Arial"/>
          <w:sz w:val="24"/>
          <w:szCs w:val="24"/>
        </w:rPr>
        <w:t xml:space="preserve">). </w:t>
      </w:r>
      <w:r w:rsidRPr="00F7246C">
        <w:rPr>
          <w:rFonts w:ascii="Arial" w:hAnsi="Arial" w:cs="Arial"/>
          <w:i/>
          <w:sz w:val="24"/>
          <w:szCs w:val="24"/>
        </w:rPr>
        <w:t>Distribución urbana de mercancías</w:t>
      </w:r>
      <w:r w:rsidRPr="00F7246C">
        <w:rPr>
          <w:rFonts w:ascii="Arial" w:hAnsi="Arial" w:cs="Arial"/>
          <w:sz w:val="24"/>
          <w:szCs w:val="24"/>
        </w:rPr>
        <w:t>. SD/</w:t>
      </w:r>
      <w:r>
        <w:rPr>
          <w:rFonts w:ascii="Arial" w:hAnsi="Arial" w:cs="Arial"/>
          <w:sz w:val="24"/>
          <w:szCs w:val="24"/>
        </w:rPr>
        <w:t>56</w:t>
      </w:r>
      <w:r w:rsidRPr="00F7246C">
        <w:rPr>
          <w:rFonts w:ascii="Arial" w:hAnsi="Arial" w:cs="Arial"/>
          <w:sz w:val="24"/>
          <w:szCs w:val="24"/>
        </w:rPr>
        <w:t>, Instituto de Ingeniería, UNAM, México DF.</w:t>
      </w:r>
    </w:p>
    <w:p w14:paraId="11202DE2" w14:textId="77777777" w:rsidR="00564AFB" w:rsidRDefault="00564AFB" w:rsidP="00F17CF9">
      <w:pPr>
        <w:jc w:val="both"/>
        <w:rPr>
          <w:rFonts w:ascii="Arial" w:hAnsi="Arial" w:cs="Arial"/>
          <w:sz w:val="24"/>
          <w:szCs w:val="24"/>
        </w:rPr>
      </w:pPr>
      <w:r>
        <w:rPr>
          <w:rFonts w:ascii="Arial" w:hAnsi="Arial" w:cs="Arial"/>
          <w:sz w:val="24"/>
          <w:szCs w:val="24"/>
        </w:rPr>
        <w:t>Antún, J. P.</w:t>
      </w:r>
      <w:r w:rsidR="00F7246C">
        <w:rPr>
          <w:rFonts w:ascii="Arial" w:hAnsi="Arial" w:cs="Arial"/>
          <w:sz w:val="24"/>
          <w:szCs w:val="24"/>
        </w:rPr>
        <w:t xml:space="preserve"> Lozano, A. Hernández, J. C. Hernández, R.</w:t>
      </w:r>
      <w:r>
        <w:rPr>
          <w:rFonts w:ascii="Arial" w:hAnsi="Arial" w:cs="Arial"/>
          <w:sz w:val="24"/>
          <w:szCs w:val="24"/>
        </w:rPr>
        <w:t xml:space="preserve"> (2005). </w:t>
      </w:r>
      <w:r w:rsidRPr="00564AFB">
        <w:rPr>
          <w:rFonts w:ascii="Arial" w:hAnsi="Arial" w:cs="Arial"/>
          <w:i/>
          <w:sz w:val="24"/>
          <w:szCs w:val="24"/>
        </w:rPr>
        <w:t>Logística de distribución física a minoristas</w:t>
      </w:r>
      <w:r>
        <w:rPr>
          <w:rFonts w:ascii="Arial" w:hAnsi="Arial" w:cs="Arial"/>
          <w:sz w:val="24"/>
          <w:szCs w:val="24"/>
        </w:rPr>
        <w:t>. SD/47</w:t>
      </w:r>
      <w:r w:rsidRPr="00564AFB">
        <w:rPr>
          <w:rFonts w:ascii="Arial" w:hAnsi="Arial" w:cs="Arial"/>
          <w:sz w:val="24"/>
          <w:szCs w:val="24"/>
        </w:rPr>
        <w:t>, Instituto de Ingeniería, UNAM, México DF.</w:t>
      </w:r>
    </w:p>
    <w:p w14:paraId="1A8CF90B" w14:textId="77777777" w:rsidR="001C1538" w:rsidRDefault="001C1538" w:rsidP="00F17CF9">
      <w:pPr>
        <w:jc w:val="both"/>
        <w:rPr>
          <w:rFonts w:ascii="Arial" w:hAnsi="Arial" w:cs="Arial"/>
          <w:sz w:val="24"/>
          <w:szCs w:val="24"/>
        </w:rPr>
      </w:pPr>
      <w:r w:rsidRPr="001C1538">
        <w:rPr>
          <w:rFonts w:ascii="Arial" w:hAnsi="Arial" w:cs="Arial"/>
          <w:sz w:val="24"/>
          <w:szCs w:val="24"/>
        </w:rPr>
        <w:t>Antún,</w:t>
      </w:r>
      <w:r>
        <w:rPr>
          <w:rFonts w:ascii="Arial" w:hAnsi="Arial" w:cs="Arial"/>
          <w:sz w:val="24"/>
          <w:szCs w:val="24"/>
        </w:rPr>
        <w:t xml:space="preserve"> J. P. (2004). Logística internacional</w:t>
      </w:r>
      <w:r w:rsidRPr="001C1538">
        <w:rPr>
          <w:rFonts w:ascii="Arial" w:hAnsi="Arial" w:cs="Arial"/>
          <w:sz w:val="24"/>
          <w:szCs w:val="24"/>
        </w:rPr>
        <w:t>. SD/4</w:t>
      </w:r>
      <w:r>
        <w:rPr>
          <w:rFonts w:ascii="Arial" w:hAnsi="Arial" w:cs="Arial"/>
          <w:sz w:val="24"/>
          <w:szCs w:val="24"/>
        </w:rPr>
        <w:t>5</w:t>
      </w:r>
      <w:r w:rsidRPr="001C1538">
        <w:rPr>
          <w:rFonts w:ascii="Arial" w:hAnsi="Arial" w:cs="Arial"/>
          <w:sz w:val="24"/>
          <w:szCs w:val="24"/>
        </w:rPr>
        <w:t>, Instituto de Ingeniería, UNAM, México DF.</w:t>
      </w:r>
    </w:p>
    <w:p w14:paraId="2D3AC87B" w14:textId="77777777" w:rsidR="009A4655" w:rsidRDefault="009A4655" w:rsidP="00F17CF9">
      <w:pPr>
        <w:jc w:val="both"/>
        <w:rPr>
          <w:rFonts w:ascii="Arial" w:hAnsi="Arial" w:cs="Arial"/>
          <w:sz w:val="24"/>
          <w:szCs w:val="24"/>
        </w:rPr>
      </w:pPr>
      <w:r w:rsidRPr="009A4655">
        <w:rPr>
          <w:rFonts w:ascii="Arial" w:hAnsi="Arial" w:cs="Arial"/>
          <w:sz w:val="24"/>
          <w:szCs w:val="24"/>
        </w:rPr>
        <w:t>Antún, J. P. (2004). Logística inversa. SD/44, Instituto de Ingeniería, UNAM, México DF.</w:t>
      </w:r>
    </w:p>
    <w:p w14:paraId="4329D3FA" w14:textId="77777777" w:rsidR="00F17CF9" w:rsidRDefault="00F17CF9" w:rsidP="00F17CF9">
      <w:pPr>
        <w:jc w:val="both"/>
        <w:rPr>
          <w:rFonts w:ascii="Arial" w:hAnsi="Arial" w:cs="Arial"/>
          <w:sz w:val="24"/>
          <w:szCs w:val="24"/>
        </w:rPr>
      </w:pPr>
      <w:r w:rsidRPr="00F17CF9">
        <w:rPr>
          <w:rFonts w:ascii="Arial" w:hAnsi="Arial" w:cs="Arial"/>
          <w:sz w:val="24"/>
          <w:szCs w:val="24"/>
        </w:rPr>
        <w:t xml:space="preserve">Antun, P., De Buen Richkarday, O., &amp; Aguerrebere Salido, R. (1995). </w:t>
      </w:r>
      <w:r w:rsidRPr="00F17CF9">
        <w:rPr>
          <w:rFonts w:ascii="Arial" w:hAnsi="Arial" w:cs="Arial"/>
          <w:i/>
          <w:sz w:val="24"/>
          <w:szCs w:val="24"/>
        </w:rPr>
        <w:t>Logística: Una visión sistémica</w:t>
      </w:r>
      <w:r w:rsidRPr="00F17CF9">
        <w:rPr>
          <w:rFonts w:ascii="Arial" w:hAnsi="Arial" w:cs="Arial"/>
          <w:sz w:val="24"/>
          <w:szCs w:val="24"/>
        </w:rPr>
        <w:t>. Documento Técnico, (14).</w:t>
      </w:r>
    </w:p>
    <w:p w14:paraId="36B5E7A0" w14:textId="77777777" w:rsidR="00D14FD7" w:rsidRDefault="00D14FD7" w:rsidP="00D32803">
      <w:pPr>
        <w:jc w:val="both"/>
        <w:rPr>
          <w:rFonts w:ascii="Arial" w:hAnsi="Arial" w:cs="Arial"/>
          <w:sz w:val="24"/>
          <w:szCs w:val="24"/>
        </w:rPr>
      </w:pPr>
      <w:r w:rsidRPr="00D14FD7">
        <w:rPr>
          <w:rFonts w:ascii="Arial" w:hAnsi="Arial" w:cs="Arial"/>
          <w:sz w:val="24"/>
          <w:szCs w:val="24"/>
        </w:rPr>
        <w:t xml:space="preserve">Arrowsmith, D. K., Mondrag, R. J., &amp; Woolf, M. (2005). </w:t>
      </w:r>
      <w:r w:rsidRPr="00D14FD7">
        <w:rPr>
          <w:rFonts w:ascii="Arial" w:hAnsi="Arial" w:cs="Arial"/>
          <w:i/>
          <w:sz w:val="24"/>
          <w:szCs w:val="24"/>
        </w:rPr>
        <w:t>Data traffic, topology and congestion</w:t>
      </w:r>
      <w:r w:rsidRPr="00D14FD7">
        <w:rPr>
          <w:rFonts w:ascii="Arial" w:hAnsi="Arial" w:cs="Arial"/>
          <w:sz w:val="24"/>
          <w:szCs w:val="24"/>
        </w:rPr>
        <w:t>. In Complex Dynamics in Communication Networks (pp. 127-157). Springer Berlin Heidelberg.</w:t>
      </w:r>
    </w:p>
    <w:p w14:paraId="7B83BBBD" w14:textId="77777777" w:rsidR="00A92987" w:rsidRDefault="00A92987" w:rsidP="00D32803">
      <w:pPr>
        <w:jc w:val="both"/>
        <w:rPr>
          <w:rFonts w:ascii="Arial" w:hAnsi="Arial" w:cs="Arial"/>
          <w:sz w:val="24"/>
          <w:szCs w:val="24"/>
        </w:rPr>
      </w:pPr>
      <w:r w:rsidRPr="00A92987">
        <w:rPr>
          <w:rFonts w:ascii="Arial" w:hAnsi="Arial" w:cs="Arial"/>
          <w:sz w:val="24"/>
          <w:szCs w:val="24"/>
        </w:rPr>
        <w:t xml:space="preserve">Appert-Rolland, C., Chevoir, F., Gondret, P., Lassarre, S., Lebacque, J. P., &amp; Schreckenberg, M. (2009). </w:t>
      </w:r>
      <w:r w:rsidRPr="00A92987">
        <w:rPr>
          <w:rFonts w:ascii="Arial" w:hAnsi="Arial" w:cs="Arial"/>
          <w:i/>
          <w:sz w:val="24"/>
          <w:szCs w:val="24"/>
        </w:rPr>
        <w:t>Traffic and Granular flow'07</w:t>
      </w:r>
      <w:r w:rsidRPr="00A92987">
        <w:rPr>
          <w:rFonts w:ascii="Arial" w:hAnsi="Arial" w:cs="Arial"/>
          <w:sz w:val="24"/>
          <w:szCs w:val="24"/>
        </w:rPr>
        <w:t>. Springer.</w:t>
      </w:r>
    </w:p>
    <w:p w14:paraId="07C640F8" w14:textId="77777777" w:rsidR="00606E7A" w:rsidRDefault="00606E7A" w:rsidP="00921FC9">
      <w:pPr>
        <w:jc w:val="both"/>
        <w:rPr>
          <w:rFonts w:ascii="Arial" w:hAnsi="Arial" w:cs="Arial"/>
          <w:sz w:val="24"/>
          <w:szCs w:val="24"/>
        </w:rPr>
      </w:pPr>
      <w:r>
        <w:rPr>
          <w:rFonts w:ascii="Arial" w:hAnsi="Arial" w:cs="Arial"/>
          <w:sz w:val="24"/>
          <w:szCs w:val="24"/>
        </w:rPr>
        <w:t xml:space="preserve">Barjonet, P.-E., (2001). </w:t>
      </w:r>
      <w:r w:rsidRPr="00606E7A">
        <w:rPr>
          <w:rFonts w:ascii="Arial" w:hAnsi="Arial" w:cs="Arial"/>
          <w:i/>
          <w:sz w:val="24"/>
          <w:szCs w:val="24"/>
        </w:rPr>
        <w:t>Traffic Psychology Today</w:t>
      </w:r>
      <w:r>
        <w:rPr>
          <w:rFonts w:ascii="Arial" w:hAnsi="Arial" w:cs="Arial"/>
          <w:sz w:val="24"/>
          <w:szCs w:val="24"/>
        </w:rPr>
        <w:t xml:space="preserve">. Kluwer Avademic Publishers. </w:t>
      </w:r>
    </w:p>
    <w:p w14:paraId="5BB70E95" w14:textId="77777777" w:rsidR="00710C27" w:rsidRDefault="00710C27" w:rsidP="00921FC9">
      <w:pPr>
        <w:jc w:val="both"/>
        <w:rPr>
          <w:rFonts w:ascii="Arial" w:hAnsi="Arial" w:cs="Arial"/>
          <w:sz w:val="24"/>
          <w:szCs w:val="24"/>
        </w:rPr>
      </w:pPr>
      <w:r>
        <w:rPr>
          <w:rFonts w:ascii="Arial" w:hAnsi="Arial" w:cs="Arial"/>
          <w:sz w:val="24"/>
          <w:szCs w:val="24"/>
        </w:rPr>
        <w:t>Backhoff Pohls, M</w:t>
      </w:r>
      <w:r w:rsidR="00BC3A7C">
        <w:rPr>
          <w:rFonts w:ascii="Arial" w:hAnsi="Arial" w:cs="Arial"/>
          <w:sz w:val="24"/>
          <w:szCs w:val="24"/>
        </w:rPr>
        <w:t xml:space="preserve">. Á. (2005). </w:t>
      </w:r>
      <w:r w:rsidR="00BC3A7C">
        <w:rPr>
          <w:rFonts w:ascii="Arial" w:hAnsi="Arial" w:cs="Arial"/>
          <w:i/>
          <w:sz w:val="24"/>
          <w:szCs w:val="24"/>
        </w:rPr>
        <w:t>Transporte y espacio geográfico. Una aproximación geoinformática</w:t>
      </w:r>
      <w:r w:rsidR="00BC3A7C">
        <w:rPr>
          <w:rFonts w:ascii="Arial" w:hAnsi="Arial" w:cs="Arial"/>
          <w:sz w:val="24"/>
          <w:szCs w:val="24"/>
        </w:rPr>
        <w:t>. Universidad Nacional Autónoma de México.</w:t>
      </w:r>
    </w:p>
    <w:p w14:paraId="18B75594" w14:textId="77777777" w:rsidR="00F0577B" w:rsidRDefault="00F0577B" w:rsidP="00921FC9">
      <w:pPr>
        <w:jc w:val="both"/>
        <w:rPr>
          <w:rFonts w:ascii="Arial" w:hAnsi="Arial" w:cs="Arial"/>
          <w:sz w:val="24"/>
          <w:szCs w:val="24"/>
        </w:rPr>
      </w:pPr>
      <w:r w:rsidRPr="00F0577B">
        <w:rPr>
          <w:rFonts w:ascii="Arial" w:hAnsi="Arial" w:cs="Arial"/>
          <w:sz w:val="24"/>
          <w:szCs w:val="24"/>
        </w:rPr>
        <w:t xml:space="preserve">Balsys, K., Valinevicius, A., &amp; Zilys, M. (2008, June). </w:t>
      </w:r>
      <w:r w:rsidRPr="00F0577B">
        <w:rPr>
          <w:rFonts w:ascii="Arial" w:hAnsi="Arial" w:cs="Arial"/>
          <w:i/>
          <w:sz w:val="24"/>
          <w:szCs w:val="24"/>
        </w:rPr>
        <w:t>Crossroads Load Modelling</w:t>
      </w:r>
      <w:r w:rsidRPr="00F0577B">
        <w:rPr>
          <w:rFonts w:ascii="Arial" w:hAnsi="Arial" w:cs="Arial"/>
          <w:sz w:val="24"/>
          <w:szCs w:val="24"/>
        </w:rPr>
        <w:t>. In Information Technology Interfaces, 2008. ITI 2008. 30th International Conference on (pp. 685-690). IEEE.</w:t>
      </w:r>
    </w:p>
    <w:p w14:paraId="4C5AD460" w14:textId="77777777" w:rsidR="003C391B" w:rsidRDefault="003C391B" w:rsidP="00921FC9">
      <w:pPr>
        <w:jc w:val="both"/>
        <w:rPr>
          <w:rFonts w:ascii="Arial" w:hAnsi="Arial" w:cs="Arial"/>
          <w:sz w:val="24"/>
          <w:szCs w:val="24"/>
        </w:rPr>
      </w:pPr>
      <w:r>
        <w:rPr>
          <w:rFonts w:ascii="Arial" w:hAnsi="Arial" w:cs="Arial"/>
          <w:sz w:val="24"/>
          <w:szCs w:val="24"/>
        </w:rPr>
        <w:lastRenderedPageBreak/>
        <w:t xml:space="preserve">Barona Mayorga, L. R. (2006) </w:t>
      </w:r>
      <w:r>
        <w:rPr>
          <w:rFonts w:ascii="Arial" w:hAnsi="Arial" w:cs="Arial"/>
          <w:i/>
          <w:sz w:val="24"/>
          <w:szCs w:val="24"/>
        </w:rPr>
        <w:t>A</w:t>
      </w:r>
      <w:r w:rsidRPr="003C391B">
        <w:rPr>
          <w:rFonts w:ascii="Arial" w:hAnsi="Arial" w:cs="Arial"/>
          <w:i/>
          <w:sz w:val="24"/>
          <w:szCs w:val="24"/>
        </w:rPr>
        <w:t>utotra</w:t>
      </w:r>
      <w:r>
        <w:rPr>
          <w:rFonts w:ascii="Arial" w:hAnsi="Arial" w:cs="Arial"/>
          <w:i/>
          <w:sz w:val="24"/>
          <w:szCs w:val="24"/>
        </w:rPr>
        <w:t>ns</w:t>
      </w:r>
      <w:r w:rsidRPr="003C391B">
        <w:rPr>
          <w:rFonts w:ascii="Arial" w:hAnsi="Arial" w:cs="Arial"/>
          <w:i/>
          <w:sz w:val="24"/>
          <w:szCs w:val="24"/>
        </w:rPr>
        <w:t>porte federal de pasaje</w:t>
      </w:r>
      <w:r>
        <w:rPr>
          <w:rFonts w:ascii="Arial" w:hAnsi="Arial" w:cs="Arial"/>
          <w:i/>
          <w:sz w:val="24"/>
          <w:szCs w:val="24"/>
        </w:rPr>
        <w:t>. Operació</w:t>
      </w:r>
      <w:r w:rsidRPr="003C391B">
        <w:rPr>
          <w:rFonts w:ascii="Arial" w:hAnsi="Arial" w:cs="Arial"/>
          <w:i/>
          <w:sz w:val="24"/>
          <w:szCs w:val="24"/>
        </w:rPr>
        <w:t>n y estructura</w:t>
      </w:r>
      <w:r>
        <w:rPr>
          <w:rFonts w:ascii="Arial" w:hAnsi="Arial" w:cs="Arial"/>
          <w:i/>
          <w:sz w:val="24"/>
          <w:szCs w:val="24"/>
        </w:rPr>
        <w:t>.</w:t>
      </w:r>
      <w:r>
        <w:rPr>
          <w:rFonts w:ascii="Arial" w:hAnsi="Arial" w:cs="Arial"/>
          <w:sz w:val="24"/>
          <w:szCs w:val="24"/>
        </w:rPr>
        <w:t xml:space="preserve"> Trillas</w:t>
      </w:r>
      <w:r w:rsidR="004543F0">
        <w:rPr>
          <w:rFonts w:ascii="Arial" w:hAnsi="Arial" w:cs="Arial"/>
          <w:sz w:val="24"/>
          <w:szCs w:val="24"/>
        </w:rPr>
        <w:t>.</w:t>
      </w:r>
    </w:p>
    <w:p w14:paraId="539236E6" w14:textId="77777777" w:rsidR="005F22C4" w:rsidRDefault="005F22C4" w:rsidP="00921FC9">
      <w:pPr>
        <w:jc w:val="both"/>
        <w:rPr>
          <w:rFonts w:ascii="Arial" w:hAnsi="Arial" w:cs="Arial"/>
          <w:sz w:val="24"/>
          <w:szCs w:val="24"/>
        </w:rPr>
      </w:pPr>
      <w:r w:rsidRPr="005F22C4">
        <w:rPr>
          <w:rFonts w:ascii="Arial" w:hAnsi="Arial" w:cs="Arial"/>
          <w:sz w:val="24"/>
          <w:szCs w:val="24"/>
        </w:rPr>
        <w:t>Barrat, A., Barthelemy, M., &amp; Vespignani, A. (2008). Dynamical processes on complex networks (Vol. 574). Cambridge: Cambridge University Press.</w:t>
      </w:r>
    </w:p>
    <w:p w14:paraId="2B50EF18" w14:textId="77777777" w:rsidR="00F779B5" w:rsidRDefault="00F779B5" w:rsidP="00921FC9">
      <w:pPr>
        <w:jc w:val="both"/>
        <w:rPr>
          <w:rFonts w:ascii="Arial" w:hAnsi="Arial" w:cs="Arial"/>
          <w:sz w:val="24"/>
          <w:szCs w:val="24"/>
        </w:rPr>
      </w:pPr>
      <w:r w:rsidRPr="00F779B5">
        <w:rPr>
          <w:rFonts w:ascii="Arial" w:hAnsi="Arial" w:cs="Arial"/>
          <w:sz w:val="24"/>
          <w:szCs w:val="24"/>
        </w:rPr>
        <w:t xml:space="preserve">Barceló, J. (2010). </w:t>
      </w:r>
      <w:r w:rsidRPr="00F779B5">
        <w:rPr>
          <w:rFonts w:ascii="Arial" w:hAnsi="Arial" w:cs="Arial"/>
          <w:i/>
          <w:sz w:val="24"/>
          <w:szCs w:val="24"/>
        </w:rPr>
        <w:t>Fundamentals of Traffic Simulation</w:t>
      </w:r>
      <w:r w:rsidRPr="00F779B5">
        <w:rPr>
          <w:rFonts w:ascii="Arial" w:hAnsi="Arial" w:cs="Arial"/>
          <w:sz w:val="24"/>
          <w:szCs w:val="24"/>
        </w:rPr>
        <w:t>, volume 145 of International Series in Operations Research &amp; Management Science.</w:t>
      </w:r>
    </w:p>
    <w:p w14:paraId="5AF147E1" w14:textId="77777777" w:rsidR="007B1A0F" w:rsidRDefault="004543F0" w:rsidP="007B1A0F">
      <w:pPr>
        <w:jc w:val="both"/>
        <w:rPr>
          <w:rFonts w:ascii="Arial" w:hAnsi="Arial" w:cs="Arial"/>
          <w:sz w:val="24"/>
          <w:szCs w:val="24"/>
        </w:rPr>
      </w:pPr>
      <w:r w:rsidRPr="004543F0">
        <w:rPr>
          <w:rFonts w:ascii="Arial" w:hAnsi="Arial" w:cs="Arial"/>
          <w:sz w:val="24"/>
          <w:szCs w:val="24"/>
        </w:rPr>
        <w:t xml:space="preserve">Barthélemy, M. (2011). </w:t>
      </w:r>
      <w:r w:rsidRPr="004543F0">
        <w:rPr>
          <w:rFonts w:ascii="Arial" w:hAnsi="Arial" w:cs="Arial"/>
          <w:i/>
          <w:sz w:val="24"/>
          <w:szCs w:val="24"/>
        </w:rPr>
        <w:t>Spatial networks</w:t>
      </w:r>
      <w:r w:rsidRPr="004543F0">
        <w:rPr>
          <w:rFonts w:ascii="Arial" w:hAnsi="Arial" w:cs="Arial"/>
          <w:sz w:val="24"/>
          <w:szCs w:val="24"/>
        </w:rPr>
        <w:t>. Physics Reports, 499(1), 1-101.</w:t>
      </w:r>
    </w:p>
    <w:p w14:paraId="755F6C9C" w14:textId="77777777" w:rsidR="007B1A0F" w:rsidRDefault="007B1A0F" w:rsidP="007B1A0F">
      <w:pPr>
        <w:jc w:val="both"/>
        <w:rPr>
          <w:rFonts w:ascii="Arial" w:hAnsi="Arial" w:cs="Arial"/>
          <w:color w:val="000000"/>
          <w:sz w:val="24"/>
          <w:szCs w:val="24"/>
          <w:shd w:val="clear" w:color="auto" w:fill="FFFFFF"/>
        </w:rPr>
      </w:pPr>
      <w:r w:rsidRPr="007B1A0F">
        <w:rPr>
          <w:rFonts w:ascii="Arial" w:hAnsi="Arial" w:cs="Arial"/>
          <w:sz w:val="24"/>
          <w:szCs w:val="24"/>
        </w:rPr>
        <w:t>Batty</w:t>
      </w:r>
      <w:r>
        <w:rPr>
          <w:rFonts w:ascii="Arial" w:hAnsi="Arial" w:cs="Arial"/>
          <w:sz w:val="24"/>
          <w:szCs w:val="24"/>
        </w:rPr>
        <w:t xml:space="preserve">, J. M., (1984) </w:t>
      </w:r>
      <w:r w:rsidRPr="007B1A0F">
        <w:rPr>
          <w:rFonts w:ascii="Arial" w:hAnsi="Arial" w:cs="Arial"/>
          <w:i/>
          <w:sz w:val="24"/>
          <w:szCs w:val="24"/>
        </w:rPr>
        <w:t>Pseudo-dynamic Urban Models</w:t>
      </w:r>
      <w:r>
        <w:rPr>
          <w:rFonts w:ascii="Arial" w:hAnsi="Arial" w:cs="Arial"/>
          <w:sz w:val="24"/>
          <w:szCs w:val="24"/>
        </w:rPr>
        <w:t xml:space="preserve">. </w:t>
      </w:r>
      <w:r w:rsidRPr="007B1A0F">
        <w:rPr>
          <w:rFonts w:ascii="Arial" w:hAnsi="Arial" w:cs="Arial"/>
          <w:color w:val="000000"/>
          <w:sz w:val="24"/>
          <w:szCs w:val="24"/>
          <w:shd w:val="clear" w:color="auto" w:fill="FFFFFF"/>
        </w:rPr>
        <w:t>University of Wales Institute of Science and Technology (UWIST)</w:t>
      </w:r>
      <w:r w:rsidR="00B50362">
        <w:rPr>
          <w:rFonts w:ascii="Arial" w:hAnsi="Arial" w:cs="Arial"/>
          <w:color w:val="000000"/>
          <w:sz w:val="24"/>
          <w:szCs w:val="24"/>
          <w:shd w:val="clear" w:color="auto" w:fill="FFFFFF"/>
        </w:rPr>
        <w:t>.</w:t>
      </w:r>
    </w:p>
    <w:p w14:paraId="68D68FC2" w14:textId="77777777" w:rsidR="00F9200A" w:rsidRDefault="00F9200A" w:rsidP="00F9200A">
      <w:pPr>
        <w:jc w:val="both"/>
        <w:rPr>
          <w:rFonts w:ascii="Arial" w:hAnsi="Arial" w:cs="Arial"/>
          <w:sz w:val="24"/>
          <w:szCs w:val="24"/>
        </w:rPr>
      </w:pPr>
      <w:r w:rsidRPr="004C48F0">
        <w:rPr>
          <w:rFonts w:ascii="Arial" w:hAnsi="Arial" w:cs="Arial"/>
          <w:sz w:val="24"/>
          <w:szCs w:val="24"/>
        </w:rPr>
        <w:t xml:space="preserve">Batty, M. (2012). </w:t>
      </w:r>
      <w:r w:rsidRPr="00F9200A">
        <w:rPr>
          <w:rFonts w:ascii="Arial" w:hAnsi="Arial" w:cs="Arial"/>
          <w:i/>
          <w:sz w:val="24"/>
          <w:szCs w:val="24"/>
        </w:rPr>
        <w:t>Urban Regeneration as Self</w:t>
      </w:r>
      <w:r w:rsidRPr="00F9200A">
        <w:rPr>
          <w:rFonts w:ascii="Cambria Math" w:hAnsi="Cambria Math" w:cs="Cambria Math"/>
          <w:i/>
          <w:sz w:val="24"/>
          <w:szCs w:val="24"/>
        </w:rPr>
        <w:t>‐</w:t>
      </w:r>
      <w:r w:rsidRPr="00F9200A">
        <w:rPr>
          <w:rFonts w:ascii="Arial" w:hAnsi="Arial" w:cs="Arial"/>
          <w:i/>
          <w:sz w:val="24"/>
          <w:szCs w:val="24"/>
        </w:rPr>
        <w:t>Organisation</w:t>
      </w:r>
      <w:r w:rsidRPr="004C48F0">
        <w:rPr>
          <w:rFonts w:ascii="Arial" w:hAnsi="Arial" w:cs="Arial"/>
          <w:sz w:val="24"/>
          <w:szCs w:val="24"/>
        </w:rPr>
        <w:t>. Architectural Design, 82(1), 54-59.</w:t>
      </w:r>
    </w:p>
    <w:p w14:paraId="0A5605AF" w14:textId="77777777" w:rsidR="00082C9D" w:rsidRDefault="00082C9D" w:rsidP="00F9200A">
      <w:pPr>
        <w:jc w:val="both"/>
        <w:rPr>
          <w:rFonts w:ascii="Arial" w:hAnsi="Arial" w:cs="Arial"/>
          <w:sz w:val="24"/>
          <w:szCs w:val="24"/>
        </w:rPr>
      </w:pPr>
      <w:r w:rsidRPr="00082C9D">
        <w:rPr>
          <w:rFonts w:ascii="Arial" w:hAnsi="Arial" w:cs="Arial"/>
          <w:sz w:val="24"/>
          <w:szCs w:val="24"/>
        </w:rPr>
        <w:t>Batty, M. (2005). Agents, cells, and cities: new representational models for simulating multiscale urban dynamics.</w:t>
      </w:r>
    </w:p>
    <w:p w14:paraId="2124B5E3" w14:textId="77777777" w:rsidR="00B50362" w:rsidRDefault="00B50362" w:rsidP="007B1A0F">
      <w:pPr>
        <w:jc w:val="both"/>
        <w:rPr>
          <w:rFonts w:ascii="Arial" w:hAnsi="Arial" w:cs="Arial"/>
          <w:sz w:val="24"/>
          <w:szCs w:val="24"/>
        </w:rPr>
      </w:pPr>
      <w:r w:rsidRPr="00B50362">
        <w:rPr>
          <w:rFonts w:ascii="Arial" w:hAnsi="Arial" w:cs="Arial"/>
          <w:sz w:val="24"/>
          <w:szCs w:val="24"/>
        </w:rPr>
        <w:t>Batty, M., and  Shiode, N. (2003) Population Growth Dynamics in Cities, Countries and Communication Systems, in P. A. Longley and M. Batty (Editors) Advanced Spatial Analysis: The CASA Book of GIS, ESRI Press, Redlands, CA, 327-343.</w:t>
      </w:r>
    </w:p>
    <w:p w14:paraId="1862787E" w14:textId="77777777" w:rsidR="00BB4D85" w:rsidRDefault="00BB4D85" w:rsidP="007B1A0F">
      <w:pPr>
        <w:jc w:val="both"/>
        <w:rPr>
          <w:rFonts w:ascii="Arial" w:hAnsi="Arial" w:cs="Arial"/>
          <w:sz w:val="24"/>
          <w:szCs w:val="24"/>
        </w:rPr>
      </w:pPr>
      <w:r w:rsidRPr="00BB4D85">
        <w:rPr>
          <w:rFonts w:ascii="Arial" w:hAnsi="Arial" w:cs="Arial"/>
          <w:sz w:val="24"/>
          <w:szCs w:val="24"/>
        </w:rPr>
        <w:t xml:space="preserve">Batty, M., &amp; Xie, Y. (1999). </w:t>
      </w:r>
      <w:r w:rsidRPr="00BB486E">
        <w:rPr>
          <w:rFonts w:ascii="Arial" w:hAnsi="Arial" w:cs="Arial"/>
          <w:i/>
          <w:sz w:val="24"/>
          <w:szCs w:val="24"/>
        </w:rPr>
        <w:t>Self-organized criticality and urban development</w:t>
      </w:r>
      <w:r w:rsidRPr="00BB4D85">
        <w:rPr>
          <w:rFonts w:ascii="Arial" w:hAnsi="Arial" w:cs="Arial"/>
          <w:sz w:val="24"/>
          <w:szCs w:val="24"/>
        </w:rPr>
        <w:t>. Discrete Dynamics in Nature and Society, 3(2-3), 109-124.</w:t>
      </w:r>
    </w:p>
    <w:p w14:paraId="14B54800" w14:textId="77777777" w:rsidR="00DC0A09" w:rsidRDefault="00DC0A09" w:rsidP="007B1A0F">
      <w:pPr>
        <w:jc w:val="both"/>
        <w:rPr>
          <w:rFonts w:ascii="Arial" w:hAnsi="Arial" w:cs="Arial"/>
          <w:sz w:val="24"/>
          <w:szCs w:val="24"/>
        </w:rPr>
      </w:pPr>
      <w:r w:rsidRPr="00DC0A09">
        <w:rPr>
          <w:rFonts w:ascii="Arial" w:hAnsi="Arial" w:cs="Arial"/>
          <w:sz w:val="24"/>
          <w:szCs w:val="24"/>
        </w:rPr>
        <w:t xml:space="preserve">Bazzan, A. L. (2009). </w:t>
      </w:r>
      <w:r w:rsidRPr="00DC0A09">
        <w:rPr>
          <w:rFonts w:ascii="Arial" w:hAnsi="Arial" w:cs="Arial"/>
          <w:i/>
          <w:sz w:val="24"/>
          <w:szCs w:val="24"/>
        </w:rPr>
        <w:t>Opportunities for multiagent systems and multiagent reinforcement learning in traffic control</w:t>
      </w:r>
      <w:r w:rsidRPr="00DC0A09">
        <w:rPr>
          <w:rFonts w:ascii="Arial" w:hAnsi="Arial" w:cs="Arial"/>
          <w:sz w:val="24"/>
          <w:szCs w:val="24"/>
        </w:rPr>
        <w:t>. Autonomous Agents and Multi-Agent Systems, 18(3), 342-375.</w:t>
      </w:r>
    </w:p>
    <w:p w14:paraId="0997F3C2" w14:textId="77777777" w:rsidR="0032371E" w:rsidRDefault="0032371E" w:rsidP="007B1A0F">
      <w:pPr>
        <w:jc w:val="both"/>
        <w:rPr>
          <w:rFonts w:ascii="Arial" w:hAnsi="Arial" w:cs="Arial"/>
          <w:sz w:val="24"/>
          <w:szCs w:val="24"/>
        </w:rPr>
      </w:pPr>
      <w:r w:rsidRPr="0032371E">
        <w:rPr>
          <w:rFonts w:ascii="Arial" w:hAnsi="Arial" w:cs="Arial"/>
          <w:sz w:val="24"/>
          <w:szCs w:val="24"/>
        </w:rPr>
        <w:t xml:space="preserve">Belitsky, V., Krug, J., Neves, E. J., &amp; Schütz, G. M. (2001). </w:t>
      </w:r>
      <w:r w:rsidRPr="0032371E">
        <w:rPr>
          <w:rFonts w:ascii="Arial" w:hAnsi="Arial" w:cs="Arial"/>
          <w:i/>
          <w:sz w:val="24"/>
          <w:szCs w:val="24"/>
        </w:rPr>
        <w:t>A cellular automaton model for two-lane traffic</w:t>
      </w:r>
      <w:r w:rsidRPr="0032371E">
        <w:rPr>
          <w:rFonts w:ascii="Arial" w:hAnsi="Arial" w:cs="Arial"/>
          <w:sz w:val="24"/>
          <w:szCs w:val="24"/>
        </w:rPr>
        <w:t>. Journal of Statistical Physics, 103(5-6), 945-971.</w:t>
      </w:r>
    </w:p>
    <w:p w14:paraId="256EFF18" w14:textId="77777777" w:rsidR="00C1013A" w:rsidRDefault="00C1013A" w:rsidP="007B1A0F">
      <w:pPr>
        <w:jc w:val="both"/>
        <w:rPr>
          <w:rFonts w:ascii="Arial" w:hAnsi="Arial" w:cs="Arial"/>
          <w:sz w:val="24"/>
          <w:szCs w:val="24"/>
        </w:rPr>
      </w:pPr>
      <w:r w:rsidRPr="00C1013A">
        <w:rPr>
          <w:rFonts w:ascii="Arial" w:hAnsi="Arial" w:cs="Arial"/>
          <w:sz w:val="24"/>
          <w:szCs w:val="24"/>
        </w:rPr>
        <w:t xml:space="preserve">Ben-Akiva, M., Cortes, M., Davol, A., &amp; Toledo, T. (2001). </w:t>
      </w:r>
      <w:r w:rsidRPr="00C1013A">
        <w:rPr>
          <w:rFonts w:ascii="Arial" w:hAnsi="Arial" w:cs="Arial"/>
          <w:i/>
          <w:sz w:val="24"/>
          <w:szCs w:val="24"/>
        </w:rPr>
        <w:t>MICRO-SIMULATION OF URBAN NETWORKS</w:t>
      </w:r>
      <w:r w:rsidRPr="00C1013A">
        <w:rPr>
          <w:rFonts w:ascii="Arial" w:hAnsi="Arial" w:cs="Arial"/>
          <w:sz w:val="24"/>
          <w:szCs w:val="24"/>
        </w:rPr>
        <w:t>. In Selected Proceedings of the 9th World Conference on Transport Research.</w:t>
      </w:r>
    </w:p>
    <w:p w14:paraId="2E3CF63D" w14:textId="77777777" w:rsidR="00D14FD7" w:rsidRDefault="00D14FD7" w:rsidP="00F051F1">
      <w:pPr>
        <w:jc w:val="both"/>
        <w:rPr>
          <w:rFonts w:ascii="Arial" w:hAnsi="Arial" w:cs="Arial"/>
          <w:sz w:val="24"/>
          <w:szCs w:val="24"/>
        </w:rPr>
      </w:pPr>
      <w:r w:rsidRPr="00D14FD7">
        <w:rPr>
          <w:rFonts w:ascii="Arial" w:hAnsi="Arial" w:cs="Arial"/>
          <w:sz w:val="24"/>
          <w:szCs w:val="24"/>
        </w:rPr>
        <w:t>Berki</w:t>
      </w:r>
      <w:r>
        <w:rPr>
          <w:rFonts w:ascii="Arial" w:hAnsi="Arial" w:cs="Arial"/>
          <w:sz w:val="24"/>
          <w:szCs w:val="24"/>
        </w:rPr>
        <w:t xml:space="preserve">, Z., </w:t>
      </w:r>
      <w:r w:rsidRPr="00D14FD7">
        <w:rPr>
          <w:rFonts w:ascii="Arial" w:hAnsi="Arial" w:cs="Arial"/>
          <w:sz w:val="24"/>
          <w:szCs w:val="24"/>
        </w:rPr>
        <w:t>Bührmann</w:t>
      </w:r>
      <w:r>
        <w:rPr>
          <w:rFonts w:ascii="Arial" w:hAnsi="Arial" w:cs="Arial"/>
          <w:sz w:val="24"/>
          <w:szCs w:val="24"/>
        </w:rPr>
        <w:t xml:space="preserve">, S., </w:t>
      </w:r>
      <w:r w:rsidRPr="00D14FD7">
        <w:rPr>
          <w:rFonts w:ascii="Arial" w:hAnsi="Arial" w:cs="Arial"/>
          <w:sz w:val="24"/>
          <w:szCs w:val="24"/>
        </w:rPr>
        <w:t>Cré</w:t>
      </w:r>
      <w:r>
        <w:rPr>
          <w:rFonts w:ascii="Arial" w:hAnsi="Arial" w:cs="Arial"/>
          <w:sz w:val="24"/>
          <w:szCs w:val="24"/>
        </w:rPr>
        <w:t xml:space="preserve">, I., </w:t>
      </w:r>
      <w:r w:rsidRPr="00D14FD7">
        <w:rPr>
          <w:rFonts w:ascii="Arial" w:hAnsi="Arial" w:cs="Arial"/>
          <w:sz w:val="24"/>
          <w:szCs w:val="24"/>
        </w:rPr>
        <w:t xml:space="preserve">Edwards </w:t>
      </w:r>
      <w:r>
        <w:rPr>
          <w:rFonts w:ascii="Arial" w:hAnsi="Arial" w:cs="Arial"/>
          <w:sz w:val="24"/>
          <w:szCs w:val="24"/>
        </w:rPr>
        <w:t>S.,</w:t>
      </w:r>
      <w:r w:rsidRPr="00D14FD7">
        <w:rPr>
          <w:rFonts w:ascii="Arial" w:hAnsi="Arial" w:cs="Arial"/>
          <w:sz w:val="24"/>
          <w:szCs w:val="24"/>
        </w:rPr>
        <w:t xml:space="preserve"> Jeffery</w:t>
      </w:r>
      <w:r>
        <w:rPr>
          <w:rFonts w:ascii="Arial" w:hAnsi="Arial" w:cs="Arial"/>
          <w:sz w:val="24"/>
          <w:szCs w:val="24"/>
        </w:rPr>
        <w:t>, D.,</w:t>
      </w:r>
      <w:r w:rsidRPr="00D14FD7">
        <w:rPr>
          <w:rFonts w:ascii="Arial" w:hAnsi="Arial" w:cs="Arial"/>
          <w:sz w:val="24"/>
          <w:szCs w:val="24"/>
        </w:rPr>
        <w:t xml:space="preserve"> Monigl</w:t>
      </w:r>
      <w:r>
        <w:rPr>
          <w:rFonts w:ascii="Arial" w:hAnsi="Arial" w:cs="Arial"/>
          <w:sz w:val="24"/>
          <w:szCs w:val="24"/>
        </w:rPr>
        <w:t>, J</w:t>
      </w:r>
      <w:r w:rsidR="00F051F1">
        <w:rPr>
          <w:rFonts w:ascii="Arial" w:hAnsi="Arial" w:cs="Arial"/>
          <w:sz w:val="24"/>
          <w:szCs w:val="24"/>
        </w:rPr>
        <w:t>.,</w:t>
      </w:r>
      <w:r w:rsidRPr="00D14FD7">
        <w:rPr>
          <w:rFonts w:ascii="Arial" w:hAnsi="Arial" w:cs="Arial"/>
          <w:sz w:val="24"/>
          <w:szCs w:val="24"/>
        </w:rPr>
        <w:t xml:space="preserve"> Staelens</w:t>
      </w:r>
      <w:r w:rsidR="00F051F1">
        <w:rPr>
          <w:rFonts w:ascii="Arial" w:hAnsi="Arial" w:cs="Arial"/>
          <w:sz w:val="24"/>
          <w:szCs w:val="24"/>
        </w:rPr>
        <w:t>, P.,</w:t>
      </w:r>
      <w:r w:rsidRPr="00D14FD7">
        <w:rPr>
          <w:rFonts w:ascii="Arial" w:hAnsi="Arial" w:cs="Arial"/>
          <w:sz w:val="24"/>
          <w:szCs w:val="24"/>
        </w:rPr>
        <w:t xml:space="preserve"> Szekely</w:t>
      </w:r>
      <w:r w:rsidR="00F051F1">
        <w:rPr>
          <w:rFonts w:ascii="Arial" w:hAnsi="Arial" w:cs="Arial"/>
          <w:sz w:val="24"/>
          <w:szCs w:val="24"/>
        </w:rPr>
        <w:t xml:space="preserve">, A., </w:t>
      </w:r>
      <w:r w:rsidRPr="00D14FD7">
        <w:rPr>
          <w:rFonts w:ascii="Arial" w:hAnsi="Arial" w:cs="Arial"/>
          <w:sz w:val="24"/>
          <w:szCs w:val="24"/>
        </w:rPr>
        <w:t>Vancluysen</w:t>
      </w:r>
      <w:r w:rsidR="00F051F1">
        <w:rPr>
          <w:rFonts w:ascii="Arial" w:hAnsi="Arial" w:cs="Arial"/>
          <w:sz w:val="24"/>
          <w:szCs w:val="24"/>
        </w:rPr>
        <w:t>, K. (2009)</w:t>
      </w:r>
      <w:r w:rsidR="00F051F1" w:rsidRPr="00F051F1">
        <w:t xml:space="preserve"> </w:t>
      </w:r>
      <w:r w:rsidR="00F051F1" w:rsidRPr="00F051F1">
        <w:rPr>
          <w:rFonts w:ascii="Arial" w:hAnsi="Arial" w:cs="Arial"/>
          <w:i/>
          <w:sz w:val="24"/>
          <w:szCs w:val="24"/>
        </w:rPr>
        <w:t>Conceptos Innovadores en Materia de Transporte Urbano De la Teoría a la Práctica</w:t>
      </w:r>
      <w:r w:rsidR="00F051F1">
        <w:rPr>
          <w:rFonts w:ascii="Arial" w:hAnsi="Arial" w:cs="Arial"/>
          <w:i/>
          <w:sz w:val="24"/>
          <w:szCs w:val="24"/>
        </w:rPr>
        <w:t>.</w:t>
      </w:r>
      <w:r w:rsidR="00F051F1">
        <w:rPr>
          <w:rFonts w:ascii="Arial" w:hAnsi="Arial" w:cs="Arial"/>
          <w:sz w:val="24"/>
          <w:szCs w:val="24"/>
        </w:rPr>
        <w:t xml:space="preserve"> Niches. </w:t>
      </w:r>
    </w:p>
    <w:p w14:paraId="73BF56AD" w14:textId="77777777" w:rsidR="00DD212F" w:rsidRDefault="00DD212F" w:rsidP="00F051F1">
      <w:pPr>
        <w:jc w:val="both"/>
        <w:rPr>
          <w:rFonts w:ascii="Arial" w:hAnsi="Arial" w:cs="Arial"/>
          <w:sz w:val="24"/>
          <w:szCs w:val="24"/>
        </w:rPr>
      </w:pPr>
      <w:r>
        <w:rPr>
          <w:rFonts w:ascii="Arial" w:hAnsi="Arial" w:cs="Arial"/>
          <w:sz w:val="24"/>
          <w:szCs w:val="24"/>
        </w:rPr>
        <w:t>Betancourt Olmos, M. (2011). El Gasto público en infraestructura vial y de servicios de transporte público en el Distrito Federal 2000-2010. UNAM. Facultad de Economía.</w:t>
      </w:r>
    </w:p>
    <w:p w14:paraId="0E6D26DB" w14:textId="77777777" w:rsidR="002026D1" w:rsidRPr="007B1A0F" w:rsidRDefault="002026D1" w:rsidP="00F051F1">
      <w:pPr>
        <w:jc w:val="both"/>
        <w:rPr>
          <w:rFonts w:ascii="Arial" w:hAnsi="Arial" w:cs="Arial"/>
          <w:sz w:val="24"/>
          <w:szCs w:val="24"/>
        </w:rPr>
      </w:pPr>
      <w:r w:rsidRPr="002026D1">
        <w:rPr>
          <w:rFonts w:ascii="Arial" w:hAnsi="Arial" w:cs="Arial"/>
          <w:sz w:val="24"/>
          <w:szCs w:val="24"/>
        </w:rPr>
        <w:lastRenderedPageBreak/>
        <w:t>Birand, B., Zafer, M., Zussman, G., &amp; Lee, K. W. (2011, October).</w:t>
      </w:r>
      <w:r w:rsidRPr="002026D1">
        <w:rPr>
          <w:rFonts w:ascii="Arial" w:hAnsi="Arial" w:cs="Arial"/>
          <w:i/>
          <w:sz w:val="24"/>
          <w:szCs w:val="24"/>
        </w:rPr>
        <w:t xml:space="preserve"> Dynamic graph properties of mobile networks under levy walk mobility</w:t>
      </w:r>
      <w:r w:rsidRPr="002026D1">
        <w:rPr>
          <w:rFonts w:ascii="Arial" w:hAnsi="Arial" w:cs="Arial"/>
          <w:sz w:val="24"/>
          <w:szCs w:val="24"/>
        </w:rPr>
        <w:t>. In Mobile Adhoc and Sensor Systems (MASS), 2011 IEEE 8th International Conference on (pp. 292-301). IEEE.</w:t>
      </w:r>
    </w:p>
    <w:p w14:paraId="0C786AB7" w14:textId="77777777" w:rsidR="00C53EF0" w:rsidRDefault="00C53EF0" w:rsidP="00921FC9">
      <w:pPr>
        <w:jc w:val="both"/>
        <w:rPr>
          <w:rFonts w:ascii="Arial" w:hAnsi="Arial" w:cs="Arial"/>
          <w:sz w:val="24"/>
          <w:szCs w:val="24"/>
        </w:rPr>
      </w:pPr>
      <w:r w:rsidRPr="00C53EF0">
        <w:rPr>
          <w:rFonts w:ascii="Arial" w:hAnsi="Arial" w:cs="Arial"/>
          <w:sz w:val="24"/>
          <w:szCs w:val="24"/>
        </w:rPr>
        <w:t>Bird, R. B., Stewart, W. E., &amp; Lightfoot, E. N. (200</w:t>
      </w:r>
      <w:r>
        <w:rPr>
          <w:rFonts w:ascii="Arial" w:hAnsi="Arial" w:cs="Arial"/>
          <w:sz w:val="24"/>
          <w:szCs w:val="24"/>
        </w:rPr>
        <w:t xml:space="preserve">4). </w:t>
      </w:r>
      <w:r w:rsidRPr="00C53EF0">
        <w:rPr>
          <w:rFonts w:ascii="Arial" w:hAnsi="Arial" w:cs="Arial"/>
          <w:i/>
          <w:sz w:val="24"/>
          <w:szCs w:val="24"/>
        </w:rPr>
        <w:t>Fenómenos de transporte</w:t>
      </w:r>
      <w:r>
        <w:rPr>
          <w:rFonts w:ascii="Arial" w:hAnsi="Arial" w:cs="Arial"/>
          <w:sz w:val="24"/>
          <w:szCs w:val="24"/>
        </w:rPr>
        <w:t>. Lib</w:t>
      </w:r>
      <w:r w:rsidRPr="00C53EF0">
        <w:rPr>
          <w:rFonts w:ascii="Arial" w:hAnsi="Arial" w:cs="Arial"/>
          <w:sz w:val="24"/>
          <w:szCs w:val="24"/>
        </w:rPr>
        <w:t>ros Técnicos e Científicos.</w:t>
      </w:r>
    </w:p>
    <w:p w14:paraId="02A2A914" w14:textId="77777777" w:rsidR="00A07E1C" w:rsidRDefault="00A07E1C" w:rsidP="00921FC9">
      <w:pPr>
        <w:jc w:val="both"/>
        <w:rPr>
          <w:rFonts w:ascii="Arial" w:hAnsi="Arial" w:cs="Arial"/>
          <w:sz w:val="24"/>
          <w:szCs w:val="24"/>
        </w:rPr>
      </w:pPr>
      <w:r w:rsidRPr="00A07E1C">
        <w:rPr>
          <w:rFonts w:ascii="Arial" w:hAnsi="Arial" w:cs="Arial"/>
          <w:sz w:val="24"/>
          <w:szCs w:val="24"/>
        </w:rPr>
        <w:t xml:space="preserve">Blanchard, P., &amp; Volchenkov, D. (2009). </w:t>
      </w:r>
      <w:r w:rsidRPr="00A07E1C">
        <w:rPr>
          <w:rFonts w:ascii="Arial" w:hAnsi="Arial" w:cs="Arial"/>
          <w:i/>
          <w:sz w:val="24"/>
          <w:szCs w:val="24"/>
        </w:rPr>
        <w:t>Mathematical analysis of urban spatial networks.</w:t>
      </w:r>
      <w:r w:rsidRPr="00A07E1C">
        <w:rPr>
          <w:rFonts w:ascii="Arial" w:hAnsi="Arial" w:cs="Arial"/>
          <w:sz w:val="24"/>
          <w:szCs w:val="24"/>
        </w:rPr>
        <w:t xml:space="preserve"> Springer.</w:t>
      </w:r>
    </w:p>
    <w:p w14:paraId="353D1964" w14:textId="77777777" w:rsidR="00330375" w:rsidRDefault="00330375" w:rsidP="00921FC9">
      <w:pPr>
        <w:jc w:val="both"/>
        <w:rPr>
          <w:rFonts w:ascii="Arial" w:hAnsi="Arial" w:cs="Arial"/>
          <w:sz w:val="24"/>
          <w:szCs w:val="24"/>
        </w:rPr>
      </w:pPr>
      <w:r w:rsidRPr="00330375">
        <w:rPr>
          <w:rFonts w:ascii="Arial" w:hAnsi="Arial" w:cs="Arial"/>
          <w:sz w:val="24"/>
          <w:szCs w:val="24"/>
        </w:rPr>
        <w:t xml:space="preserve">Bonsall, P. (1992). </w:t>
      </w:r>
      <w:r w:rsidRPr="00330375">
        <w:rPr>
          <w:rFonts w:ascii="Arial" w:hAnsi="Arial" w:cs="Arial"/>
          <w:i/>
          <w:sz w:val="24"/>
          <w:szCs w:val="24"/>
        </w:rPr>
        <w:t>The influence of route guidance advice on route choice in urban networks</w:t>
      </w:r>
      <w:r w:rsidRPr="00330375">
        <w:rPr>
          <w:rFonts w:ascii="Arial" w:hAnsi="Arial" w:cs="Arial"/>
          <w:sz w:val="24"/>
          <w:szCs w:val="24"/>
        </w:rPr>
        <w:t>. Transportation, 19(1), 1-23.</w:t>
      </w:r>
      <w:r>
        <w:rPr>
          <w:rFonts w:ascii="Arial" w:hAnsi="Arial" w:cs="Arial"/>
          <w:sz w:val="24"/>
          <w:szCs w:val="24"/>
        </w:rPr>
        <w:t xml:space="preserve"> Springer</w:t>
      </w:r>
    </w:p>
    <w:p w14:paraId="0403E2DB" w14:textId="77777777" w:rsidR="007E71CE" w:rsidRDefault="007E71CE" w:rsidP="00921FC9">
      <w:pPr>
        <w:jc w:val="both"/>
        <w:rPr>
          <w:rFonts w:ascii="Arial" w:hAnsi="Arial" w:cs="Arial"/>
          <w:sz w:val="24"/>
          <w:szCs w:val="24"/>
        </w:rPr>
      </w:pPr>
      <w:r>
        <w:rPr>
          <w:rFonts w:ascii="Arial" w:hAnsi="Arial" w:cs="Arial"/>
          <w:sz w:val="24"/>
          <w:szCs w:val="24"/>
        </w:rPr>
        <w:t xml:space="preserve">Box, P. C., Oppenlander, J. C. (1985) </w:t>
      </w:r>
      <w:r>
        <w:rPr>
          <w:rFonts w:ascii="Arial" w:hAnsi="Arial" w:cs="Arial"/>
          <w:i/>
          <w:sz w:val="24"/>
          <w:szCs w:val="24"/>
        </w:rPr>
        <w:t>Manual de Estudios de Ingeniería de Transito.</w:t>
      </w:r>
      <w:r>
        <w:rPr>
          <w:rFonts w:ascii="Arial" w:hAnsi="Arial" w:cs="Arial"/>
          <w:sz w:val="24"/>
          <w:szCs w:val="24"/>
        </w:rPr>
        <w:t xml:space="preserve"> Representaciones y Servicios de Ingeniería, S. A. México.</w:t>
      </w:r>
    </w:p>
    <w:p w14:paraId="2422A7A7" w14:textId="77777777" w:rsidR="000D72E4" w:rsidRDefault="004B59DA" w:rsidP="00921FC9">
      <w:pPr>
        <w:jc w:val="both"/>
        <w:rPr>
          <w:rFonts w:ascii="Arial" w:hAnsi="Arial" w:cs="Arial"/>
          <w:sz w:val="24"/>
          <w:szCs w:val="24"/>
        </w:rPr>
      </w:pPr>
      <w:r w:rsidRPr="004B59DA">
        <w:rPr>
          <w:rFonts w:ascii="Arial" w:hAnsi="Arial" w:cs="Arial"/>
          <w:sz w:val="24"/>
          <w:szCs w:val="24"/>
        </w:rPr>
        <w:t xml:space="preserve">Brics, M., Mahnke, R., &amp; Kühne, R. (2013). </w:t>
      </w:r>
      <w:r w:rsidRPr="004B59DA">
        <w:rPr>
          <w:rFonts w:ascii="Arial" w:hAnsi="Arial" w:cs="Arial"/>
          <w:i/>
          <w:sz w:val="24"/>
          <w:szCs w:val="24"/>
        </w:rPr>
        <w:t>Model of Vehicular Traffic by Hilliges and Weidlich Revisited.</w:t>
      </w:r>
      <w:r w:rsidRPr="004B59DA">
        <w:rPr>
          <w:rFonts w:ascii="Arial" w:hAnsi="Arial" w:cs="Arial"/>
          <w:sz w:val="24"/>
          <w:szCs w:val="24"/>
        </w:rPr>
        <w:t xml:space="preserve"> In Traffic and Granular Flow'11 (pp. 27-33). Springer Berlin Heidelberg.</w:t>
      </w:r>
    </w:p>
    <w:p w14:paraId="60867F11" w14:textId="77777777" w:rsidR="00B42D80" w:rsidRDefault="00B42D80" w:rsidP="00921FC9">
      <w:pPr>
        <w:jc w:val="both"/>
        <w:rPr>
          <w:rFonts w:ascii="Arial" w:hAnsi="Arial" w:cs="Arial"/>
          <w:sz w:val="24"/>
          <w:szCs w:val="24"/>
        </w:rPr>
      </w:pPr>
      <w:r w:rsidRPr="00B42D80">
        <w:rPr>
          <w:rFonts w:ascii="Arial" w:hAnsi="Arial" w:cs="Arial"/>
          <w:sz w:val="24"/>
          <w:szCs w:val="24"/>
        </w:rPr>
        <w:t xml:space="preserve">Brockmann, D., Hufnagel, L., &amp; Geisel, T. (2006). </w:t>
      </w:r>
      <w:r w:rsidRPr="00B42D80">
        <w:rPr>
          <w:rFonts w:ascii="Arial" w:hAnsi="Arial" w:cs="Arial"/>
          <w:i/>
          <w:sz w:val="24"/>
          <w:szCs w:val="24"/>
        </w:rPr>
        <w:t>The scaling laws of human travel</w:t>
      </w:r>
      <w:r w:rsidRPr="00B42D80">
        <w:rPr>
          <w:rFonts w:ascii="Arial" w:hAnsi="Arial" w:cs="Arial"/>
          <w:sz w:val="24"/>
          <w:szCs w:val="24"/>
        </w:rPr>
        <w:t>. Nature, 439(7075), 462-465.</w:t>
      </w:r>
    </w:p>
    <w:p w14:paraId="22C5A15E" w14:textId="77777777" w:rsidR="00F0577B" w:rsidRDefault="00F0577B" w:rsidP="00921FC9">
      <w:pPr>
        <w:jc w:val="both"/>
        <w:rPr>
          <w:rFonts w:ascii="Arial" w:hAnsi="Arial" w:cs="Arial"/>
          <w:sz w:val="24"/>
          <w:szCs w:val="24"/>
        </w:rPr>
      </w:pPr>
      <w:r>
        <w:rPr>
          <w:rFonts w:ascii="Arial" w:hAnsi="Arial" w:cs="Arial"/>
          <w:sz w:val="24"/>
          <w:szCs w:val="24"/>
        </w:rPr>
        <w:t xml:space="preserve">Bull, A., Comp. (2003) </w:t>
      </w:r>
      <w:r w:rsidRPr="00F0577B">
        <w:rPr>
          <w:rFonts w:ascii="Arial" w:hAnsi="Arial" w:cs="Arial"/>
          <w:i/>
          <w:sz w:val="24"/>
          <w:szCs w:val="24"/>
        </w:rPr>
        <w:t>Congestión de tránsito: el problema y cómo enfrentarlo</w:t>
      </w:r>
      <w:r w:rsidRPr="00F0577B">
        <w:rPr>
          <w:rFonts w:ascii="Arial" w:hAnsi="Arial" w:cs="Arial"/>
          <w:sz w:val="24"/>
          <w:szCs w:val="24"/>
        </w:rPr>
        <w:t>. United Nations Publications</w:t>
      </w:r>
      <w:r>
        <w:rPr>
          <w:rFonts w:ascii="Arial" w:hAnsi="Arial" w:cs="Arial"/>
          <w:sz w:val="24"/>
          <w:szCs w:val="24"/>
        </w:rPr>
        <w:t>.</w:t>
      </w:r>
    </w:p>
    <w:p w14:paraId="12CC6619" w14:textId="77777777" w:rsidR="0085149D" w:rsidRPr="007E71CE" w:rsidRDefault="0085149D" w:rsidP="00921FC9">
      <w:pPr>
        <w:jc w:val="both"/>
        <w:rPr>
          <w:rFonts w:ascii="Arial" w:hAnsi="Arial" w:cs="Arial"/>
          <w:sz w:val="24"/>
          <w:szCs w:val="24"/>
        </w:rPr>
      </w:pPr>
      <w:r>
        <w:rPr>
          <w:rFonts w:ascii="Arial" w:hAnsi="Arial" w:cs="Arial"/>
          <w:sz w:val="24"/>
          <w:szCs w:val="24"/>
        </w:rPr>
        <w:t>Caballero Enríquez, J. (2009). Tráfico Vehicular: Un Estudio Probabilístico. Universidad Nacional Autónoma de México. Facultad de Ciencias.</w:t>
      </w:r>
    </w:p>
    <w:p w14:paraId="4675837B" w14:textId="77777777" w:rsidR="00EB5939" w:rsidRDefault="00EB5939" w:rsidP="00921FC9">
      <w:pPr>
        <w:jc w:val="both"/>
        <w:rPr>
          <w:rFonts w:ascii="Arial" w:hAnsi="Arial" w:cs="Arial"/>
          <w:sz w:val="24"/>
          <w:szCs w:val="24"/>
        </w:rPr>
      </w:pPr>
      <w:r>
        <w:rPr>
          <w:rFonts w:ascii="Arial" w:hAnsi="Arial" w:cs="Arial"/>
          <w:sz w:val="24"/>
          <w:szCs w:val="24"/>
        </w:rPr>
        <w:t xml:space="preserve">Cárdenas Gutiérrez, E. (2001) </w:t>
      </w:r>
      <w:r w:rsidRPr="00EB5939">
        <w:rPr>
          <w:rFonts w:ascii="Arial" w:hAnsi="Arial" w:cs="Arial"/>
          <w:i/>
          <w:sz w:val="24"/>
          <w:szCs w:val="24"/>
        </w:rPr>
        <w:t>Volúmenes vehiculares en la zona urbana de la ciudad de Toluca.</w:t>
      </w:r>
      <w:r>
        <w:rPr>
          <w:rFonts w:ascii="Arial" w:hAnsi="Arial" w:cs="Arial"/>
          <w:sz w:val="24"/>
          <w:szCs w:val="24"/>
        </w:rPr>
        <w:t xml:space="preserve"> C</w:t>
      </w:r>
      <w:r w:rsidRPr="00EB5939">
        <w:rPr>
          <w:rFonts w:ascii="Arial" w:hAnsi="Arial" w:cs="Arial"/>
          <w:sz w:val="24"/>
          <w:szCs w:val="24"/>
        </w:rPr>
        <w:t>uadernos De</w:t>
      </w:r>
      <w:r>
        <w:rPr>
          <w:rFonts w:ascii="Arial" w:hAnsi="Arial" w:cs="Arial"/>
          <w:sz w:val="24"/>
          <w:szCs w:val="24"/>
        </w:rPr>
        <w:t xml:space="preserve"> Investigación. Cuarta Época 21. Toluca.</w:t>
      </w:r>
      <w:r w:rsidRPr="00EB5939">
        <w:rPr>
          <w:rFonts w:ascii="Arial" w:hAnsi="Arial" w:cs="Arial"/>
          <w:sz w:val="24"/>
          <w:szCs w:val="24"/>
        </w:rPr>
        <w:t xml:space="preserve"> Universidad Aut</w:t>
      </w:r>
      <w:r>
        <w:rPr>
          <w:rFonts w:ascii="Arial" w:hAnsi="Arial" w:cs="Arial"/>
          <w:sz w:val="24"/>
          <w:szCs w:val="24"/>
        </w:rPr>
        <w:t>ónoma del Estado de México.</w:t>
      </w:r>
    </w:p>
    <w:p w14:paraId="2541DA94" w14:textId="77777777" w:rsidR="00E836E4" w:rsidRDefault="00E836E4" w:rsidP="00921FC9">
      <w:pPr>
        <w:jc w:val="both"/>
        <w:rPr>
          <w:rFonts w:ascii="Arial" w:hAnsi="Arial" w:cs="Arial"/>
          <w:sz w:val="24"/>
          <w:szCs w:val="24"/>
        </w:rPr>
      </w:pPr>
      <w:r>
        <w:rPr>
          <w:rFonts w:ascii="Arial" w:hAnsi="Arial" w:cs="Arial"/>
          <w:sz w:val="24"/>
          <w:szCs w:val="24"/>
        </w:rPr>
        <w:t xml:space="preserve">Cardoso, C., Bert, F., Podestá, G. </w:t>
      </w:r>
      <w:r w:rsidRPr="00E836E4">
        <w:rPr>
          <w:rFonts w:ascii="Arial" w:hAnsi="Arial" w:cs="Arial"/>
          <w:i/>
          <w:sz w:val="24"/>
          <w:szCs w:val="24"/>
        </w:rPr>
        <w:t>Modelos Basados en Agentes (MBA): definición, alcances y limitaciones</w:t>
      </w:r>
      <w:r>
        <w:rPr>
          <w:rFonts w:ascii="Arial" w:hAnsi="Arial" w:cs="Arial"/>
          <w:sz w:val="24"/>
          <w:szCs w:val="24"/>
        </w:rPr>
        <w:t xml:space="preserve">. </w:t>
      </w:r>
      <w:r w:rsidRPr="00E836E4">
        <w:rPr>
          <w:rFonts w:ascii="Arial" w:hAnsi="Arial" w:cs="Arial"/>
          <w:sz w:val="24"/>
          <w:szCs w:val="24"/>
        </w:rPr>
        <w:t>Landuse, biofuels and rural development in the La Plata Basin</w:t>
      </w:r>
      <w:r w:rsidR="00BB486E">
        <w:rPr>
          <w:rFonts w:ascii="Arial" w:hAnsi="Arial" w:cs="Arial"/>
          <w:sz w:val="24"/>
          <w:szCs w:val="24"/>
        </w:rPr>
        <w:t>.</w:t>
      </w:r>
    </w:p>
    <w:p w14:paraId="6A6B31E3" w14:textId="77777777" w:rsidR="00BB486E" w:rsidRDefault="00BB486E" w:rsidP="00921FC9">
      <w:pPr>
        <w:jc w:val="both"/>
        <w:rPr>
          <w:rFonts w:ascii="Arial" w:hAnsi="Arial" w:cs="Arial"/>
          <w:sz w:val="24"/>
          <w:szCs w:val="24"/>
        </w:rPr>
      </w:pPr>
      <w:r w:rsidRPr="00BB486E">
        <w:rPr>
          <w:rFonts w:ascii="Arial" w:hAnsi="Arial" w:cs="Arial"/>
          <w:sz w:val="24"/>
          <w:szCs w:val="24"/>
        </w:rPr>
        <w:t xml:space="preserve">Cai, K., Feeley, M. J., &amp; Hutchinson, N. C. (2006). </w:t>
      </w:r>
      <w:r w:rsidRPr="00BB486E">
        <w:rPr>
          <w:rFonts w:ascii="Arial" w:hAnsi="Arial" w:cs="Arial"/>
          <w:i/>
          <w:sz w:val="24"/>
          <w:szCs w:val="24"/>
        </w:rPr>
        <w:t>Routing Transient Traffic in Mobile Ad Hoc Networks</w:t>
      </w:r>
      <w:r w:rsidRPr="00BB486E">
        <w:rPr>
          <w:rFonts w:ascii="Arial" w:hAnsi="Arial" w:cs="Arial"/>
          <w:sz w:val="24"/>
          <w:szCs w:val="24"/>
        </w:rPr>
        <w:t>. In Mobile Ad-hoc and Sensor Networks (pp. 13-24). Springer Berlin Heidelberg.</w:t>
      </w:r>
    </w:p>
    <w:p w14:paraId="2D65AE4D" w14:textId="77777777" w:rsidR="0072574D" w:rsidRDefault="0072574D" w:rsidP="00921FC9">
      <w:pPr>
        <w:jc w:val="both"/>
        <w:rPr>
          <w:rFonts w:ascii="Arial" w:hAnsi="Arial" w:cs="Arial"/>
          <w:sz w:val="24"/>
          <w:szCs w:val="24"/>
        </w:rPr>
      </w:pPr>
      <w:r>
        <w:rPr>
          <w:rFonts w:ascii="Arial" w:hAnsi="Arial" w:cs="Arial"/>
          <w:sz w:val="24"/>
          <w:szCs w:val="24"/>
        </w:rPr>
        <w:t xml:space="preserve">Carmona Pastor, F. (2005) </w:t>
      </w:r>
      <w:r w:rsidRPr="0072574D">
        <w:rPr>
          <w:rFonts w:ascii="Arial" w:hAnsi="Arial" w:cs="Arial"/>
          <w:i/>
          <w:sz w:val="24"/>
          <w:szCs w:val="24"/>
        </w:rPr>
        <w:t>Manual del transportista</w:t>
      </w:r>
      <w:r>
        <w:rPr>
          <w:rFonts w:ascii="Arial" w:hAnsi="Arial" w:cs="Arial"/>
          <w:i/>
          <w:sz w:val="24"/>
          <w:szCs w:val="24"/>
        </w:rPr>
        <w:t>.</w:t>
      </w:r>
      <w:r>
        <w:rPr>
          <w:rFonts w:ascii="Arial" w:hAnsi="Arial" w:cs="Arial"/>
          <w:sz w:val="24"/>
          <w:szCs w:val="24"/>
        </w:rPr>
        <w:t xml:space="preserve"> Ediciones Díaz de Santos, S. A.</w:t>
      </w:r>
    </w:p>
    <w:p w14:paraId="30DC9BD6" w14:textId="77777777" w:rsidR="00A623E8" w:rsidRDefault="00A623E8" w:rsidP="00921FC9">
      <w:pPr>
        <w:jc w:val="both"/>
        <w:rPr>
          <w:rFonts w:ascii="Arial" w:hAnsi="Arial" w:cs="Arial"/>
          <w:sz w:val="24"/>
          <w:szCs w:val="24"/>
        </w:rPr>
      </w:pPr>
      <w:r w:rsidRPr="00A623E8">
        <w:rPr>
          <w:rFonts w:ascii="Arial" w:hAnsi="Arial" w:cs="Arial"/>
          <w:sz w:val="24"/>
          <w:szCs w:val="24"/>
        </w:rPr>
        <w:lastRenderedPageBreak/>
        <w:t xml:space="preserve">Campari, E. G., &amp; Levi, G. (2000). </w:t>
      </w:r>
      <w:r w:rsidRPr="00A623E8">
        <w:rPr>
          <w:rFonts w:ascii="Arial" w:hAnsi="Arial" w:cs="Arial"/>
          <w:i/>
          <w:sz w:val="24"/>
          <w:szCs w:val="24"/>
        </w:rPr>
        <w:t>A cellular automata model for highway traffic</w:t>
      </w:r>
      <w:r w:rsidRPr="00A623E8">
        <w:rPr>
          <w:rFonts w:ascii="Arial" w:hAnsi="Arial" w:cs="Arial"/>
          <w:sz w:val="24"/>
          <w:szCs w:val="24"/>
        </w:rPr>
        <w:t>. The European Physical Journal B-Condensed Matter and Complex Systems, 17(1), 159-166.</w:t>
      </w:r>
    </w:p>
    <w:p w14:paraId="1A532EBF" w14:textId="77777777" w:rsidR="00416A9D" w:rsidRDefault="00416A9D" w:rsidP="00921FC9">
      <w:pPr>
        <w:jc w:val="both"/>
        <w:rPr>
          <w:rFonts w:ascii="Arial" w:hAnsi="Arial" w:cs="Arial"/>
          <w:sz w:val="24"/>
          <w:szCs w:val="24"/>
        </w:rPr>
      </w:pPr>
      <w:r w:rsidRPr="00416A9D">
        <w:rPr>
          <w:rFonts w:ascii="Arial" w:hAnsi="Arial" w:cs="Arial"/>
          <w:sz w:val="24"/>
          <w:szCs w:val="24"/>
        </w:rPr>
        <w:t xml:space="preserve">Carey, M., Balijepalli, C., &amp; Watling, D. (2013). </w:t>
      </w:r>
      <w:r w:rsidRPr="00416A9D">
        <w:rPr>
          <w:rFonts w:ascii="Arial" w:hAnsi="Arial" w:cs="Arial"/>
          <w:i/>
          <w:sz w:val="24"/>
          <w:szCs w:val="24"/>
        </w:rPr>
        <w:t>Extending the cell transmission model to multiple lanes and lane-changing</w:t>
      </w:r>
      <w:r w:rsidRPr="00416A9D">
        <w:rPr>
          <w:rFonts w:ascii="Arial" w:hAnsi="Arial" w:cs="Arial"/>
          <w:sz w:val="24"/>
          <w:szCs w:val="24"/>
        </w:rPr>
        <w:t>. Networks and Spatial Economics, 1-29.</w:t>
      </w:r>
    </w:p>
    <w:p w14:paraId="04350C3D" w14:textId="77777777" w:rsidR="003674BB" w:rsidRDefault="003674BB" w:rsidP="00921FC9">
      <w:pPr>
        <w:jc w:val="both"/>
        <w:rPr>
          <w:rFonts w:ascii="Arial" w:hAnsi="Arial" w:cs="Arial"/>
          <w:sz w:val="24"/>
          <w:szCs w:val="24"/>
        </w:rPr>
      </w:pPr>
      <w:r w:rsidRPr="003674BB">
        <w:rPr>
          <w:rFonts w:ascii="Arial" w:hAnsi="Arial" w:cs="Arial"/>
          <w:sz w:val="24"/>
          <w:szCs w:val="24"/>
        </w:rPr>
        <w:t>Castro, J., Gómez, D., &amp; Tejada, J. (2014). Allocating slacks in stochastic PERT network. Central European Journal of Operations Research, 22(1), 37-52.</w:t>
      </w:r>
    </w:p>
    <w:p w14:paraId="02233224" w14:textId="77777777" w:rsidR="002C347C" w:rsidRPr="0072574D" w:rsidRDefault="002C347C" w:rsidP="00921FC9">
      <w:pPr>
        <w:jc w:val="both"/>
        <w:rPr>
          <w:rFonts w:ascii="Arial" w:hAnsi="Arial" w:cs="Arial"/>
          <w:sz w:val="24"/>
          <w:szCs w:val="24"/>
        </w:rPr>
      </w:pPr>
      <w:r w:rsidRPr="002C347C">
        <w:rPr>
          <w:rFonts w:ascii="Arial" w:hAnsi="Arial" w:cs="Arial"/>
          <w:sz w:val="24"/>
          <w:szCs w:val="24"/>
        </w:rPr>
        <w:t>Ceccherini-Silberstein, T., &amp; Coornaert, M. (2010). Cellular automata and groups. Springer.</w:t>
      </w:r>
    </w:p>
    <w:p w14:paraId="1B47487A" w14:textId="77777777" w:rsidR="00D072A8" w:rsidRDefault="00D072A8" w:rsidP="00921FC9">
      <w:pPr>
        <w:jc w:val="both"/>
        <w:rPr>
          <w:rFonts w:ascii="Arial" w:hAnsi="Arial" w:cs="Arial"/>
          <w:sz w:val="24"/>
          <w:szCs w:val="24"/>
        </w:rPr>
      </w:pPr>
      <w:r>
        <w:rPr>
          <w:rFonts w:ascii="Arial" w:hAnsi="Arial" w:cs="Arial"/>
          <w:sz w:val="24"/>
          <w:szCs w:val="24"/>
        </w:rPr>
        <w:t xml:space="preserve">Cendrero Agenjo, B. Truyols Mateu, S. (2009) </w:t>
      </w:r>
      <w:r>
        <w:rPr>
          <w:rFonts w:ascii="Arial" w:hAnsi="Arial" w:cs="Arial"/>
          <w:i/>
          <w:sz w:val="24"/>
          <w:szCs w:val="24"/>
        </w:rPr>
        <w:t>El transporte. Aspectos y Tipología</w:t>
      </w:r>
      <w:r>
        <w:rPr>
          <w:rFonts w:ascii="Arial" w:hAnsi="Arial" w:cs="Arial"/>
          <w:sz w:val="24"/>
          <w:szCs w:val="24"/>
        </w:rPr>
        <w:t>. Delta Publicaciones-Grupo Vanchri.</w:t>
      </w:r>
    </w:p>
    <w:p w14:paraId="18B4290C" w14:textId="77777777" w:rsidR="004D7C8C" w:rsidRDefault="00575294" w:rsidP="00921FC9">
      <w:pPr>
        <w:jc w:val="both"/>
        <w:rPr>
          <w:rFonts w:ascii="Arial" w:hAnsi="Arial" w:cs="Arial"/>
          <w:sz w:val="24"/>
          <w:szCs w:val="24"/>
        </w:rPr>
      </w:pPr>
      <w:r>
        <w:rPr>
          <w:rFonts w:ascii="Arial" w:hAnsi="Arial" w:cs="Arial"/>
          <w:sz w:val="24"/>
          <w:szCs w:val="24"/>
        </w:rPr>
        <w:t>CENFES</w:t>
      </w:r>
      <w:r w:rsidR="00E24B72">
        <w:rPr>
          <w:rFonts w:ascii="Arial" w:hAnsi="Arial" w:cs="Arial"/>
          <w:sz w:val="24"/>
          <w:szCs w:val="24"/>
        </w:rPr>
        <w:t xml:space="preserve"> </w:t>
      </w:r>
      <w:r w:rsidR="00E67EF3">
        <w:rPr>
          <w:rFonts w:ascii="Arial" w:hAnsi="Arial" w:cs="Arial"/>
          <w:sz w:val="24"/>
          <w:szCs w:val="24"/>
        </w:rPr>
        <w:t>A.C.</w:t>
      </w:r>
      <w:r>
        <w:rPr>
          <w:rFonts w:ascii="Arial" w:hAnsi="Arial" w:cs="Arial"/>
          <w:sz w:val="24"/>
          <w:szCs w:val="24"/>
        </w:rPr>
        <w:t xml:space="preserve"> (2008</w:t>
      </w:r>
      <w:r w:rsidR="004D7C8C">
        <w:rPr>
          <w:rFonts w:ascii="Arial" w:hAnsi="Arial" w:cs="Arial"/>
          <w:sz w:val="24"/>
          <w:szCs w:val="24"/>
        </w:rPr>
        <w:t xml:space="preserve">). </w:t>
      </w:r>
      <w:r>
        <w:rPr>
          <w:rFonts w:ascii="Arial" w:hAnsi="Arial" w:cs="Arial"/>
          <w:sz w:val="24"/>
          <w:szCs w:val="24"/>
        </w:rPr>
        <w:t xml:space="preserve">Curso para operarias y operarios de la Ciudad de México. </w:t>
      </w:r>
      <w:r w:rsidR="004D7C8C" w:rsidRPr="004D7C8C">
        <w:rPr>
          <w:rFonts w:ascii="Arial" w:hAnsi="Arial" w:cs="Arial"/>
          <w:i/>
          <w:sz w:val="24"/>
          <w:szCs w:val="24"/>
        </w:rPr>
        <w:t>Educación Vial</w:t>
      </w:r>
      <w:r>
        <w:rPr>
          <w:rFonts w:ascii="Arial" w:hAnsi="Arial" w:cs="Arial"/>
          <w:sz w:val="24"/>
          <w:szCs w:val="24"/>
        </w:rPr>
        <w:t>. Cuaderno de Trabajo Estación 2</w:t>
      </w:r>
      <w:r w:rsidR="004D7C8C">
        <w:rPr>
          <w:rFonts w:ascii="Arial" w:hAnsi="Arial" w:cs="Arial"/>
          <w:sz w:val="24"/>
          <w:szCs w:val="24"/>
        </w:rPr>
        <w:t>.</w:t>
      </w:r>
      <w:r>
        <w:rPr>
          <w:rFonts w:ascii="Arial" w:hAnsi="Arial" w:cs="Arial"/>
          <w:sz w:val="24"/>
          <w:szCs w:val="24"/>
        </w:rPr>
        <w:t xml:space="preserve"> CENFES-UACM-UAM.</w:t>
      </w:r>
    </w:p>
    <w:p w14:paraId="529768BB" w14:textId="77777777" w:rsidR="002E0B45" w:rsidRDefault="002E0B45" w:rsidP="00921FC9">
      <w:pPr>
        <w:jc w:val="both"/>
        <w:rPr>
          <w:rFonts w:ascii="Arial" w:hAnsi="Arial" w:cs="Arial"/>
          <w:sz w:val="24"/>
          <w:szCs w:val="24"/>
        </w:rPr>
      </w:pPr>
      <w:r>
        <w:rPr>
          <w:rFonts w:ascii="Arial" w:hAnsi="Arial" w:cs="Arial"/>
          <w:sz w:val="24"/>
          <w:szCs w:val="24"/>
        </w:rPr>
        <w:t xml:space="preserve">Cervero, R. </w:t>
      </w:r>
      <w:r w:rsidR="00783673">
        <w:rPr>
          <w:rFonts w:ascii="Arial" w:hAnsi="Arial" w:cs="Arial"/>
          <w:sz w:val="24"/>
          <w:szCs w:val="24"/>
        </w:rPr>
        <w:t xml:space="preserve">(1998) </w:t>
      </w:r>
      <w:r w:rsidR="00783673" w:rsidRPr="00783673">
        <w:rPr>
          <w:rFonts w:ascii="Arial" w:hAnsi="Arial" w:cs="Arial"/>
          <w:i/>
          <w:sz w:val="24"/>
          <w:szCs w:val="24"/>
        </w:rPr>
        <w:t>The Transit Metropolis: A Global Inquiry</w:t>
      </w:r>
      <w:r w:rsidR="00783673">
        <w:rPr>
          <w:rFonts w:ascii="Arial" w:hAnsi="Arial" w:cs="Arial"/>
          <w:sz w:val="24"/>
          <w:szCs w:val="24"/>
        </w:rPr>
        <w:t>.</w:t>
      </w:r>
      <w:r w:rsidR="00783673" w:rsidRPr="00783673">
        <w:t xml:space="preserve"> </w:t>
      </w:r>
      <w:r w:rsidR="00783673" w:rsidRPr="00783673">
        <w:rPr>
          <w:rFonts w:ascii="Arial" w:hAnsi="Arial" w:cs="Arial"/>
          <w:sz w:val="24"/>
          <w:szCs w:val="24"/>
        </w:rPr>
        <w:t>Island Press</w:t>
      </w:r>
      <w:r w:rsidR="002B31FB">
        <w:rPr>
          <w:rFonts w:ascii="Arial" w:hAnsi="Arial" w:cs="Arial"/>
          <w:sz w:val="24"/>
          <w:szCs w:val="24"/>
        </w:rPr>
        <w:t>.</w:t>
      </w:r>
      <w:r w:rsidR="00783673">
        <w:rPr>
          <w:rFonts w:ascii="Arial" w:hAnsi="Arial" w:cs="Arial"/>
          <w:sz w:val="24"/>
          <w:szCs w:val="24"/>
        </w:rPr>
        <w:t xml:space="preserve"> </w:t>
      </w:r>
    </w:p>
    <w:p w14:paraId="1599B0B1" w14:textId="77777777" w:rsidR="00E12610" w:rsidRDefault="00E12610" w:rsidP="00921FC9">
      <w:pPr>
        <w:jc w:val="both"/>
        <w:rPr>
          <w:rFonts w:ascii="Arial" w:hAnsi="Arial" w:cs="Arial"/>
          <w:sz w:val="24"/>
          <w:szCs w:val="24"/>
        </w:rPr>
      </w:pPr>
      <w:r w:rsidRPr="00E12610">
        <w:rPr>
          <w:rFonts w:ascii="Arial" w:hAnsi="Arial" w:cs="Arial"/>
          <w:sz w:val="24"/>
          <w:szCs w:val="24"/>
        </w:rPr>
        <w:t xml:space="preserve">Cheung, S. L. (2014). </w:t>
      </w:r>
      <w:r w:rsidRPr="00E12610">
        <w:rPr>
          <w:rFonts w:ascii="Arial" w:hAnsi="Arial" w:cs="Arial"/>
          <w:i/>
          <w:sz w:val="24"/>
          <w:szCs w:val="24"/>
        </w:rPr>
        <w:t>New insights into conditional cooperation and punishment from a strategy method experiment</w:t>
      </w:r>
      <w:r w:rsidRPr="00E12610">
        <w:rPr>
          <w:rFonts w:ascii="Arial" w:hAnsi="Arial" w:cs="Arial"/>
          <w:sz w:val="24"/>
          <w:szCs w:val="24"/>
        </w:rPr>
        <w:t>. Experimental Economics, 17(1), 129-153.</w:t>
      </w:r>
    </w:p>
    <w:p w14:paraId="441C3936" w14:textId="77777777" w:rsidR="00A5575E" w:rsidRDefault="00A5575E" w:rsidP="00921FC9">
      <w:pPr>
        <w:jc w:val="both"/>
        <w:rPr>
          <w:rFonts w:ascii="Arial" w:hAnsi="Arial" w:cs="Arial"/>
          <w:sz w:val="24"/>
          <w:szCs w:val="24"/>
        </w:rPr>
      </w:pPr>
      <w:r w:rsidRPr="00A5575E">
        <w:rPr>
          <w:rFonts w:ascii="Arial" w:hAnsi="Arial" w:cs="Arial"/>
          <w:sz w:val="24"/>
          <w:szCs w:val="24"/>
        </w:rPr>
        <w:t>Chinrungrueng, J., Kaewkamnerd, S., Pongthornseri, R., Dumnin, S., Sunantach</w:t>
      </w:r>
      <w:r>
        <w:rPr>
          <w:rFonts w:ascii="Arial" w:hAnsi="Arial" w:cs="Arial"/>
          <w:sz w:val="24"/>
          <w:szCs w:val="24"/>
        </w:rPr>
        <w:t>aikul, U., Kittipiyakul, S.,</w:t>
      </w:r>
      <w:r w:rsidRPr="00A5575E">
        <w:rPr>
          <w:rFonts w:ascii="Arial" w:hAnsi="Arial" w:cs="Arial"/>
          <w:sz w:val="24"/>
          <w:szCs w:val="24"/>
        </w:rPr>
        <w:t xml:space="preserve"> &amp; Boonyanant, P. (2010). </w:t>
      </w:r>
      <w:r w:rsidRPr="00051B08">
        <w:rPr>
          <w:rFonts w:ascii="Arial" w:hAnsi="Arial" w:cs="Arial"/>
          <w:i/>
          <w:sz w:val="24"/>
          <w:szCs w:val="24"/>
        </w:rPr>
        <w:t>Wireless sensor network: Application to vehicular traffic</w:t>
      </w:r>
      <w:r w:rsidRPr="00A5575E">
        <w:rPr>
          <w:rFonts w:ascii="Arial" w:hAnsi="Arial" w:cs="Arial"/>
          <w:sz w:val="24"/>
          <w:szCs w:val="24"/>
        </w:rPr>
        <w:t>. In Advances in Wireless Sensors and Sensor Networks (pp. 199-220). Springer Berlin Heidelberg.</w:t>
      </w:r>
    </w:p>
    <w:p w14:paraId="09CBAE54" w14:textId="77777777" w:rsidR="005C1ACE" w:rsidRDefault="005C1ACE" w:rsidP="00921FC9">
      <w:pPr>
        <w:jc w:val="both"/>
        <w:rPr>
          <w:rFonts w:ascii="Arial" w:hAnsi="Arial" w:cs="Arial"/>
          <w:sz w:val="24"/>
          <w:szCs w:val="24"/>
        </w:rPr>
      </w:pPr>
      <w:r w:rsidRPr="005C1ACE">
        <w:rPr>
          <w:rFonts w:ascii="Arial" w:hAnsi="Arial" w:cs="Arial"/>
          <w:sz w:val="24"/>
          <w:szCs w:val="24"/>
        </w:rPr>
        <w:t>Chowdhury, D., Santen, L., &amp; Schadschneider, A. (2000). Statistical physics of vehicular traffic and some related systems. Physics Reports, 329(4), 199-329.</w:t>
      </w:r>
    </w:p>
    <w:p w14:paraId="65EB7A98" w14:textId="77777777" w:rsidR="00104546" w:rsidRDefault="00104546" w:rsidP="00921FC9">
      <w:pPr>
        <w:jc w:val="both"/>
        <w:rPr>
          <w:rFonts w:ascii="Arial" w:hAnsi="Arial" w:cs="Arial"/>
          <w:sz w:val="24"/>
          <w:szCs w:val="24"/>
        </w:rPr>
      </w:pPr>
      <w:r w:rsidRPr="00104546">
        <w:rPr>
          <w:rFonts w:ascii="Arial" w:hAnsi="Arial" w:cs="Arial"/>
          <w:sz w:val="24"/>
          <w:szCs w:val="24"/>
        </w:rPr>
        <w:t xml:space="preserve">Chowdhury, D., Pasupathy, A., &amp; Sinha, S. (1998). </w:t>
      </w:r>
      <w:r w:rsidRPr="00104546">
        <w:rPr>
          <w:rFonts w:ascii="Arial" w:hAnsi="Arial" w:cs="Arial"/>
          <w:i/>
          <w:sz w:val="24"/>
          <w:szCs w:val="24"/>
        </w:rPr>
        <w:t>Distributions of time-and distance-headways in the Nagel-Schreckenberg model of vehicular traffic: effects of hindrances</w:t>
      </w:r>
      <w:r w:rsidRPr="00104546">
        <w:rPr>
          <w:rFonts w:ascii="Arial" w:hAnsi="Arial" w:cs="Arial"/>
          <w:sz w:val="24"/>
          <w:szCs w:val="24"/>
        </w:rPr>
        <w:t>. The European Physical Journal B-Condensed Matter and Complex Systems, 5(3), 781-786.</w:t>
      </w:r>
    </w:p>
    <w:p w14:paraId="15CB0E42" w14:textId="77777777" w:rsidR="00632EF2" w:rsidRDefault="00632EF2" w:rsidP="00921FC9">
      <w:pPr>
        <w:jc w:val="both"/>
        <w:rPr>
          <w:rFonts w:ascii="Arial" w:hAnsi="Arial" w:cs="Arial"/>
          <w:sz w:val="24"/>
          <w:szCs w:val="24"/>
        </w:rPr>
      </w:pPr>
      <w:r w:rsidRPr="00632EF2">
        <w:rPr>
          <w:rFonts w:ascii="Arial" w:hAnsi="Arial" w:cs="Arial"/>
          <w:sz w:val="24"/>
          <w:szCs w:val="24"/>
        </w:rPr>
        <w:t xml:space="preserve">Chowell, G., Hyman, J. M., Eubank, S., &amp; Castillo-Chavez, C. (2003). </w:t>
      </w:r>
      <w:r w:rsidRPr="00632EF2">
        <w:rPr>
          <w:rFonts w:ascii="Arial" w:hAnsi="Arial" w:cs="Arial"/>
          <w:i/>
          <w:sz w:val="24"/>
          <w:szCs w:val="24"/>
        </w:rPr>
        <w:t>Scaling laws for the movement of people between locations in a large city</w:t>
      </w:r>
      <w:r w:rsidRPr="00632EF2">
        <w:rPr>
          <w:rFonts w:ascii="Arial" w:hAnsi="Arial" w:cs="Arial"/>
          <w:sz w:val="24"/>
          <w:szCs w:val="24"/>
        </w:rPr>
        <w:t>. Physical Review E, 68(6), 066102.</w:t>
      </w:r>
    </w:p>
    <w:p w14:paraId="29EEC92D" w14:textId="77777777" w:rsidR="00D76B46" w:rsidRDefault="00D76B46" w:rsidP="00921FC9">
      <w:pPr>
        <w:jc w:val="both"/>
        <w:rPr>
          <w:rFonts w:ascii="Arial" w:hAnsi="Arial" w:cs="Arial"/>
          <w:sz w:val="24"/>
          <w:szCs w:val="24"/>
        </w:rPr>
      </w:pPr>
      <w:r>
        <w:rPr>
          <w:rFonts w:ascii="Arial" w:hAnsi="Arial" w:cs="Arial"/>
          <w:sz w:val="24"/>
          <w:szCs w:val="24"/>
        </w:rPr>
        <w:t xml:space="preserve">Churchill, A. A. (1972) </w:t>
      </w:r>
      <w:r>
        <w:rPr>
          <w:rFonts w:ascii="Arial" w:hAnsi="Arial" w:cs="Arial"/>
          <w:i/>
          <w:sz w:val="24"/>
          <w:szCs w:val="24"/>
        </w:rPr>
        <w:t>Road user charges in central America</w:t>
      </w:r>
      <w:r>
        <w:rPr>
          <w:rFonts w:ascii="Arial" w:hAnsi="Arial" w:cs="Arial"/>
          <w:sz w:val="24"/>
          <w:szCs w:val="24"/>
        </w:rPr>
        <w:t xml:space="preserve">. </w:t>
      </w:r>
      <w:r w:rsidRPr="00D76B46">
        <w:rPr>
          <w:rFonts w:ascii="Arial" w:hAnsi="Arial" w:cs="Arial"/>
          <w:sz w:val="24"/>
          <w:szCs w:val="24"/>
        </w:rPr>
        <w:t>Johns Hopkins University Press</w:t>
      </w:r>
      <w:r w:rsidR="005C1ACE">
        <w:rPr>
          <w:rFonts w:ascii="Arial" w:hAnsi="Arial" w:cs="Arial"/>
          <w:sz w:val="24"/>
          <w:szCs w:val="24"/>
        </w:rPr>
        <w:t>.</w:t>
      </w:r>
    </w:p>
    <w:p w14:paraId="48A89CF6" w14:textId="77777777" w:rsidR="00DA0382" w:rsidRDefault="00DA0382" w:rsidP="00921FC9">
      <w:pPr>
        <w:jc w:val="both"/>
        <w:rPr>
          <w:rFonts w:ascii="Arial" w:hAnsi="Arial" w:cs="Arial"/>
          <w:sz w:val="24"/>
          <w:szCs w:val="24"/>
        </w:rPr>
      </w:pPr>
      <w:r w:rsidRPr="00DA0382">
        <w:rPr>
          <w:rFonts w:ascii="Arial" w:hAnsi="Arial" w:cs="Arial"/>
          <w:sz w:val="24"/>
          <w:szCs w:val="24"/>
        </w:rPr>
        <w:lastRenderedPageBreak/>
        <w:t xml:space="preserve">Colombo, R. M., &amp; Goatin, P. (2006). </w:t>
      </w:r>
      <w:r w:rsidRPr="00DA0382">
        <w:rPr>
          <w:rFonts w:ascii="Arial" w:hAnsi="Arial" w:cs="Arial"/>
          <w:i/>
          <w:sz w:val="24"/>
          <w:szCs w:val="24"/>
        </w:rPr>
        <w:t>Traffic flow models with phase transitions</w:t>
      </w:r>
      <w:r w:rsidRPr="00DA0382">
        <w:rPr>
          <w:rFonts w:ascii="Arial" w:hAnsi="Arial" w:cs="Arial"/>
          <w:sz w:val="24"/>
          <w:szCs w:val="24"/>
        </w:rPr>
        <w:t>. Flow, turbulence and combustion, 76(4), 383-390.</w:t>
      </w:r>
    </w:p>
    <w:p w14:paraId="079A6C80" w14:textId="77777777" w:rsidR="004C6657" w:rsidRDefault="004C6657" w:rsidP="00921FC9">
      <w:pPr>
        <w:jc w:val="both"/>
        <w:rPr>
          <w:rFonts w:ascii="Arial" w:hAnsi="Arial" w:cs="Arial"/>
          <w:sz w:val="24"/>
          <w:szCs w:val="24"/>
        </w:rPr>
      </w:pPr>
      <w:r>
        <w:rPr>
          <w:rFonts w:ascii="Arial" w:hAnsi="Arial" w:cs="Arial"/>
          <w:sz w:val="24"/>
          <w:szCs w:val="24"/>
        </w:rPr>
        <w:t xml:space="preserve">Conde J. Coord. (2003) </w:t>
      </w:r>
      <w:r w:rsidRPr="004C6657">
        <w:rPr>
          <w:rFonts w:ascii="Arial" w:hAnsi="Arial" w:cs="Arial"/>
          <w:i/>
          <w:sz w:val="24"/>
          <w:szCs w:val="24"/>
        </w:rPr>
        <w:t>Economía, transporte y medio ambiente</w:t>
      </w:r>
      <w:r>
        <w:rPr>
          <w:rFonts w:ascii="Arial" w:hAnsi="Arial" w:cs="Arial"/>
          <w:sz w:val="24"/>
          <w:szCs w:val="24"/>
        </w:rPr>
        <w:t>. Nivola Libros y Ediciones.</w:t>
      </w:r>
    </w:p>
    <w:p w14:paraId="4A4129E4" w14:textId="77777777" w:rsidR="003036D2" w:rsidRDefault="003036D2" w:rsidP="00921FC9">
      <w:pPr>
        <w:jc w:val="both"/>
        <w:rPr>
          <w:rFonts w:ascii="Arial" w:hAnsi="Arial" w:cs="Arial"/>
          <w:sz w:val="24"/>
          <w:szCs w:val="24"/>
        </w:rPr>
      </w:pPr>
      <w:r w:rsidRPr="003036D2">
        <w:rPr>
          <w:rFonts w:ascii="Arial" w:hAnsi="Arial" w:cs="Arial"/>
          <w:sz w:val="24"/>
          <w:szCs w:val="24"/>
        </w:rPr>
        <w:t xml:space="preserve">Cools, S. B., Gershenson, C., &amp; D’Hooghe, B. (2008). </w:t>
      </w:r>
      <w:r w:rsidRPr="00DA219A">
        <w:rPr>
          <w:rFonts w:ascii="Arial" w:hAnsi="Arial" w:cs="Arial"/>
          <w:i/>
          <w:sz w:val="24"/>
          <w:szCs w:val="24"/>
        </w:rPr>
        <w:t>Self-organizing traffic lights: A realistic simulation. In Advances</w:t>
      </w:r>
      <w:r w:rsidRPr="003036D2">
        <w:rPr>
          <w:rFonts w:ascii="Arial" w:hAnsi="Arial" w:cs="Arial"/>
          <w:sz w:val="24"/>
          <w:szCs w:val="24"/>
        </w:rPr>
        <w:t xml:space="preserve"> in applied self-organizing systems (pp. 41-50). Springer London.</w:t>
      </w:r>
    </w:p>
    <w:p w14:paraId="40F0DCEE" w14:textId="77777777" w:rsidR="00B44386" w:rsidRDefault="00B44386" w:rsidP="00921FC9">
      <w:pPr>
        <w:jc w:val="both"/>
        <w:rPr>
          <w:rFonts w:ascii="Arial" w:hAnsi="Arial" w:cs="Arial"/>
          <w:sz w:val="24"/>
          <w:szCs w:val="24"/>
        </w:rPr>
      </w:pPr>
      <w:r w:rsidRPr="00B44386">
        <w:rPr>
          <w:rFonts w:ascii="Arial" w:hAnsi="Arial" w:cs="Arial"/>
          <w:sz w:val="24"/>
          <w:szCs w:val="24"/>
        </w:rPr>
        <w:t>Correa, G. (2010). Transporte y Ciudad [versión electrónica]. Eure, 36 (107), 133-137.</w:t>
      </w:r>
    </w:p>
    <w:p w14:paraId="73586CC7" w14:textId="77777777" w:rsidR="000410C0" w:rsidRDefault="000410C0" w:rsidP="00921FC9">
      <w:pPr>
        <w:jc w:val="both"/>
        <w:rPr>
          <w:rFonts w:ascii="Arial" w:hAnsi="Arial" w:cs="Arial"/>
          <w:sz w:val="24"/>
          <w:szCs w:val="24"/>
        </w:rPr>
      </w:pPr>
      <w:r w:rsidRPr="000410C0">
        <w:rPr>
          <w:rFonts w:ascii="Arial" w:hAnsi="Arial" w:cs="Arial"/>
          <w:sz w:val="24"/>
          <w:szCs w:val="24"/>
        </w:rPr>
        <w:t>CORREA SANCHEZ, J. A. M. E. S. (2011). Modelado y simulación dinámica de vehículos de competición.</w:t>
      </w:r>
    </w:p>
    <w:p w14:paraId="2251F1BA" w14:textId="77777777" w:rsidR="009A22ED" w:rsidRDefault="009A22ED" w:rsidP="00921FC9">
      <w:pPr>
        <w:jc w:val="both"/>
        <w:rPr>
          <w:rFonts w:ascii="Arial" w:hAnsi="Arial" w:cs="Arial"/>
          <w:sz w:val="24"/>
          <w:szCs w:val="24"/>
        </w:rPr>
      </w:pPr>
      <w:r>
        <w:rPr>
          <w:rFonts w:ascii="Arial" w:hAnsi="Arial" w:cs="Arial"/>
          <w:sz w:val="24"/>
          <w:szCs w:val="24"/>
        </w:rPr>
        <w:t xml:space="preserve">Coto-Millán, P., Inglada, V. Eds (2007) </w:t>
      </w:r>
      <w:r>
        <w:rPr>
          <w:rFonts w:ascii="Arial" w:hAnsi="Arial" w:cs="Arial"/>
          <w:i/>
          <w:sz w:val="24"/>
          <w:szCs w:val="24"/>
        </w:rPr>
        <w:t>Essays on Transport Economics</w:t>
      </w:r>
      <w:r>
        <w:rPr>
          <w:rFonts w:ascii="Arial" w:hAnsi="Arial" w:cs="Arial"/>
          <w:sz w:val="24"/>
          <w:szCs w:val="24"/>
        </w:rPr>
        <w:t>. Physica-Verlag. A Springer Company-Universidad de Cantabría</w:t>
      </w:r>
      <w:r w:rsidR="00FC4086">
        <w:rPr>
          <w:rFonts w:ascii="Arial" w:hAnsi="Arial" w:cs="Arial"/>
          <w:sz w:val="24"/>
          <w:szCs w:val="24"/>
        </w:rPr>
        <w:t>.</w:t>
      </w:r>
    </w:p>
    <w:p w14:paraId="3CB3218C" w14:textId="77777777" w:rsidR="003070C6" w:rsidRDefault="003070C6" w:rsidP="00921FC9">
      <w:pPr>
        <w:jc w:val="both"/>
        <w:rPr>
          <w:rFonts w:ascii="Arial" w:hAnsi="Arial" w:cs="Arial"/>
          <w:sz w:val="24"/>
          <w:szCs w:val="24"/>
        </w:rPr>
      </w:pPr>
      <w:r w:rsidRPr="003070C6">
        <w:rPr>
          <w:rFonts w:ascii="Arial" w:hAnsi="Arial" w:cs="Arial"/>
          <w:sz w:val="24"/>
          <w:szCs w:val="24"/>
        </w:rPr>
        <w:t xml:space="preserve">Couturier, M., &amp; Islas, V. (1995). </w:t>
      </w:r>
      <w:r w:rsidRPr="003070C6">
        <w:rPr>
          <w:rFonts w:ascii="Arial" w:hAnsi="Arial" w:cs="Arial"/>
          <w:i/>
          <w:sz w:val="24"/>
          <w:szCs w:val="24"/>
        </w:rPr>
        <w:t>Transporte y movilidad en la región de Chalco</w:t>
      </w:r>
      <w:r w:rsidRPr="003070C6">
        <w:rPr>
          <w:rFonts w:ascii="Arial" w:hAnsi="Arial" w:cs="Arial"/>
          <w:sz w:val="24"/>
          <w:szCs w:val="24"/>
        </w:rPr>
        <w:t>. Estudios demográficos y urbanos, 67-104.</w:t>
      </w:r>
    </w:p>
    <w:p w14:paraId="3F1ABB72" w14:textId="77777777" w:rsidR="00D84269" w:rsidRDefault="00D84269" w:rsidP="00921FC9">
      <w:pPr>
        <w:jc w:val="both"/>
        <w:rPr>
          <w:rFonts w:ascii="Arial" w:hAnsi="Arial" w:cs="Arial"/>
          <w:sz w:val="24"/>
          <w:szCs w:val="24"/>
        </w:rPr>
      </w:pPr>
      <w:r w:rsidRPr="00D84269">
        <w:rPr>
          <w:rFonts w:ascii="Arial" w:hAnsi="Arial" w:cs="Arial"/>
          <w:sz w:val="24"/>
          <w:szCs w:val="24"/>
        </w:rPr>
        <w:t xml:space="preserve">de Cózar, E. L., Molina, J. G., Sanmartín, J., &amp; Alonso, F. (2004). </w:t>
      </w:r>
      <w:r w:rsidRPr="00D84269">
        <w:rPr>
          <w:rFonts w:ascii="Arial" w:hAnsi="Arial" w:cs="Arial"/>
          <w:i/>
          <w:sz w:val="24"/>
          <w:szCs w:val="24"/>
        </w:rPr>
        <w:t>Estudio comparativo del escalamiento unidimensional de conductas agresivas en la conducción</w:t>
      </w:r>
      <w:r w:rsidRPr="00D84269">
        <w:rPr>
          <w:rFonts w:ascii="Arial" w:hAnsi="Arial" w:cs="Arial"/>
          <w:sz w:val="24"/>
          <w:szCs w:val="24"/>
        </w:rPr>
        <w:t>. Metodología de las Ciencias del Comportamiento. Murcia, España, 5(3), 337-344.</w:t>
      </w:r>
    </w:p>
    <w:p w14:paraId="7F95D81B" w14:textId="77777777" w:rsidR="008B04C2" w:rsidRDefault="008B04C2" w:rsidP="00921FC9">
      <w:pPr>
        <w:jc w:val="both"/>
        <w:rPr>
          <w:rFonts w:ascii="Arial" w:hAnsi="Arial" w:cs="Arial"/>
          <w:sz w:val="24"/>
          <w:szCs w:val="24"/>
        </w:rPr>
      </w:pPr>
      <w:r w:rsidRPr="008B04C2">
        <w:rPr>
          <w:rFonts w:ascii="Arial" w:hAnsi="Arial" w:cs="Arial"/>
          <w:sz w:val="24"/>
          <w:szCs w:val="24"/>
        </w:rPr>
        <w:t xml:space="preserve">De Oliveira, J. L., Pires, F., &amp; Medeiros, C. B. (1997). </w:t>
      </w:r>
      <w:r w:rsidRPr="008B04C2">
        <w:rPr>
          <w:rFonts w:ascii="Arial" w:hAnsi="Arial" w:cs="Arial"/>
          <w:i/>
          <w:sz w:val="24"/>
          <w:szCs w:val="24"/>
        </w:rPr>
        <w:t>An environment for modeling and design of geographic applications</w:t>
      </w:r>
      <w:r w:rsidRPr="008B04C2">
        <w:rPr>
          <w:rFonts w:ascii="Arial" w:hAnsi="Arial" w:cs="Arial"/>
          <w:sz w:val="24"/>
          <w:szCs w:val="24"/>
        </w:rPr>
        <w:t>. GeoInformatica, 1(1), 29-58.</w:t>
      </w:r>
    </w:p>
    <w:p w14:paraId="32907FE4" w14:textId="77777777" w:rsidR="00E12610" w:rsidRDefault="00E12610" w:rsidP="00921FC9">
      <w:pPr>
        <w:jc w:val="both"/>
        <w:rPr>
          <w:rFonts w:ascii="Arial" w:hAnsi="Arial" w:cs="Arial"/>
          <w:sz w:val="24"/>
          <w:szCs w:val="24"/>
        </w:rPr>
      </w:pPr>
      <w:r w:rsidRPr="00E12610">
        <w:rPr>
          <w:rFonts w:ascii="Arial" w:hAnsi="Arial" w:cs="Arial"/>
          <w:sz w:val="24"/>
          <w:szCs w:val="24"/>
        </w:rPr>
        <w:t xml:space="preserve">De Vuyst, F., Ricci, V., &amp; Salvarani, F. (2011). </w:t>
      </w:r>
      <w:r w:rsidRPr="00E12610">
        <w:rPr>
          <w:rFonts w:ascii="Arial" w:hAnsi="Arial" w:cs="Arial"/>
          <w:i/>
          <w:sz w:val="24"/>
          <w:szCs w:val="24"/>
        </w:rPr>
        <w:t>Nonlocal second order vehicular traffic flow models and Lagrange-remap finite volumes</w:t>
      </w:r>
      <w:r w:rsidRPr="00E12610">
        <w:rPr>
          <w:rFonts w:ascii="Arial" w:hAnsi="Arial" w:cs="Arial"/>
          <w:sz w:val="24"/>
          <w:szCs w:val="24"/>
        </w:rPr>
        <w:t>. In Finite Volumes for Complex Applications VI Problems &amp; Perspectives (pp. 781-789). Springer Berlin Heidelberg.</w:t>
      </w:r>
    </w:p>
    <w:p w14:paraId="6C871FDF" w14:textId="77777777" w:rsidR="0056372F" w:rsidRDefault="0056372F" w:rsidP="00921FC9">
      <w:pPr>
        <w:jc w:val="both"/>
        <w:rPr>
          <w:rFonts w:ascii="Arial" w:hAnsi="Arial" w:cs="Arial"/>
          <w:sz w:val="24"/>
          <w:szCs w:val="24"/>
        </w:rPr>
      </w:pPr>
      <w:r w:rsidRPr="0056372F">
        <w:rPr>
          <w:rFonts w:ascii="Arial" w:hAnsi="Arial" w:cs="Arial"/>
          <w:sz w:val="24"/>
          <w:szCs w:val="24"/>
        </w:rPr>
        <w:t xml:space="preserve">Daganzo, C. F., Cassidy, M. J., &amp; Bertini, R. L. (1999). </w:t>
      </w:r>
      <w:r w:rsidRPr="0056372F">
        <w:rPr>
          <w:rFonts w:ascii="Arial" w:hAnsi="Arial" w:cs="Arial"/>
          <w:i/>
          <w:sz w:val="24"/>
          <w:szCs w:val="24"/>
        </w:rPr>
        <w:t>Possible explanations of phase transitions in highway traffic.</w:t>
      </w:r>
      <w:r w:rsidRPr="0056372F">
        <w:rPr>
          <w:rFonts w:ascii="Arial" w:hAnsi="Arial" w:cs="Arial"/>
          <w:sz w:val="24"/>
          <w:szCs w:val="24"/>
        </w:rPr>
        <w:t xml:space="preserve"> Transportation Research Part A: Policy and Practice, 33(5), 365-379.</w:t>
      </w:r>
    </w:p>
    <w:p w14:paraId="16DEAA3F" w14:textId="77777777" w:rsidR="002650D8" w:rsidRPr="002650D8" w:rsidRDefault="002650D8" w:rsidP="00921FC9">
      <w:pPr>
        <w:jc w:val="both"/>
        <w:rPr>
          <w:rFonts w:ascii="Arial" w:hAnsi="Arial" w:cs="Arial"/>
          <w:sz w:val="24"/>
          <w:szCs w:val="24"/>
        </w:rPr>
      </w:pPr>
      <w:r>
        <w:rPr>
          <w:rFonts w:ascii="Arial" w:hAnsi="Arial" w:cs="Arial"/>
          <w:sz w:val="24"/>
          <w:szCs w:val="24"/>
        </w:rPr>
        <w:t xml:space="preserve">Delgado, J., Chías, L., Et Al. (2003) </w:t>
      </w:r>
      <w:r>
        <w:rPr>
          <w:rFonts w:ascii="Arial" w:hAnsi="Arial" w:cs="Arial"/>
          <w:i/>
          <w:sz w:val="24"/>
          <w:szCs w:val="24"/>
        </w:rPr>
        <w:t>Vialidad y vialidades en la Ciudad de México</w:t>
      </w:r>
      <w:r>
        <w:rPr>
          <w:rFonts w:ascii="Arial" w:hAnsi="Arial" w:cs="Arial"/>
          <w:sz w:val="24"/>
          <w:szCs w:val="24"/>
        </w:rPr>
        <w:t xml:space="preserve">. </w:t>
      </w:r>
      <w:r w:rsidRPr="002650D8">
        <w:rPr>
          <w:rFonts w:ascii="Arial" w:hAnsi="Arial" w:cs="Arial"/>
          <w:sz w:val="24"/>
          <w:szCs w:val="24"/>
        </w:rPr>
        <w:t>Ciencias 70 abril junio 2003</w:t>
      </w:r>
    </w:p>
    <w:p w14:paraId="7735ECA7" w14:textId="77777777" w:rsidR="00F85C95" w:rsidRDefault="00F85C95" w:rsidP="00921FC9">
      <w:pPr>
        <w:jc w:val="both"/>
        <w:rPr>
          <w:rFonts w:ascii="Arial" w:hAnsi="Arial" w:cs="Arial"/>
          <w:sz w:val="24"/>
          <w:szCs w:val="24"/>
        </w:rPr>
      </w:pPr>
      <w:r>
        <w:rPr>
          <w:rFonts w:ascii="Arial" w:hAnsi="Arial" w:cs="Arial"/>
          <w:sz w:val="24"/>
          <w:szCs w:val="24"/>
        </w:rPr>
        <w:t>Del Río, F., Vargas, C. (</w:t>
      </w:r>
      <w:r w:rsidR="00085F74">
        <w:rPr>
          <w:rFonts w:ascii="Arial" w:hAnsi="Arial" w:cs="Arial"/>
          <w:sz w:val="24"/>
          <w:szCs w:val="24"/>
        </w:rPr>
        <w:t>1988</w:t>
      </w:r>
      <w:r>
        <w:rPr>
          <w:rFonts w:ascii="Arial" w:hAnsi="Arial" w:cs="Arial"/>
          <w:sz w:val="24"/>
          <w:szCs w:val="24"/>
        </w:rPr>
        <w:t xml:space="preserve">) </w:t>
      </w:r>
      <w:r>
        <w:rPr>
          <w:rFonts w:ascii="Arial" w:hAnsi="Arial" w:cs="Arial"/>
          <w:i/>
          <w:sz w:val="24"/>
          <w:szCs w:val="24"/>
        </w:rPr>
        <w:t>El autotransporte. Historia de las Comunicaciones y los Transportes en México.</w:t>
      </w:r>
      <w:r>
        <w:rPr>
          <w:rFonts w:ascii="Arial" w:hAnsi="Arial" w:cs="Arial"/>
          <w:sz w:val="24"/>
          <w:szCs w:val="24"/>
        </w:rPr>
        <w:t xml:space="preserve"> </w:t>
      </w:r>
      <w:r w:rsidR="00085F74" w:rsidRPr="00085F74">
        <w:rPr>
          <w:rFonts w:ascii="Arial" w:hAnsi="Arial" w:cs="Arial"/>
          <w:sz w:val="24"/>
          <w:szCs w:val="24"/>
        </w:rPr>
        <w:t>Secretaría de Comunicaciones y Transportes</w:t>
      </w:r>
      <w:r w:rsidR="00764158">
        <w:rPr>
          <w:rFonts w:ascii="Arial" w:hAnsi="Arial" w:cs="Arial"/>
          <w:sz w:val="24"/>
          <w:szCs w:val="24"/>
        </w:rPr>
        <w:t>.</w:t>
      </w:r>
    </w:p>
    <w:p w14:paraId="6AC4C497" w14:textId="77777777" w:rsidR="00A93449" w:rsidRDefault="00A93449" w:rsidP="00A93449">
      <w:pPr>
        <w:jc w:val="both"/>
        <w:rPr>
          <w:rFonts w:ascii="Arial" w:hAnsi="Arial" w:cs="Arial"/>
          <w:sz w:val="24"/>
          <w:szCs w:val="24"/>
        </w:rPr>
      </w:pPr>
      <w:r w:rsidRPr="00A93449">
        <w:rPr>
          <w:rFonts w:ascii="Arial" w:hAnsi="Arial" w:cs="Arial"/>
          <w:sz w:val="24"/>
          <w:szCs w:val="24"/>
        </w:rPr>
        <w:lastRenderedPageBreak/>
        <w:t>Deng, H., Wang, L., Wang, F.L., Lei, J. (Eds.)</w:t>
      </w:r>
      <w:r>
        <w:rPr>
          <w:rFonts w:ascii="Arial" w:hAnsi="Arial" w:cs="Arial"/>
          <w:sz w:val="24"/>
          <w:szCs w:val="24"/>
        </w:rPr>
        <w:t xml:space="preserve"> </w:t>
      </w:r>
      <w:r w:rsidRPr="00A93449">
        <w:rPr>
          <w:rFonts w:ascii="Arial" w:hAnsi="Arial" w:cs="Arial"/>
          <w:i/>
          <w:sz w:val="24"/>
          <w:szCs w:val="24"/>
        </w:rPr>
        <w:t>Artificial Intelligence and Computational Intelligence</w:t>
      </w:r>
      <w:r>
        <w:rPr>
          <w:rFonts w:ascii="Arial" w:hAnsi="Arial" w:cs="Arial"/>
          <w:sz w:val="24"/>
          <w:szCs w:val="24"/>
        </w:rPr>
        <w:t xml:space="preserve">. 4th </w:t>
      </w:r>
      <w:r w:rsidRPr="00A93449">
        <w:rPr>
          <w:rFonts w:ascii="Arial" w:hAnsi="Arial" w:cs="Arial"/>
          <w:sz w:val="24"/>
          <w:szCs w:val="24"/>
        </w:rPr>
        <w:t>Int</w:t>
      </w:r>
      <w:r>
        <w:rPr>
          <w:rFonts w:ascii="Arial" w:hAnsi="Arial" w:cs="Arial"/>
          <w:sz w:val="24"/>
          <w:szCs w:val="24"/>
        </w:rPr>
        <w:t>ernational Conference, AICI 2012, Chengdu</w:t>
      </w:r>
      <w:r w:rsidRPr="00A93449">
        <w:rPr>
          <w:rFonts w:ascii="Arial" w:hAnsi="Arial" w:cs="Arial"/>
          <w:sz w:val="24"/>
          <w:szCs w:val="24"/>
        </w:rPr>
        <w:t xml:space="preserve">, China, </w:t>
      </w:r>
      <w:r>
        <w:rPr>
          <w:rFonts w:ascii="Arial" w:hAnsi="Arial" w:cs="Arial"/>
          <w:sz w:val="24"/>
          <w:szCs w:val="24"/>
        </w:rPr>
        <w:t>Oct</w:t>
      </w:r>
      <w:r w:rsidRPr="00A93449">
        <w:rPr>
          <w:rFonts w:ascii="Arial" w:hAnsi="Arial" w:cs="Arial"/>
          <w:sz w:val="24"/>
          <w:szCs w:val="24"/>
        </w:rPr>
        <w:t>ober, 20</w:t>
      </w:r>
      <w:r>
        <w:rPr>
          <w:rFonts w:ascii="Arial" w:hAnsi="Arial" w:cs="Arial"/>
          <w:sz w:val="24"/>
          <w:szCs w:val="24"/>
        </w:rPr>
        <w:t>12</w:t>
      </w:r>
      <w:r w:rsidRPr="00A93449">
        <w:rPr>
          <w:rFonts w:ascii="Arial" w:hAnsi="Arial" w:cs="Arial"/>
          <w:sz w:val="24"/>
          <w:szCs w:val="24"/>
        </w:rPr>
        <w:t>, Proceedings</w:t>
      </w:r>
      <w:r>
        <w:rPr>
          <w:rFonts w:ascii="Arial" w:hAnsi="Arial" w:cs="Arial"/>
          <w:sz w:val="24"/>
          <w:szCs w:val="24"/>
        </w:rPr>
        <w:t>. Springer</w:t>
      </w:r>
    </w:p>
    <w:p w14:paraId="19B6D3DD" w14:textId="77777777" w:rsidR="006B043D" w:rsidRPr="006B043D" w:rsidRDefault="006B043D" w:rsidP="00921FC9">
      <w:pPr>
        <w:jc w:val="both"/>
        <w:rPr>
          <w:rFonts w:ascii="Arial" w:hAnsi="Arial" w:cs="Arial"/>
          <w:sz w:val="24"/>
          <w:szCs w:val="24"/>
        </w:rPr>
      </w:pPr>
      <w:r>
        <w:rPr>
          <w:rFonts w:ascii="Arial" w:hAnsi="Arial" w:cs="Arial"/>
          <w:sz w:val="24"/>
          <w:szCs w:val="24"/>
        </w:rPr>
        <w:t xml:space="preserve">De Rus, G., Campos, J., Nombela, G. (2003). </w:t>
      </w:r>
      <w:r w:rsidRPr="006B043D">
        <w:rPr>
          <w:rFonts w:ascii="Arial" w:hAnsi="Arial" w:cs="Arial"/>
          <w:i/>
          <w:sz w:val="24"/>
          <w:szCs w:val="24"/>
        </w:rPr>
        <w:t>Economía del transporte</w:t>
      </w:r>
      <w:r>
        <w:rPr>
          <w:rFonts w:ascii="Arial" w:hAnsi="Arial" w:cs="Arial"/>
          <w:sz w:val="24"/>
          <w:szCs w:val="24"/>
        </w:rPr>
        <w:t xml:space="preserve">. </w:t>
      </w:r>
      <w:r w:rsidR="008563BF" w:rsidRPr="008563BF">
        <w:rPr>
          <w:rFonts w:ascii="Arial" w:hAnsi="Arial" w:cs="Arial"/>
          <w:sz w:val="24"/>
          <w:szCs w:val="24"/>
        </w:rPr>
        <w:t>Antoni Bosch</w:t>
      </w:r>
    </w:p>
    <w:p w14:paraId="15EA7445" w14:textId="77777777" w:rsidR="00A86DF4" w:rsidRDefault="00A86DF4" w:rsidP="00921FC9">
      <w:pPr>
        <w:jc w:val="both"/>
        <w:rPr>
          <w:rFonts w:ascii="Arial" w:hAnsi="Arial" w:cs="Arial"/>
          <w:sz w:val="24"/>
          <w:szCs w:val="24"/>
        </w:rPr>
      </w:pPr>
      <w:r>
        <w:rPr>
          <w:rFonts w:ascii="Arial" w:hAnsi="Arial" w:cs="Arial"/>
          <w:sz w:val="24"/>
          <w:szCs w:val="24"/>
        </w:rPr>
        <w:t xml:space="preserve">Der-Horng, L, (2004) </w:t>
      </w:r>
      <w:r>
        <w:rPr>
          <w:rFonts w:ascii="Arial" w:hAnsi="Arial" w:cs="Arial"/>
          <w:i/>
          <w:sz w:val="24"/>
          <w:szCs w:val="24"/>
        </w:rPr>
        <w:t xml:space="preserve">Urban and Regional Transportation Modeling. </w:t>
      </w:r>
      <w:r>
        <w:rPr>
          <w:rFonts w:ascii="Arial" w:hAnsi="Arial" w:cs="Arial"/>
          <w:sz w:val="24"/>
          <w:szCs w:val="24"/>
        </w:rPr>
        <w:t>Essays in Honor of David Boyce. MPG Books ltd, Bodmin, Cornwall.</w:t>
      </w:r>
    </w:p>
    <w:p w14:paraId="5E7B2A45" w14:textId="77777777" w:rsidR="00A160DD" w:rsidRDefault="00A160DD" w:rsidP="00921FC9">
      <w:pPr>
        <w:jc w:val="both"/>
        <w:rPr>
          <w:rFonts w:ascii="Arial" w:hAnsi="Arial" w:cs="Arial"/>
          <w:sz w:val="24"/>
          <w:szCs w:val="24"/>
        </w:rPr>
      </w:pPr>
      <w:r w:rsidRPr="00A160DD">
        <w:rPr>
          <w:rFonts w:ascii="Arial" w:hAnsi="Arial" w:cs="Arial"/>
          <w:sz w:val="24"/>
          <w:szCs w:val="24"/>
        </w:rPr>
        <w:t xml:space="preserve">Dickmanns, E. D., &amp; Wünsche, H. J. (2007). </w:t>
      </w:r>
      <w:r w:rsidRPr="00A160DD">
        <w:rPr>
          <w:rFonts w:ascii="Arial" w:hAnsi="Arial" w:cs="Arial"/>
          <w:i/>
          <w:sz w:val="24"/>
          <w:szCs w:val="24"/>
        </w:rPr>
        <w:t>Dynamic vision for perception and control of motion</w:t>
      </w:r>
      <w:r w:rsidRPr="00A160DD">
        <w:rPr>
          <w:rFonts w:ascii="Arial" w:hAnsi="Arial" w:cs="Arial"/>
          <w:sz w:val="24"/>
          <w:szCs w:val="24"/>
        </w:rPr>
        <w:t xml:space="preserve"> (pp. I-XCII). London: Springer.</w:t>
      </w:r>
    </w:p>
    <w:p w14:paraId="3611838A" w14:textId="77777777" w:rsidR="00C923F4" w:rsidRPr="00C923F4" w:rsidRDefault="00C923F4" w:rsidP="00921FC9">
      <w:pPr>
        <w:jc w:val="both"/>
        <w:rPr>
          <w:rFonts w:ascii="Arial" w:hAnsi="Arial" w:cs="Arial"/>
          <w:sz w:val="24"/>
          <w:szCs w:val="24"/>
        </w:rPr>
      </w:pPr>
      <w:r>
        <w:rPr>
          <w:rFonts w:ascii="Arial" w:hAnsi="Arial" w:cs="Arial"/>
          <w:sz w:val="24"/>
          <w:szCs w:val="24"/>
        </w:rPr>
        <w:t>Distrito Federal (Mexico). (2003</w:t>
      </w:r>
      <w:r w:rsidRPr="00C923F4">
        <w:rPr>
          <w:rFonts w:ascii="Arial" w:hAnsi="Arial" w:cs="Arial"/>
          <w:sz w:val="24"/>
          <w:szCs w:val="24"/>
        </w:rPr>
        <w:t xml:space="preserve">). </w:t>
      </w:r>
      <w:r w:rsidRPr="00C923F4">
        <w:rPr>
          <w:rFonts w:ascii="Arial" w:hAnsi="Arial" w:cs="Arial"/>
          <w:i/>
          <w:sz w:val="24"/>
          <w:szCs w:val="24"/>
        </w:rPr>
        <w:t>Reglamento de tránsito en el DF</w:t>
      </w:r>
      <w:r>
        <w:rPr>
          <w:rFonts w:ascii="Arial" w:hAnsi="Arial" w:cs="Arial"/>
          <w:i/>
          <w:sz w:val="24"/>
          <w:szCs w:val="24"/>
        </w:rPr>
        <w:t xml:space="preserve">. </w:t>
      </w:r>
      <w:r>
        <w:rPr>
          <w:rFonts w:ascii="Arial" w:hAnsi="Arial" w:cs="Arial"/>
          <w:sz w:val="24"/>
          <w:szCs w:val="24"/>
        </w:rPr>
        <w:t>Versión Electrónica.</w:t>
      </w:r>
    </w:p>
    <w:p w14:paraId="58F0233E" w14:textId="77777777" w:rsidR="008F7DE7" w:rsidRDefault="008F7DE7" w:rsidP="00921FC9">
      <w:pPr>
        <w:jc w:val="both"/>
        <w:rPr>
          <w:rFonts w:ascii="Arial" w:hAnsi="Arial" w:cs="Arial"/>
          <w:sz w:val="24"/>
          <w:szCs w:val="24"/>
        </w:rPr>
      </w:pPr>
      <w:r w:rsidRPr="008F7DE7">
        <w:rPr>
          <w:rFonts w:ascii="Arial" w:hAnsi="Arial" w:cs="Arial"/>
          <w:sz w:val="24"/>
          <w:szCs w:val="24"/>
        </w:rPr>
        <w:t xml:space="preserve">Donato, V., Camolese, S., &amp; Terenzi, A. (2014). </w:t>
      </w:r>
      <w:r w:rsidRPr="008F7DE7">
        <w:rPr>
          <w:rFonts w:ascii="Arial" w:hAnsi="Arial" w:cs="Arial"/>
          <w:i/>
          <w:sz w:val="24"/>
          <w:szCs w:val="24"/>
        </w:rPr>
        <w:t>Traffic Analysis and Solutions</w:t>
      </w:r>
      <w:r w:rsidRPr="008F7DE7">
        <w:rPr>
          <w:rFonts w:ascii="Arial" w:hAnsi="Arial" w:cs="Arial"/>
          <w:sz w:val="24"/>
          <w:szCs w:val="24"/>
        </w:rPr>
        <w:t>. In Sustainable Social, Economic and Environmental Revitalization in Multan City (pp. 199-210). Springer International Publishing.</w:t>
      </w:r>
    </w:p>
    <w:p w14:paraId="0F84E0C3" w14:textId="77777777" w:rsidR="003B7CCF" w:rsidRDefault="003B7CCF" w:rsidP="003B7CCF">
      <w:pPr>
        <w:jc w:val="both"/>
        <w:rPr>
          <w:rFonts w:ascii="Arial" w:hAnsi="Arial" w:cs="Arial"/>
          <w:sz w:val="24"/>
          <w:szCs w:val="24"/>
        </w:rPr>
      </w:pPr>
      <w:r w:rsidRPr="003B7CCF">
        <w:rPr>
          <w:rFonts w:ascii="Arial" w:hAnsi="Arial" w:cs="Arial"/>
          <w:sz w:val="24"/>
          <w:szCs w:val="24"/>
        </w:rPr>
        <w:t>Düh, J., Hufnagl, H., Juritsch, E., Pfliegl, R., Schimany, H.-K., Schönegger, H. (Eds.)</w:t>
      </w:r>
      <w:r>
        <w:rPr>
          <w:rFonts w:ascii="Arial" w:hAnsi="Arial" w:cs="Arial"/>
          <w:sz w:val="24"/>
          <w:szCs w:val="24"/>
        </w:rPr>
        <w:t xml:space="preserve"> (2010). </w:t>
      </w:r>
      <w:r w:rsidRPr="003B7CCF">
        <w:rPr>
          <w:rFonts w:ascii="Arial" w:hAnsi="Arial" w:cs="Arial"/>
          <w:i/>
          <w:sz w:val="24"/>
          <w:szCs w:val="24"/>
        </w:rPr>
        <w:t>Data and Mobility Transforming Information into Intelligent Traffic and Transportation Services. Proceedings of the Lakeside Conference 2010</w:t>
      </w:r>
      <w:r w:rsidR="00D644FA">
        <w:rPr>
          <w:rFonts w:ascii="Arial" w:hAnsi="Arial" w:cs="Arial"/>
          <w:sz w:val="24"/>
          <w:szCs w:val="24"/>
        </w:rPr>
        <w:t>. Springer.</w:t>
      </w:r>
    </w:p>
    <w:p w14:paraId="77AF4724" w14:textId="77777777" w:rsidR="00D644FA" w:rsidRDefault="00D644FA" w:rsidP="003B7CCF">
      <w:pPr>
        <w:jc w:val="both"/>
        <w:rPr>
          <w:rFonts w:ascii="Arial" w:hAnsi="Arial" w:cs="Arial"/>
          <w:sz w:val="24"/>
          <w:szCs w:val="24"/>
        </w:rPr>
      </w:pPr>
      <w:r w:rsidRPr="00D644FA">
        <w:rPr>
          <w:rFonts w:ascii="Arial" w:hAnsi="Arial" w:cs="Arial"/>
          <w:sz w:val="24"/>
          <w:szCs w:val="24"/>
        </w:rPr>
        <w:t xml:space="preserve">Duffy, V. G. (2009). </w:t>
      </w:r>
      <w:r>
        <w:rPr>
          <w:rFonts w:ascii="Arial" w:hAnsi="Arial" w:cs="Arial"/>
          <w:i/>
          <w:sz w:val="24"/>
          <w:szCs w:val="24"/>
        </w:rPr>
        <w:t>Digital H</w:t>
      </w:r>
      <w:r w:rsidRPr="00D644FA">
        <w:rPr>
          <w:rFonts w:ascii="Arial" w:hAnsi="Arial" w:cs="Arial"/>
          <w:i/>
          <w:sz w:val="24"/>
          <w:szCs w:val="24"/>
        </w:rPr>
        <w:t>uman Modeling</w:t>
      </w:r>
      <w:r w:rsidRPr="00D644FA">
        <w:rPr>
          <w:rFonts w:ascii="Arial" w:hAnsi="Arial" w:cs="Arial"/>
          <w:sz w:val="24"/>
          <w:szCs w:val="24"/>
        </w:rPr>
        <w:t xml:space="preserve"> (Vol. 5620). Springer.</w:t>
      </w:r>
    </w:p>
    <w:p w14:paraId="1A493A06" w14:textId="77777777" w:rsidR="00CD3B22" w:rsidRDefault="00CD3B22" w:rsidP="003B7CCF">
      <w:pPr>
        <w:jc w:val="both"/>
        <w:rPr>
          <w:rFonts w:ascii="Arial" w:hAnsi="Arial" w:cs="Arial"/>
          <w:sz w:val="24"/>
          <w:szCs w:val="24"/>
        </w:rPr>
      </w:pPr>
      <w:r w:rsidRPr="00CD3B22">
        <w:rPr>
          <w:rFonts w:ascii="Arial" w:hAnsi="Arial" w:cs="Arial"/>
          <w:sz w:val="24"/>
          <w:szCs w:val="24"/>
        </w:rPr>
        <w:t xml:space="preserve">Durán, R. A. V., &amp; Varela, E. Z. (2013). </w:t>
      </w:r>
      <w:r w:rsidRPr="00CD3B22">
        <w:rPr>
          <w:rFonts w:ascii="Arial" w:hAnsi="Arial" w:cs="Arial"/>
          <w:i/>
          <w:sz w:val="24"/>
          <w:szCs w:val="24"/>
        </w:rPr>
        <w:t>Modelo de gestión urbana sostenible</w:t>
      </w:r>
      <w:r w:rsidRPr="00CD3B22">
        <w:rPr>
          <w:rFonts w:ascii="Arial" w:hAnsi="Arial" w:cs="Arial"/>
          <w:sz w:val="24"/>
          <w:szCs w:val="24"/>
        </w:rPr>
        <w:t>.</w:t>
      </w:r>
      <w:r>
        <w:rPr>
          <w:rFonts w:ascii="Arial" w:hAnsi="Arial" w:cs="Arial"/>
          <w:sz w:val="24"/>
          <w:szCs w:val="24"/>
        </w:rPr>
        <w:t xml:space="preserve"> Universidad del Norte.</w:t>
      </w:r>
    </w:p>
    <w:p w14:paraId="0643BB18" w14:textId="77777777" w:rsidR="008D1395" w:rsidRDefault="008D1395" w:rsidP="003B7CCF">
      <w:pPr>
        <w:jc w:val="both"/>
        <w:rPr>
          <w:rFonts w:ascii="Arial" w:hAnsi="Arial" w:cs="Arial"/>
          <w:sz w:val="24"/>
          <w:szCs w:val="24"/>
        </w:rPr>
      </w:pPr>
      <w:r>
        <w:rPr>
          <w:rFonts w:ascii="Arial" w:hAnsi="Arial" w:cs="Arial"/>
          <w:sz w:val="24"/>
          <w:szCs w:val="24"/>
        </w:rPr>
        <w:t>Echenique, M</w:t>
      </w:r>
      <w:r w:rsidR="00105204">
        <w:rPr>
          <w:rFonts w:ascii="Arial" w:hAnsi="Arial" w:cs="Arial"/>
          <w:sz w:val="24"/>
          <w:szCs w:val="24"/>
        </w:rPr>
        <w:t>.</w:t>
      </w:r>
      <w:r>
        <w:rPr>
          <w:rFonts w:ascii="Arial" w:hAnsi="Arial" w:cs="Arial"/>
          <w:sz w:val="24"/>
          <w:szCs w:val="24"/>
        </w:rPr>
        <w:t xml:space="preserve"> (1970). </w:t>
      </w:r>
      <w:r w:rsidRPr="00D21EC7">
        <w:rPr>
          <w:rFonts w:ascii="Arial" w:hAnsi="Arial" w:cs="Arial"/>
          <w:i/>
          <w:sz w:val="24"/>
          <w:szCs w:val="24"/>
        </w:rPr>
        <w:t>Modelos: Una Discusión</w:t>
      </w:r>
      <w:r>
        <w:rPr>
          <w:rFonts w:ascii="Arial" w:hAnsi="Arial" w:cs="Arial"/>
          <w:sz w:val="24"/>
          <w:szCs w:val="24"/>
        </w:rPr>
        <w:t>. Separata de Revista de Planificación. Santiago, Noviembre.</w:t>
      </w:r>
    </w:p>
    <w:p w14:paraId="6F6D430F" w14:textId="77777777" w:rsidR="00CC4C43" w:rsidRDefault="00CC4C43" w:rsidP="003B7CCF">
      <w:pPr>
        <w:jc w:val="both"/>
        <w:rPr>
          <w:rFonts w:ascii="Arial" w:hAnsi="Arial" w:cs="Arial"/>
          <w:sz w:val="24"/>
          <w:szCs w:val="24"/>
        </w:rPr>
      </w:pPr>
      <w:r w:rsidRPr="00CC4C43">
        <w:rPr>
          <w:rFonts w:ascii="Arial" w:hAnsi="Arial" w:cs="Arial"/>
          <w:sz w:val="24"/>
          <w:szCs w:val="24"/>
        </w:rPr>
        <w:t xml:space="preserve">Elefteriadou, L. (2014). </w:t>
      </w:r>
      <w:r w:rsidRPr="00CC4C43">
        <w:rPr>
          <w:rFonts w:ascii="Arial" w:hAnsi="Arial" w:cs="Arial"/>
          <w:i/>
          <w:sz w:val="24"/>
          <w:szCs w:val="24"/>
        </w:rPr>
        <w:t>An introduction to traffic flow theory</w:t>
      </w:r>
      <w:r w:rsidRPr="00CC4C43">
        <w:rPr>
          <w:rFonts w:ascii="Arial" w:hAnsi="Arial" w:cs="Arial"/>
          <w:sz w:val="24"/>
          <w:szCs w:val="24"/>
        </w:rPr>
        <w:t>. Springer.</w:t>
      </w:r>
    </w:p>
    <w:p w14:paraId="4DB29142" w14:textId="77777777" w:rsidR="00F365B9" w:rsidRDefault="00F365B9" w:rsidP="00921FC9">
      <w:pPr>
        <w:jc w:val="both"/>
        <w:rPr>
          <w:rFonts w:ascii="Arial" w:hAnsi="Arial" w:cs="Arial"/>
          <w:sz w:val="24"/>
          <w:szCs w:val="24"/>
        </w:rPr>
      </w:pPr>
      <w:r>
        <w:rPr>
          <w:rFonts w:ascii="Arial" w:hAnsi="Arial" w:cs="Arial"/>
          <w:sz w:val="24"/>
          <w:szCs w:val="24"/>
        </w:rPr>
        <w:t xml:space="preserve">Estache, A., Ginés de Rus. (2003) </w:t>
      </w:r>
      <w:r w:rsidRPr="00F365B9">
        <w:rPr>
          <w:rFonts w:ascii="Arial" w:hAnsi="Arial" w:cs="Arial"/>
          <w:i/>
          <w:sz w:val="24"/>
          <w:szCs w:val="24"/>
        </w:rPr>
        <w:t>Privatización Y Regulación de Infraestructuras de Transporte: Una Guía Para Reguladores</w:t>
      </w:r>
      <w:r>
        <w:rPr>
          <w:rFonts w:ascii="Arial" w:hAnsi="Arial" w:cs="Arial"/>
          <w:i/>
          <w:sz w:val="24"/>
          <w:szCs w:val="24"/>
        </w:rPr>
        <w:t>.</w:t>
      </w:r>
      <w:r>
        <w:rPr>
          <w:rFonts w:ascii="Arial" w:hAnsi="Arial" w:cs="Arial"/>
          <w:sz w:val="24"/>
          <w:szCs w:val="24"/>
        </w:rPr>
        <w:t xml:space="preserve"> Banco Mundial-Alfaomega</w:t>
      </w:r>
      <w:r w:rsidR="003C2B1A">
        <w:rPr>
          <w:rFonts w:ascii="Arial" w:hAnsi="Arial" w:cs="Arial"/>
          <w:sz w:val="24"/>
          <w:szCs w:val="24"/>
        </w:rPr>
        <w:t>.</w:t>
      </w:r>
    </w:p>
    <w:p w14:paraId="567B5FBA" w14:textId="77777777" w:rsidR="00E94D84" w:rsidRDefault="00E94D84" w:rsidP="00921FC9">
      <w:pPr>
        <w:jc w:val="both"/>
        <w:rPr>
          <w:rFonts w:ascii="Arial" w:hAnsi="Arial" w:cs="Arial"/>
          <w:sz w:val="24"/>
          <w:szCs w:val="24"/>
        </w:rPr>
      </w:pPr>
      <w:r w:rsidRPr="00E94D84">
        <w:rPr>
          <w:rFonts w:ascii="Arial" w:hAnsi="Arial" w:cs="Arial"/>
          <w:sz w:val="24"/>
          <w:szCs w:val="24"/>
        </w:rPr>
        <w:t>Evans, M. R., Rajewsky, N., &amp; Speer, E. R. (1999). Exact solution of a cellular automaton for traffic. Journal of statistical physics, 95(1-2), 45-96.</w:t>
      </w:r>
    </w:p>
    <w:p w14:paraId="561438BD" w14:textId="77777777" w:rsidR="00B55B3A" w:rsidRDefault="003C2B1A" w:rsidP="003C2B1A">
      <w:pPr>
        <w:jc w:val="both"/>
        <w:rPr>
          <w:rFonts w:ascii="Arial" w:hAnsi="Arial" w:cs="Arial"/>
          <w:sz w:val="24"/>
          <w:szCs w:val="24"/>
        </w:rPr>
      </w:pPr>
      <w:r>
        <w:rPr>
          <w:rFonts w:ascii="Arial" w:hAnsi="Arial" w:cs="Arial"/>
          <w:sz w:val="24"/>
          <w:szCs w:val="24"/>
        </w:rPr>
        <w:t xml:space="preserve">Feige, I. (2007). </w:t>
      </w:r>
      <w:r w:rsidRPr="003C2B1A">
        <w:rPr>
          <w:rFonts w:ascii="Arial" w:hAnsi="Arial" w:cs="Arial"/>
          <w:i/>
          <w:sz w:val="24"/>
          <w:szCs w:val="24"/>
        </w:rPr>
        <w:t>Transport, Trade and Economic Growth – Coupled or Decoupled</w:t>
      </w:r>
      <w:r w:rsidR="00C72777" w:rsidRPr="003C2B1A">
        <w:rPr>
          <w:rFonts w:ascii="Arial" w:hAnsi="Arial" w:cs="Arial"/>
          <w:i/>
          <w:sz w:val="24"/>
          <w:szCs w:val="24"/>
        </w:rPr>
        <w:t>?</w:t>
      </w:r>
      <w:r>
        <w:rPr>
          <w:rFonts w:ascii="Arial" w:hAnsi="Arial" w:cs="Arial"/>
          <w:sz w:val="24"/>
          <w:szCs w:val="24"/>
        </w:rPr>
        <w:t xml:space="preserve"> Springer</w:t>
      </w:r>
      <w:r w:rsidR="003070C6">
        <w:rPr>
          <w:rFonts w:ascii="Arial" w:hAnsi="Arial" w:cs="Arial"/>
          <w:sz w:val="24"/>
          <w:szCs w:val="24"/>
        </w:rPr>
        <w:t>.</w:t>
      </w:r>
    </w:p>
    <w:p w14:paraId="60D18027" w14:textId="77777777" w:rsidR="00B55B3A" w:rsidRDefault="00B55B3A" w:rsidP="003C2B1A">
      <w:pPr>
        <w:jc w:val="both"/>
        <w:rPr>
          <w:rFonts w:ascii="Arial" w:hAnsi="Arial" w:cs="Arial"/>
          <w:sz w:val="24"/>
          <w:szCs w:val="24"/>
        </w:rPr>
      </w:pPr>
      <w:r w:rsidRPr="00B55B3A">
        <w:rPr>
          <w:rFonts w:ascii="Arial" w:hAnsi="Arial" w:cs="Arial"/>
          <w:sz w:val="24"/>
          <w:szCs w:val="24"/>
        </w:rPr>
        <w:lastRenderedPageBreak/>
        <w:t xml:space="preserve">Ferragut, J., Mangues-Bafalluy, J., Núñez-Martínez, J., &amp; Zdarsky, F. (2012). </w:t>
      </w:r>
      <w:r w:rsidRPr="00B55B3A">
        <w:rPr>
          <w:rFonts w:ascii="Arial" w:hAnsi="Arial" w:cs="Arial"/>
          <w:i/>
          <w:sz w:val="24"/>
          <w:szCs w:val="24"/>
        </w:rPr>
        <w:t>Traffic and mobility management in networks of femtocells</w:t>
      </w:r>
      <w:r w:rsidRPr="00B55B3A">
        <w:rPr>
          <w:rFonts w:ascii="Arial" w:hAnsi="Arial" w:cs="Arial"/>
          <w:sz w:val="24"/>
          <w:szCs w:val="24"/>
        </w:rPr>
        <w:t>. Mobile Networks and Applications, 17(5), 662-673.</w:t>
      </w:r>
    </w:p>
    <w:p w14:paraId="602E3BAC" w14:textId="77777777" w:rsidR="003070C6" w:rsidRDefault="003070C6" w:rsidP="003C2B1A">
      <w:pPr>
        <w:jc w:val="both"/>
        <w:rPr>
          <w:rFonts w:ascii="Arial" w:hAnsi="Arial" w:cs="Arial"/>
          <w:sz w:val="24"/>
          <w:szCs w:val="24"/>
        </w:rPr>
      </w:pPr>
      <w:r w:rsidRPr="003070C6">
        <w:rPr>
          <w:rFonts w:ascii="Arial" w:hAnsi="Arial" w:cs="Arial"/>
          <w:sz w:val="24"/>
          <w:szCs w:val="24"/>
        </w:rPr>
        <w:t>Figueroa, O. (2005). Transporte urbano y globalización: Políticas y efectos en América Latina. EURE (Santiago), 31(94), 41-53.</w:t>
      </w:r>
    </w:p>
    <w:p w14:paraId="68B417B7" w14:textId="77777777" w:rsidR="0044461D" w:rsidRDefault="0044461D" w:rsidP="003C2B1A">
      <w:pPr>
        <w:jc w:val="both"/>
        <w:rPr>
          <w:rFonts w:ascii="Arial" w:hAnsi="Arial" w:cs="Arial"/>
          <w:sz w:val="24"/>
          <w:szCs w:val="24"/>
        </w:rPr>
      </w:pPr>
      <w:r w:rsidRPr="0044461D">
        <w:rPr>
          <w:rFonts w:ascii="Arial" w:hAnsi="Arial" w:cs="Arial"/>
          <w:sz w:val="24"/>
          <w:szCs w:val="24"/>
        </w:rPr>
        <w:t xml:space="preserve">Filippini, G., Nigro, N., &amp; Junco, S. (2005). </w:t>
      </w:r>
      <w:r w:rsidRPr="0044461D">
        <w:rPr>
          <w:rFonts w:ascii="Arial" w:hAnsi="Arial" w:cs="Arial"/>
          <w:i/>
          <w:sz w:val="24"/>
          <w:szCs w:val="24"/>
        </w:rPr>
        <w:t>Estudio del comportamiento dinámico de vehículos terrestres utilizando la técnica de Bond Graphs</w:t>
      </w:r>
      <w:r w:rsidRPr="0044461D">
        <w:rPr>
          <w:rFonts w:ascii="Arial" w:hAnsi="Arial" w:cs="Arial"/>
          <w:sz w:val="24"/>
          <w:szCs w:val="24"/>
        </w:rPr>
        <w:t>. Mecánica Computacional, 24, 29-34.</w:t>
      </w:r>
    </w:p>
    <w:p w14:paraId="5FFEA657" w14:textId="77777777" w:rsidR="00E13757" w:rsidRDefault="00E13757" w:rsidP="003C2B1A">
      <w:pPr>
        <w:jc w:val="both"/>
        <w:rPr>
          <w:rFonts w:ascii="Arial" w:hAnsi="Arial" w:cs="Arial"/>
          <w:sz w:val="24"/>
          <w:szCs w:val="24"/>
        </w:rPr>
      </w:pPr>
      <w:r w:rsidRPr="00E13757">
        <w:rPr>
          <w:rFonts w:ascii="Arial" w:hAnsi="Arial" w:cs="Arial"/>
          <w:sz w:val="24"/>
          <w:szCs w:val="24"/>
        </w:rPr>
        <w:t xml:space="preserve">Finnegan, P., &amp; Green, P. (1990). </w:t>
      </w:r>
      <w:r w:rsidRPr="00E13757">
        <w:rPr>
          <w:rFonts w:ascii="Arial" w:hAnsi="Arial" w:cs="Arial"/>
          <w:i/>
          <w:sz w:val="24"/>
          <w:szCs w:val="24"/>
        </w:rPr>
        <w:t>TIME TO CHANGE LANES: A LITERATURE REVIEW</w:t>
      </w:r>
      <w:r w:rsidRPr="00E13757">
        <w:rPr>
          <w:rFonts w:ascii="Arial" w:hAnsi="Arial" w:cs="Arial"/>
          <w:sz w:val="24"/>
          <w:szCs w:val="24"/>
        </w:rPr>
        <w:t xml:space="preserve"> (No. IVHS-TR-90-13).</w:t>
      </w:r>
    </w:p>
    <w:p w14:paraId="47402FCC" w14:textId="77777777" w:rsidR="00E577E4" w:rsidRDefault="00E577E4" w:rsidP="003C2B1A">
      <w:pPr>
        <w:jc w:val="both"/>
        <w:rPr>
          <w:rFonts w:ascii="Arial" w:hAnsi="Arial" w:cs="Arial"/>
          <w:sz w:val="24"/>
          <w:szCs w:val="24"/>
        </w:rPr>
      </w:pPr>
      <w:r w:rsidRPr="00E577E4">
        <w:rPr>
          <w:rFonts w:ascii="Arial" w:hAnsi="Arial" w:cs="Arial"/>
          <w:sz w:val="24"/>
          <w:szCs w:val="24"/>
        </w:rPr>
        <w:t xml:space="preserve">Fitch, G. M., &amp; Hankey, J. M. (2012, September). </w:t>
      </w:r>
      <w:r w:rsidRPr="00E577E4">
        <w:rPr>
          <w:rFonts w:ascii="Arial" w:hAnsi="Arial" w:cs="Arial"/>
          <w:i/>
          <w:sz w:val="24"/>
          <w:szCs w:val="24"/>
        </w:rPr>
        <w:t>Investigating improper lane changes: driver performance contributing to lane change near-crashes.</w:t>
      </w:r>
      <w:r w:rsidRPr="00E577E4">
        <w:rPr>
          <w:rFonts w:ascii="Arial" w:hAnsi="Arial" w:cs="Arial"/>
          <w:sz w:val="24"/>
          <w:szCs w:val="24"/>
        </w:rPr>
        <w:t xml:space="preserve"> In Proceedings of the Human Factors and Ergonomics Society Annual Meeting (Vol. 56, No. 1, pp. 2231-2235). Sage Publications.</w:t>
      </w:r>
    </w:p>
    <w:p w14:paraId="047676EF" w14:textId="77777777" w:rsidR="00B36E21" w:rsidRDefault="00B36E21" w:rsidP="00921FC9">
      <w:pPr>
        <w:jc w:val="both"/>
        <w:rPr>
          <w:rFonts w:ascii="Arial" w:hAnsi="Arial" w:cs="Arial"/>
          <w:sz w:val="24"/>
          <w:szCs w:val="24"/>
        </w:rPr>
      </w:pPr>
      <w:r>
        <w:rPr>
          <w:rFonts w:ascii="Arial" w:hAnsi="Arial" w:cs="Arial"/>
          <w:sz w:val="24"/>
          <w:szCs w:val="24"/>
        </w:rPr>
        <w:t xml:space="preserve">Fondo de Cultura </w:t>
      </w:r>
      <w:r w:rsidR="00A62D27">
        <w:rPr>
          <w:rFonts w:ascii="Arial" w:hAnsi="Arial" w:cs="Arial"/>
          <w:sz w:val="24"/>
          <w:szCs w:val="24"/>
        </w:rPr>
        <w:t>Económica</w:t>
      </w:r>
      <w:r>
        <w:rPr>
          <w:rFonts w:ascii="Arial" w:hAnsi="Arial" w:cs="Arial"/>
          <w:sz w:val="24"/>
          <w:szCs w:val="24"/>
        </w:rPr>
        <w:t>. (</w:t>
      </w:r>
      <w:r w:rsidR="00A62D27">
        <w:rPr>
          <w:rFonts w:ascii="Arial" w:hAnsi="Arial" w:cs="Arial"/>
          <w:sz w:val="24"/>
          <w:szCs w:val="24"/>
        </w:rPr>
        <w:t>1987</w:t>
      </w:r>
      <w:r>
        <w:rPr>
          <w:rFonts w:ascii="Arial" w:hAnsi="Arial" w:cs="Arial"/>
          <w:sz w:val="24"/>
          <w:szCs w:val="24"/>
        </w:rPr>
        <w:t>)</w:t>
      </w:r>
      <w:r w:rsidR="00A62D27">
        <w:rPr>
          <w:rFonts w:ascii="Arial" w:hAnsi="Arial" w:cs="Arial"/>
          <w:sz w:val="24"/>
          <w:szCs w:val="24"/>
        </w:rPr>
        <w:t xml:space="preserve"> </w:t>
      </w:r>
      <w:r w:rsidR="00A62D27" w:rsidRPr="00A62D27">
        <w:rPr>
          <w:rFonts w:ascii="Arial" w:hAnsi="Arial" w:cs="Arial"/>
          <w:i/>
          <w:sz w:val="24"/>
          <w:szCs w:val="24"/>
        </w:rPr>
        <w:t>La reconversión industrial en América Latina, VIII:</w:t>
      </w:r>
      <w:r w:rsidR="00901D01">
        <w:rPr>
          <w:rFonts w:ascii="Arial" w:hAnsi="Arial" w:cs="Arial"/>
          <w:i/>
          <w:sz w:val="24"/>
          <w:szCs w:val="24"/>
        </w:rPr>
        <w:t xml:space="preserve"> </w:t>
      </w:r>
      <w:r w:rsidR="00A62D27" w:rsidRPr="00A62D27">
        <w:rPr>
          <w:rFonts w:ascii="Arial" w:hAnsi="Arial" w:cs="Arial"/>
          <w:i/>
          <w:sz w:val="24"/>
          <w:szCs w:val="24"/>
        </w:rPr>
        <w:t>industria de equipo de transporte</w:t>
      </w:r>
      <w:r w:rsidR="00A62D27">
        <w:rPr>
          <w:rFonts w:ascii="Arial" w:hAnsi="Arial" w:cs="Arial"/>
          <w:sz w:val="24"/>
          <w:szCs w:val="24"/>
        </w:rPr>
        <w:t xml:space="preserve">. </w:t>
      </w:r>
      <w:r w:rsidR="00904DE2">
        <w:rPr>
          <w:rFonts w:ascii="Arial" w:hAnsi="Arial" w:cs="Arial"/>
          <w:sz w:val="24"/>
          <w:szCs w:val="24"/>
        </w:rPr>
        <w:t xml:space="preserve">I Seminario Latinoamericano de Reconversión Industrial. </w:t>
      </w:r>
      <w:r w:rsidR="00A62D27">
        <w:rPr>
          <w:rFonts w:ascii="Arial" w:hAnsi="Arial" w:cs="Arial"/>
          <w:sz w:val="24"/>
          <w:szCs w:val="24"/>
        </w:rPr>
        <w:t>Fondo de Cultura Económica.</w:t>
      </w:r>
    </w:p>
    <w:p w14:paraId="4FBD6FC9" w14:textId="77777777" w:rsidR="00331C79" w:rsidRDefault="00331C79" w:rsidP="00921FC9">
      <w:pPr>
        <w:jc w:val="both"/>
        <w:rPr>
          <w:rFonts w:ascii="Arial" w:hAnsi="Arial" w:cs="Arial"/>
          <w:sz w:val="24"/>
          <w:szCs w:val="24"/>
        </w:rPr>
      </w:pPr>
      <w:r w:rsidRPr="00331C79">
        <w:rPr>
          <w:rFonts w:ascii="Arial" w:hAnsi="Arial" w:cs="Arial"/>
          <w:sz w:val="24"/>
          <w:szCs w:val="24"/>
        </w:rPr>
        <w:t xml:space="preserve">Fouladvand, M. E., &amp; Belbasi, S. (2009). </w:t>
      </w:r>
      <w:r w:rsidRPr="00331C79">
        <w:rPr>
          <w:rFonts w:ascii="Arial" w:hAnsi="Arial" w:cs="Arial"/>
          <w:i/>
          <w:sz w:val="24"/>
          <w:szCs w:val="24"/>
        </w:rPr>
        <w:t>Vehicular Tra</w:t>
      </w:r>
      <w:r w:rsidRPr="00331C79">
        <w:rPr>
          <w:rFonts w:ascii="Cambria Math" w:hAnsi="Cambria Math" w:cs="Cambria Math"/>
          <w:i/>
          <w:sz w:val="24"/>
          <w:szCs w:val="24"/>
        </w:rPr>
        <w:t>ﬃ</w:t>
      </w:r>
      <w:r w:rsidRPr="00331C79">
        <w:rPr>
          <w:rFonts w:ascii="Arial" w:hAnsi="Arial" w:cs="Arial"/>
          <w:i/>
          <w:sz w:val="24"/>
          <w:szCs w:val="24"/>
        </w:rPr>
        <w:t>c Flow at a Non-Signalised Intersection</w:t>
      </w:r>
      <w:r w:rsidRPr="00331C79">
        <w:rPr>
          <w:rFonts w:ascii="Arial" w:hAnsi="Arial" w:cs="Arial"/>
          <w:sz w:val="24"/>
          <w:szCs w:val="24"/>
        </w:rPr>
        <w:t xml:space="preserve">. Traffic and Granular Flow'07, 287. </w:t>
      </w:r>
    </w:p>
    <w:p w14:paraId="31765E5E" w14:textId="77777777" w:rsidR="008F189D" w:rsidRDefault="008F189D" w:rsidP="00921FC9">
      <w:pPr>
        <w:jc w:val="both"/>
        <w:rPr>
          <w:rFonts w:ascii="Arial" w:hAnsi="Arial" w:cs="Arial"/>
          <w:sz w:val="24"/>
          <w:szCs w:val="24"/>
        </w:rPr>
      </w:pPr>
      <w:r>
        <w:rPr>
          <w:rFonts w:ascii="Arial" w:hAnsi="Arial" w:cs="Arial"/>
          <w:sz w:val="24"/>
          <w:szCs w:val="24"/>
        </w:rPr>
        <w:t xml:space="preserve">Franz Mayinger. Ed. (2001). </w:t>
      </w:r>
      <w:r w:rsidR="00EF5152">
        <w:rPr>
          <w:rFonts w:ascii="Arial" w:hAnsi="Arial" w:cs="Arial"/>
          <w:i/>
          <w:sz w:val="24"/>
          <w:szCs w:val="24"/>
        </w:rPr>
        <w:t>Mobility and Traffic in the 21</w:t>
      </w:r>
      <w:r w:rsidR="00EF5152" w:rsidRPr="00EF5152">
        <w:rPr>
          <w:rFonts w:ascii="Arial" w:hAnsi="Arial" w:cs="Arial"/>
          <w:i/>
          <w:sz w:val="24"/>
          <w:szCs w:val="24"/>
          <w:vertAlign w:val="superscript"/>
        </w:rPr>
        <w:t>st</w:t>
      </w:r>
      <w:r w:rsidR="00EF5152">
        <w:rPr>
          <w:rFonts w:ascii="Arial" w:hAnsi="Arial" w:cs="Arial"/>
          <w:i/>
          <w:sz w:val="24"/>
          <w:szCs w:val="24"/>
        </w:rPr>
        <w:t xml:space="preserve"> Century</w:t>
      </w:r>
      <w:r w:rsidR="00EF5152">
        <w:rPr>
          <w:rFonts w:ascii="Arial" w:hAnsi="Arial" w:cs="Arial"/>
          <w:sz w:val="24"/>
          <w:szCs w:val="24"/>
        </w:rPr>
        <w:t xml:space="preserve">. </w:t>
      </w:r>
      <w:r w:rsidR="00EF5152" w:rsidRPr="00EF5152">
        <w:rPr>
          <w:rFonts w:ascii="Arial" w:hAnsi="Arial" w:cs="Arial"/>
          <w:sz w:val="24"/>
          <w:szCs w:val="24"/>
        </w:rPr>
        <w:t>Springer-Verlag Berlin Heidelberg</w:t>
      </w:r>
      <w:r w:rsidR="00EF5152">
        <w:rPr>
          <w:rFonts w:ascii="Arial" w:hAnsi="Arial" w:cs="Arial"/>
          <w:sz w:val="24"/>
          <w:szCs w:val="24"/>
        </w:rPr>
        <w:t>.</w:t>
      </w:r>
    </w:p>
    <w:p w14:paraId="250F08A7" w14:textId="77777777" w:rsidR="00461C34" w:rsidRDefault="00461C34" w:rsidP="00461C34">
      <w:pPr>
        <w:jc w:val="both"/>
        <w:rPr>
          <w:rFonts w:ascii="Arial" w:hAnsi="Arial" w:cs="Arial"/>
          <w:sz w:val="24"/>
          <w:szCs w:val="24"/>
        </w:rPr>
      </w:pPr>
      <w:r w:rsidRPr="00461C34">
        <w:rPr>
          <w:rFonts w:ascii="Arial" w:hAnsi="Arial" w:cs="Arial"/>
          <w:sz w:val="24"/>
          <w:szCs w:val="24"/>
        </w:rPr>
        <w:t>Furmanov,</w:t>
      </w:r>
      <w:r>
        <w:rPr>
          <w:rFonts w:ascii="Arial" w:hAnsi="Arial" w:cs="Arial"/>
          <w:sz w:val="24"/>
          <w:szCs w:val="24"/>
        </w:rPr>
        <w:t xml:space="preserve"> I.,</w:t>
      </w:r>
      <w:r w:rsidRPr="00461C34">
        <w:rPr>
          <w:rFonts w:ascii="Arial" w:hAnsi="Arial" w:cs="Arial"/>
          <w:sz w:val="24"/>
          <w:szCs w:val="24"/>
        </w:rPr>
        <w:t xml:space="preserve"> Churbanova,</w:t>
      </w:r>
      <w:r>
        <w:rPr>
          <w:rFonts w:ascii="Arial" w:hAnsi="Arial" w:cs="Arial"/>
          <w:sz w:val="24"/>
          <w:szCs w:val="24"/>
        </w:rPr>
        <w:t xml:space="preserve"> N.,</w:t>
      </w:r>
      <w:r w:rsidRPr="00461C34">
        <w:rPr>
          <w:rFonts w:ascii="Arial" w:hAnsi="Arial" w:cs="Arial"/>
          <w:sz w:val="24"/>
          <w:szCs w:val="24"/>
        </w:rPr>
        <w:t xml:space="preserve"> Trapeznikova</w:t>
      </w:r>
      <w:r>
        <w:rPr>
          <w:rFonts w:ascii="Arial" w:hAnsi="Arial" w:cs="Arial"/>
          <w:sz w:val="24"/>
          <w:szCs w:val="24"/>
        </w:rPr>
        <w:t xml:space="preserve">, M., (2013) </w:t>
      </w:r>
      <w:r w:rsidRPr="00461C34">
        <w:rPr>
          <w:rFonts w:ascii="Arial" w:hAnsi="Arial" w:cs="Arial"/>
          <w:i/>
          <w:sz w:val="24"/>
          <w:szCs w:val="24"/>
        </w:rPr>
        <w:t>Multilane Vehicular Traffic Simulation Using the CA Theory.</w:t>
      </w:r>
      <w:r>
        <w:rPr>
          <w:rFonts w:ascii="Arial" w:hAnsi="Arial" w:cs="Arial"/>
          <w:sz w:val="24"/>
          <w:szCs w:val="24"/>
        </w:rPr>
        <w:t xml:space="preserve"> </w:t>
      </w:r>
      <w:r w:rsidRPr="00461C34">
        <w:rPr>
          <w:rFonts w:ascii="Arial" w:hAnsi="Arial" w:cs="Arial"/>
          <w:sz w:val="24"/>
          <w:szCs w:val="24"/>
        </w:rPr>
        <w:t>Traffic and Granular Flow '11</w:t>
      </w:r>
      <w:r>
        <w:rPr>
          <w:rFonts w:ascii="Arial" w:hAnsi="Arial" w:cs="Arial"/>
          <w:sz w:val="24"/>
          <w:szCs w:val="24"/>
        </w:rPr>
        <w:t xml:space="preserve"> </w:t>
      </w:r>
      <w:r w:rsidRPr="00461C34">
        <w:rPr>
          <w:rFonts w:ascii="Arial" w:hAnsi="Arial" w:cs="Arial"/>
          <w:sz w:val="24"/>
          <w:szCs w:val="24"/>
        </w:rPr>
        <w:t>85-93</w:t>
      </w:r>
      <w:r>
        <w:rPr>
          <w:rFonts w:ascii="Arial" w:hAnsi="Arial" w:cs="Arial"/>
          <w:sz w:val="24"/>
          <w:szCs w:val="24"/>
        </w:rPr>
        <w:t xml:space="preserve">. </w:t>
      </w:r>
      <w:r w:rsidRPr="00461C34">
        <w:rPr>
          <w:rFonts w:ascii="Arial" w:hAnsi="Arial" w:cs="Arial"/>
          <w:sz w:val="24"/>
          <w:szCs w:val="24"/>
        </w:rPr>
        <w:t>Springer Berlin Heidelberg</w:t>
      </w:r>
    </w:p>
    <w:p w14:paraId="4CCBB39A" w14:textId="77777777" w:rsidR="00BC64EA" w:rsidRDefault="00BC64EA" w:rsidP="00921FC9">
      <w:pPr>
        <w:jc w:val="both"/>
        <w:rPr>
          <w:rFonts w:ascii="Arial" w:hAnsi="Arial" w:cs="Arial"/>
          <w:sz w:val="24"/>
          <w:szCs w:val="24"/>
        </w:rPr>
      </w:pPr>
      <w:r w:rsidRPr="00BC64EA">
        <w:rPr>
          <w:rFonts w:ascii="Arial" w:hAnsi="Arial" w:cs="Arial"/>
          <w:sz w:val="24"/>
          <w:szCs w:val="24"/>
        </w:rPr>
        <w:t xml:space="preserve">García Gallardo, O. (2011). </w:t>
      </w:r>
      <w:r w:rsidRPr="00BC64EA">
        <w:rPr>
          <w:rFonts w:ascii="Arial" w:hAnsi="Arial" w:cs="Arial"/>
          <w:i/>
          <w:sz w:val="24"/>
          <w:szCs w:val="24"/>
        </w:rPr>
        <w:t>Simulación basada en agentes de tráfico aéreo</w:t>
      </w:r>
      <w:r w:rsidRPr="00BC64EA">
        <w:rPr>
          <w:rFonts w:ascii="Arial" w:hAnsi="Arial" w:cs="Arial"/>
          <w:sz w:val="24"/>
          <w:szCs w:val="24"/>
        </w:rPr>
        <w:t xml:space="preserve"> (Doctoral dissertation).</w:t>
      </w:r>
    </w:p>
    <w:p w14:paraId="3DB5F8FB" w14:textId="77777777" w:rsidR="00D0298D" w:rsidRDefault="00D0298D" w:rsidP="00921FC9">
      <w:pPr>
        <w:jc w:val="both"/>
        <w:rPr>
          <w:rFonts w:ascii="Arial" w:hAnsi="Arial" w:cs="Arial"/>
          <w:sz w:val="24"/>
          <w:szCs w:val="24"/>
        </w:rPr>
      </w:pPr>
      <w:r w:rsidRPr="00D0298D">
        <w:rPr>
          <w:rFonts w:ascii="Arial" w:hAnsi="Arial" w:cs="Arial"/>
          <w:sz w:val="24"/>
          <w:szCs w:val="24"/>
        </w:rPr>
        <w:t xml:space="preserve">García-Valdecasas Medina, J. I. (2011). </w:t>
      </w:r>
      <w:r w:rsidRPr="00D0298D">
        <w:rPr>
          <w:rFonts w:ascii="Arial" w:hAnsi="Arial" w:cs="Arial"/>
          <w:i/>
          <w:sz w:val="24"/>
          <w:szCs w:val="24"/>
        </w:rPr>
        <w:t>La simulación basada en agentes: una nueva forma de explorar los fenómenos sociales</w:t>
      </w:r>
      <w:r w:rsidRPr="00D0298D">
        <w:rPr>
          <w:rFonts w:ascii="Arial" w:hAnsi="Arial" w:cs="Arial"/>
          <w:sz w:val="24"/>
          <w:szCs w:val="24"/>
        </w:rPr>
        <w:t>. Revista Española de Investigaciones Sociológicas, 136(1), 91-109.</w:t>
      </w:r>
    </w:p>
    <w:p w14:paraId="091D8D74" w14:textId="77777777" w:rsidR="00C77AED" w:rsidRDefault="00C77AED" w:rsidP="00921FC9">
      <w:pPr>
        <w:jc w:val="both"/>
        <w:rPr>
          <w:rFonts w:ascii="Arial" w:hAnsi="Arial" w:cs="Arial"/>
          <w:sz w:val="24"/>
          <w:szCs w:val="24"/>
        </w:rPr>
      </w:pPr>
      <w:r w:rsidRPr="00C77AED">
        <w:rPr>
          <w:rFonts w:ascii="Arial" w:hAnsi="Arial" w:cs="Arial"/>
          <w:sz w:val="24"/>
          <w:szCs w:val="24"/>
        </w:rPr>
        <w:t xml:space="preserve">Galindo, L. M., Heres, D. R., &amp; Sánchez, L. (2006). </w:t>
      </w:r>
      <w:r w:rsidRPr="00C77AED">
        <w:rPr>
          <w:rFonts w:ascii="Arial" w:hAnsi="Arial" w:cs="Arial"/>
          <w:i/>
          <w:sz w:val="24"/>
          <w:szCs w:val="24"/>
        </w:rPr>
        <w:t>Tráfico inducido en México: contribuciones al debate e implicaciones de política pública</w:t>
      </w:r>
      <w:r w:rsidRPr="00C77AED">
        <w:rPr>
          <w:rFonts w:ascii="Arial" w:hAnsi="Arial" w:cs="Arial"/>
          <w:sz w:val="24"/>
          <w:szCs w:val="24"/>
        </w:rPr>
        <w:t>. Estudios Demográficos y Urbanos, 123-157.</w:t>
      </w:r>
    </w:p>
    <w:p w14:paraId="4DC84D91" w14:textId="77777777" w:rsidR="00A64907" w:rsidRDefault="00A64907" w:rsidP="00921FC9">
      <w:pPr>
        <w:jc w:val="both"/>
        <w:rPr>
          <w:rFonts w:ascii="Arial" w:hAnsi="Arial" w:cs="Arial"/>
          <w:sz w:val="24"/>
          <w:szCs w:val="24"/>
        </w:rPr>
      </w:pPr>
      <w:r w:rsidRPr="00A64907">
        <w:rPr>
          <w:rFonts w:ascii="Arial" w:hAnsi="Arial" w:cs="Arial"/>
          <w:sz w:val="24"/>
          <w:szCs w:val="24"/>
        </w:rPr>
        <w:lastRenderedPageBreak/>
        <w:t>Galla, T. (2010</w:t>
      </w:r>
      <w:r w:rsidRPr="00A95FCE">
        <w:rPr>
          <w:rFonts w:ascii="Arial" w:hAnsi="Arial" w:cs="Arial"/>
          <w:sz w:val="24"/>
          <w:szCs w:val="24"/>
        </w:rPr>
        <w:t>).</w:t>
      </w:r>
      <w:r w:rsidRPr="00A64907">
        <w:rPr>
          <w:rFonts w:ascii="Arial" w:hAnsi="Arial" w:cs="Arial"/>
          <w:i/>
          <w:sz w:val="24"/>
          <w:szCs w:val="24"/>
        </w:rPr>
        <w:t xml:space="preserve"> Independence and interdependence in the nest-site choice by honeybee swarms: agent-based models, analytical approaches and pattern formation</w:t>
      </w:r>
      <w:r w:rsidRPr="00A64907">
        <w:rPr>
          <w:rFonts w:ascii="Arial" w:hAnsi="Arial" w:cs="Arial"/>
          <w:sz w:val="24"/>
          <w:szCs w:val="24"/>
        </w:rPr>
        <w:t>. Journal of theoretical biology, 262(1), 186-196.</w:t>
      </w:r>
    </w:p>
    <w:p w14:paraId="185496E2" w14:textId="77777777" w:rsidR="0076685C" w:rsidRDefault="0076685C" w:rsidP="00921FC9">
      <w:pPr>
        <w:jc w:val="both"/>
        <w:rPr>
          <w:rFonts w:ascii="Arial" w:hAnsi="Arial" w:cs="Arial"/>
          <w:sz w:val="24"/>
          <w:szCs w:val="24"/>
        </w:rPr>
      </w:pPr>
      <w:r w:rsidRPr="0076685C">
        <w:rPr>
          <w:rFonts w:ascii="Arial" w:hAnsi="Arial" w:cs="Arial"/>
          <w:sz w:val="24"/>
          <w:szCs w:val="24"/>
        </w:rPr>
        <w:t>Garza</w:t>
      </w:r>
      <w:r>
        <w:rPr>
          <w:rFonts w:ascii="Arial" w:hAnsi="Arial" w:cs="Arial"/>
          <w:sz w:val="24"/>
          <w:szCs w:val="24"/>
        </w:rPr>
        <w:t>, G.,</w:t>
      </w:r>
      <w:r w:rsidRPr="0076685C">
        <w:rPr>
          <w:rFonts w:ascii="Arial" w:hAnsi="Arial" w:cs="Arial"/>
          <w:sz w:val="24"/>
          <w:szCs w:val="24"/>
        </w:rPr>
        <w:t xml:space="preserve"> Schteingart</w:t>
      </w:r>
      <w:r>
        <w:rPr>
          <w:rFonts w:ascii="Arial" w:hAnsi="Arial" w:cs="Arial"/>
          <w:sz w:val="24"/>
          <w:szCs w:val="24"/>
        </w:rPr>
        <w:t>, M., Coor. (2010).</w:t>
      </w:r>
      <w:r w:rsidRPr="0076685C">
        <w:t xml:space="preserve"> </w:t>
      </w:r>
      <w:r w:rsidRPr="0076685C">
        <w:rPr>
          <w:rFonts w:ascii="Arial" w:hAnsi="Arial" w:cs="Arial"/>
          <w:i/>
          <w:sz w:val="24"/>
          <w:szCs w:val="24"/>
        </w:rPr>
        <w:t>Desarrollo urbano y regional</w:t>
      </w:r>
      <w:r>
        <w:rPr>
          <w:rFonts w:ascii="Arial" w:hAnsi="Arial" w:cs="Arial"/>
          <w:sz w:val="24"/>
          <w:szCs w:val="24"/>
        </w:rPr>
        <w:t xml:space="preserve">. T-II  </w:t>
      </w:r>
      <w:r w:rsidRPr="0076685C">
        <w:rPr>
          <w:rFonts w:ascii="Arial" w:hAnsi="Arial" w:cs="Arial"/>
          <w:sz w:val="24"/>
          <w:szCs w:val="24"/>
        </w:rPr>
        <w:t>Los grandes problemas de México</w:t>
      </w:r>
      <w:r>
        <w:rPr>
          <w:rFonts w:ascii="Arial" w:hAnsi="Arial" w:cs="Arial"/>
          <w:sz w:val="24"/>
          <w:szCs w:val="24"/>
        </w:rPr>
        <w:t>. El Colegio de México.</w:t>
      </w:r>
    </w:p>
    <w:p w14:paraId="002D2277" w14:textId="77777777" w:rsidR="002260A8" w:rsidRDefault="00242354" w:rsidP="002260A8">
      <w:pPr>
        <w:jc w:val="both"/>
        <w:rPr>
          <w:rFonts w:ascii="Arial" w:hAnsi="Arial" w:cs="Arial"/>
          <w:sz w:val="24"/>
          <w:szCs w:val="24"/>
        </w:rPr>
      </w:pPr>
      <w:r>
        <w:rPr>
          <w:rFonts w:ascii="Arial" w:hAnsi="Arial" w:cs="Arial"/>
          <w:sz w:val="24"/>
          <w:szCs w:val="24"/>
        </w:rPr>
        <w:t>Gavrilova, M.</w:t>
      </w:r>
      <w:r w:rsidR="002260A8" w:rsidRPr="002260A8">
        <w:rPr>
          <w:rFonts w:ascii="Arial" w:hAnsi="Arial" w:cs="Arial"/>
          <w:sz w:val="24"/>
          <w:szCs w:val="24"/>
        </w:rPr>
        <w:t>, Tan, C. J. Kenneth</w:t>
      </w:r>
      <w:r w:rsidR="002260A8">
        <w:rPr>
          <w:rFonts w:ascii="Arial" w:hAnsi="Arial" w:cs="Arial"/>
          <w:sz w:val="24"/>
          <w:szCs w:val="24"/>
        </w:rPr>
        <w:t xml:space="preserve">. Eds (2011). </w:t>
      </w:r>
      <w:r w:rsidR="002260A8" w:rsidRPr="002260A8">
        <w:rPr>
          <w:rFonts w:ascii="Arial" w:hAnsi="Arial" w:cs="Arial"/>
          <w:i/>
          <w:sz w:val="24"/>
          <w:szCs w:val="24"/>
        </w:rPr>
        <w:t>Neural Network Based Lane Change Trajectory Prediction in Autonomous Vehicles</w:t>
      </w:r>
      <w:r w:rsidR="002260A8">
        <w:rPr>
          <w:rFonts w:ascii="Arial" w:hAnsi="Arial" w:cs="Arial"/>
          <w:sz w:val="24"/>
          <w:szCs w:val="24"/>
        </w:rPr>
        <w:t xml:space="preserve">. </w:t>
      </w:r>
      <w:r w:rsidR="002260A8" w:rsidRPr="002260A8">
        <w:rPr>
          <w:rFonts w:ascii="Arial" w:hAnsi="Arial" w:cs="Arial"/>
          <w:sz w:val="24"/>
          <w:szCs w:val="24"/>
        </w:rPr>
        <w:t>Lecture Notes</w:t>
      </w:r>
      <w:r w:rsidR="002260A8">
        <w:rPr>
          <w:rFonts w:ascii="Arial" w:hAnsi="Arial" w:cs="Arial"/>
          <w:sz w:val="24"/>
          <w:szCs w:val="24"/>
        </w:rPr>
        <w:t xml:space="preserve"> in Computer Science, Vol. 6750. </w:t>
      </w:r>
      <w:r w:rsidR="002260A8" w:rsidRPr="002260A8">
        <w:rPr>
          <w:rFonts w:ascii="Arial" w:hAnsi="Arial" w:cs="Arial"/>
          <w:sz w:val="24"/>
          <w:szCs w:val="24"/>
        </w:rPr>
        <w:t>Transactions on Computational Science XIII</w:t>
      </w:r>
      <w:r w:rsidR="002260A8">
        <w:rPr>
          <w:rFonts w:ascii="Arial" w:hAnsi="Arial" w:cs="Arial"/>
          <w:sz w:val="24"/>
          <w:szCs w:val="24"/>
        </w:rPr>
        <w:t xml:space="preserve">. Springer. </w:t>
      </w:r>
    </w:p>
    <w:p w14:paraId="5E8FD1D9" w14:textId="77777777" w:rsidR="001C5EF0" w:rsidRDefault="001C5EF0" w:rsidP="00921FC9">
      <w:pPr>
        <w:jc w:val="both"/>
        <w:rPr>
          <w:rFonts w:ascii="Arial" w:hAnsi="Arial" w:cs="Arial"/>
          <w:sz w:val="24"/>
          <w:szCs w:val="24"/>
        </w:rPr>
      </w:pPr>
      <w:r>
        <w:rPr>
          <w:rFonts w:ascii="Arial" w:hAnsi="Arial" w:cs="Arial"/>
          <w:sz w:val="24"/>
          <w:szCs w:val="24"/>
        </w:rPr>
        <w:t xml:space="preserve">Gazis, D. C. (2002). </w:t>
      </w:r>
      <w:r w:rsidRPr="001C5EF0">
        <w:rPr>
          <w:rFonts w:ascii="Arial" w:hAnsi="Arial" w:cs="Arial"/>
          <w:i/>
          <w:sz w:val="24"/>
          <w:szCs w:val="24"/>
        </w:rPr>
        <w:t>Traffic Theory</w:t>
      </w:r>
      <w:r>
        <w:rPr>
          <w:rFonts w:ascii="Arial" w:hAnsi="Arial" w:cs="Arial"/>
          <w:sz w:val="24"/>
          <w:szCs w:val="24"/>
        </w:rPr>
        <w:t>. Kluwer´s International Series</w:t>
      </w:r>
      <w:r w:rsidR="00F22F6C">
        <w:rPr>
          <w:rFonts w:ascii="Arial" w:hAnsi="Arial" w:cs="Arial"/>
          <w:sz w:val="24"/>
          <w:szCs w:val="24"/>
        </w:rPr>
        <w:t>.</w:t>
      </w:r>
    </w:p>
    <w:p w14:paraId="4E724886" w14:textId="77777777" w:rsidR="006854FE" w:rsidRDefault="006854FE" w:rsidP="00921FC9">
      <w:pPr>
        <w:jc w:val="both"/>
        <w:rPr>
          <w:rFonts w:ascii="Arial" w:hAnsi="Arial" w:cs="Arial"/>
          <w:sz w:val="24"/>
          <w:szCs w:val="24"/>
        </w:rPr>
      </w:pPr>
      <w:r w:rsidRPr="006854FE">
        <w:rPr>
          <w:rFonts w:ascii="Arial" w:hAnsi="Arial" w:cs="Arial"/>
          <w:sz w:val="24"/>
          <w:szCs w:val="24"/>
        </w:rPr>
        <w:t xml:space="preserve">Gershenson, C. (2013). </w:t>
      </w:r>
      <w:r w:rsidRPr="006854FE">
        <w:rPr>
          <w:rFonts w:ascii="Arial" w:hAnsi="Arial" w:cs="Arial"/>
          <w:i/>
          <w:sz w:val="24"/>
          <w:szCs w:val="24"/>
        </w:rPr>
        <w:t>Living in living cities</w:t>
      </w:r>
      <w:r w:rsidRPr="006854FE">
        <w:rPr>
          <w:rFonts w:ascii="Arial" w:hAnsi="Arial" w:cs="Arial"/>
          <w:sz w:val="24"/>
          <w:szCs w:val="24"/>
        </w:rPr>
        <w:t>. Artificial life, 19(3_4), 401-420.</w:t>
      </w:r>
    </w:p>
    <w:p w14:paraId="11552AFA" w14:textId="77777777" w:rsidR="00D718C8" w:rsidRDefault="00D718C8" w:rsidP="00921FC9">
      <w:pPr>
        <w:jc w:val="both"/>
        <w:rPr>
          <w:rFonts w:ascii="Arial" w:hAnsi="Arial" w:cs="Arial"/>
          <w:sz w:val="24"/>
          <w:szCs w:val="24"/>
        </w:rPr>
      </w:pPr>
      <w:r w:rsidRPr="00D718C8">
        <w:rPr>
          <w:rFonts w:ascii="Arial" w:hAnsi="Arial" w:cs="Arial"/>
          <w:sz w:val="24"/>
          <w:szCs w:val="24"/>
        </w:rPr>
        <w:t>Gershenson, C., &amp; Fernández, N. (2013). Measuring the Complexity of Self-organizing Traffic Lights.</w:t>
      </w:r>
    </w:p>
    <w:p w14:paraId="0B5E7AB0" w14:textId="77777777" w:rsidR="00CB0365" w:rsidRDefault="00CB0365" w:rsidP="00921FC9">
      <w:pPr>
        <w:jc w:val="both"/>
        <w:rPr>
          <w:rFonts w:ascii="Arial" w:hAnsi="Arial" w:cs="Arial"/>
          <w:sz w:val="24"/>
          <w:szCs w:val="24"/>
        </w:rPr>
      </w:pPr>
      <w:r w:rsidRPr="00CB0365">
        <w:rPr>
          <w:rFonts w:ascii="Arial" w:hAnsi="Arial" w:cs="Arial"/>
          <w:sz w:val="24"/>
          <w:szCs w:val="24"/>
        </w:rPr>
        <w:t>Gershenson, C. (2012). Self-organizing urban transportation systems. In Complexity Theories of Cities Have Come of Age (pp. 269-279). Springer Berlin Heidelberg.</w:t>
      </w:r>
    </w:p>
    <w:p w14:paraId="42955873" w14:textId="77777777" w:rsidR="006854FE" w:rsidRDefault="006854FE" w:rsidP="00921FC9">
      <w:pPr>
        <w:jc w:val="both"/>
        <w:rPr>
          <w:rFonts w:ascii="Arial" w:hAnsi="Arial" w:cs="Arial"/>
          <w:sz w:val="24"/>
          <w:szCs w:val="24"/>
        </w:rPr>
      </w:pPr>
      <w:r w:rsidRPr="006854FE">
        <w:rPr>
          <w:rFonts w:ascii="Arial" w:hAnsi="Arial" w:cs="Arial"/>
          <w:sz w:val="24"/>
          <w:szCs w:val="24"/>
        </w:rPr>
        <w:t>Gershenson, C. (2004). Self-organizing traffic lights. arXiv preprint nlin/0411066.</w:t>
      </w:r>
    </w:p>
    <w:p w14:paraId="766F1B8D" w14:textId="77777777" w:rsidR="00AD01C3" w:rsidRDefault="00AD01C3" w:rsidP="00921FC9">
      <w:pPr>
        <w:jc w:val="both"/>
        <w:rPr>
          <w:rFonts w:ascii="Arial" w:hAnsi="Arial" w:cs="Arial"/>
          <w:sz w:val="24"/>
          <w:szCs w:val="24"/>
        </w:rPr>
      </w:pPr>
      <w:r w:rsidRPr="00AD01C3">
        <w:rPr>
          <w:rFonts w:ascii="Arial" w:hAnsi="Arial" w:cs="Arial"/>
          <w:sz w:val="24"/>
          <w:szCs w:val="24"/>
        </w:rPr>
        <w:t>Gershenson, C. (2003). Artificial neural networks for beginners. arXiv preprint cs/0308031.</w:t>
      </w:r>
    </w:p>
    <w:p w14:paraId="1F80E005" w14:textId="77777777" w:rsidR="00125501" w:rsidRDefault="00125501" w:rsidP="00921FC9">
      <w:pPr>
        <w:jc w:val="both"/>
        <w:rPr>
          <w:rFonts w:ascii="Arial" w:hAnsi="Arial" w:cs="Arial"/>
          <w:sz w:val="24"/>
          <w:szCs w:val="24"/>
        </w:rPr>
      </w:pPr>
      <w:r w:rsidRPr="00125501">
        <w:rPr>
          <w:rFonts w:ascii="Arial" w:hAnsi="Arial" w:cs="Arial"/>
          <w:sz w:val="24"/>
          <w:szCs w:val="24"/>
        </w:rPr>
        <w:t>Gershenson, C. (2003). Self-organizing traffic control: First results. arXiv preprint nlin/0309039.</w:t>
      </w:r>
    </w:p>
    <w:p w14:paraId="2E1ED398" w14:textId="77777777" w:rsidR="00651659" w:rsidRDefault="00651659" w:rsidP="00921FC9">
      <w:pPr>
        <w:jc w:val="both"/>
        <w:rPr>
          <w:rFonts w:ascii="Arial" w:hAnsi="Arial" w:cs="Arial"/>
          <w:sz w:val="24"/>
          <w:szCs w:val="24"/>
        </w:rPr>
      </w:pPr>
      <w:r w:rsidRPr="00651659">
        <w:rPr>
          <w:rFonts w:ascii="Arial" w:hAnsi="Arial" w:cs="Arial"/>
          <w:sz w:val="24"/>
          <w:szCs w:val="24"/>
        </w:rPr>
        <w:t>Gershenson,</w:t>
      </w:r>
      <w:r>
        <w:rPr>
          <w:rFonts w:ascii="Arial" w:hAnsi="Arial" w:cs="Arial"/>
          <w:sz w:val="24"/>
          <w:szCs w:val="24"/>
        </w:rPr>
        <w:t xml:space="preserve"> C., </w:t>
      </w:r>
      <w:r w:rsidRPr="00651659">
        <w:rPr>
          <w:rFonts w:ascii="Arial" w:hAnsi="Arial" w:cs="Arial"/>
          <w:sz w:val="24"/>
          <w:szCs w:val="24"/>
        </w:rPr>
        <w:t>Prokopenko</w:t>
      </w:r>
      <w:r>
        <w:rPr>
          <w:rFonts w:ascii="Arial" w:hAnsi="Arial" w:cs="Arial"/>
          <w:sz w:val="24"/>
          <w:szCs w:val="24"/>
        </w:rPr>
        <w:t xml:space="preserve">, M. (2011). </w:t>
      </w:r>
      <w:r w:rsidRPr="00651659">
        <w:rPr>
          <w:rFonts w:ascii="Arial" w:hAnsi="Arial" w:cs="Arial"/>
          <w:i/>
          <w:sz w:val="24"/>
          <w:szCs w:val="24"/>
        </w:rPr>
        <w:t>Complex Networks</w:t>
      </w:r>
      <w:r>
        <w:rPr>
          <w:rFonts w:ascii="Arial" w:hAnsi="Arial" w:cs="Arial"/>
          <w:sz w:val="24"/>
          <w:szCs w:val="24"/>
        </w:rPr>
        <w:t xml:space="preserve">. </w:t>
      </w:r>
      <w:r w:rsidRPr="00651659">
        <w:rPr>
          <w:rFonts w:ascii="Arial" w:hAnsi="Arial" w:cs="Arial"/>
          <w:sz w:val="24"/>
          <w:szCs w:val="24"/>
        </w:rPr>
        <w:t>Artificial Life 17(4):259</w:t>
      </w:r>
      <w:r w:rsidR="00AE1E50">
        <w:rPr>
          <w:rFonts w:ascii="Arial" w:hAnsi="Arial" w:cs="Arial"/>
          <w:sz w:val="24"/>
          <w:szCs w:val="24"/>
        </w:rPr>
        <w:t>—</w:t>
      </w:r>
      <w:r w:rsidRPr="00651659">
        <w:rPr>
          <w:rFonts w:ascii="Arial" w:hAnsi="Arial" w:cs="Arial"/>
          <w:sz w:val="24"/>
          <w:szCs w:val="24"/>
        </w:rPr>
        <w:t>261</w:t>
      </w:r>
      <w:r w:rsidR="00AE1E50">
        <w:rPr>
          <w:rFonts w:ascii="Arial" w:hAnsi="Arial" w:cs="Arial"/>
          <w:sz w:val="24"/>
          <w:szCs w:val="24"/>
        </w:rPr>
        <w:t>.</w:t>
      </w:r>
    </w:p>
    <w:p w14:paraId="6FA83566" w14:textId="77777777" w:rsidR="00375BBC" w:rsidRDefault="00375BBC" w:rsidP="00921FC9">
      <w:pPr>
        <w:jc w:val="both"/>
        <w:rPr>
          <w:rFonts w:ascii="Arial" w:hAnsi="Arial" w:cs="Arial"/>
          <w:sz w:val="24"/>
          <w:szCs w:val="24"/>
        </w:rPr>
      </w:pPr>
      <w:r w:rsidRPr="00375BBC">
        <w:rPr>
          <w:rFonts w:ascii="Arial" w:hAnsi="Arial" w:cs="Arial"/>
          <w:sz w:val="24"/>
          <w:szCs w:val="24"/>
        </w:rPr>
        <w:t>Gershenson, C., &amp; Rosenblueth, D. A. (2012). Self</w:t>
      </w:r>
      <w:r w:rsidRPr="00375BBC">
        <w:rPr>
          <w:rFonts w:ascii="Cambria Math" w:hAnsi="Cambria Math" w:cs="Cambria Math"/>
          <w:sz w:val="24"/>
          <w:szCs w:val="24"/>
        </w:rPr>
        <w:t>‐</w:t>
      </w:r>
      <w:r w:rsidRPr="00375BBC">
        <w:rPr>
          <w:rFonts w:ascii="Arial" w:hAnsi="Arial" w:cs="Arial"/>
          <w:sz w:val="24"/>
          <w:szCs w:val="24"/>
        </w:rPr>
        <w:t>organizing traffic lights at multiple</w:t>
      </w:r>
      <w:r w:rsidRPr="00375BBC">
        <w:rPr>
          <w:rFonts w:ascii="Cambria Math" w:hAnsi="Cambria Math" w:cs="Cambria Math"/>
          <w:sz w:val="24"/>
          <w:szCs w:val="24"/>
        </w:rPr>
        <w:t>‐</w:t>
      </w:r>
      <w:r w:rsidRPr="00375BBC">
        <w:rPr>
          <w:rFonts w:ascii="Arial" w:hAnsi="Arial" w:cs="Arial"/>
          <w:sz w:val="24"/>
          <w:szCs w:val="24"/>
        </w:rPr>
        <w:t>street intersections. Complexity, 17(4), 23-39.</w:t>
      </w:r>
    </w:p>
    <w:p w14:paraId="23157953" w14:textId="77777777" w:rsidR="003B2B14" w:rsidRPr="003B2B14" w:rsidRDefault="003B2B14" w:rsidP="00921FC9">
      <w:pPr>
        <w:jc w:val="both"/>
        <w:rPr>
          <w:rFonts w:ascii="Arial" w:hAnsi="Arial" w:cs="Arial"/>
          <w:sz w:val="24"/>
          <w:szCs w:val="24"/>
        </w:rPr>
      </w:pPr>
      <w:r>
        <w:rPr>
          <w:rFonts w:ascii="Arial" w:hAnsi="Arial" w:cs="Arial"/>
          <w:sz w:val="24"/>
          <w:szCs w:val="24"/>
        </w:rPr>
        <w:t xml:space="preserve">Girardotti, L. M. (2003). </w:t>
      </w:r>
      <w:r w:rsidRPr="003B2B14">
        <w:rPr>
          <w:rFonts w:ascii="Arial" w:hAnsi="Arial" w:cs="Arial"/>
          <w:i/>
          <w:sz w:val="24"/>
          <w:szCs w:val="24"/>
        </w:rPr>
        <w:t>Función económica del transporte</w:t>
      </w:r>
      <w:r>
        <w:rPr>
          <w:rFonts w:ascii="Arial" w:hAnsi="Arial" w:cs="Arial"/>
          <w:sz w:val="24"/>
          <w:szCs w:val="24"/>
        </w:rPr>
        <w:t>. Facultad de Ingeniería UBA</w:t>
      </w:r>
    </w:p>
    <w:p w14:paraId="09DC34F4" w14:textId="77777777" w:rsidR="00A21B3B" w:rsidRDefault="00A21B3B" w:rsidP="00921FC9">
      <w:pPr>
        <w:jc w:val="both"/>
        <w:rPr>
          <w:rFonts w:ascii="Arial" w:hAnsi="Arial" w:cs="Arial"/>
          <w:sz w:val="24"/>
          <w:szCs w:val="24"/>
        </w:rPr>
      </w:pPr>
      <w:r>
        <w:rPr>
          <w:rFonts w:ascii="Arial" w:hAnsi="Arial" w:cs="Arial"/>
          <w:sz w:val="24"/>
          <w:szCs w:val="24"/>
        </w:rPr>
        <w:t xml:space="preserve">Gold, P. A. (1998). </w:t>
      </w:r>
      <w:r w:rsidRPr="00A21B3B">
        <w:rPr>
          <w:rFonts w:ascii="Arial" w:hAnsi="Arial" w:cs="Arial"/>
          <w:i/>
          <w:sz w:val="24"/>
          <w:szCs w:val="24"/>
        </w:rPr>
        <w:t>Seguridad de tránsito: aplicaciones de ingeniería para reducir accidentes</w:t>
      </w:r>
      <w:r>
        <w:rPr>
          <w:rFonts w:ascii="Arial" w:hAnsi="Arial" w:cs="Arial"/>
          <w:sz w:val="24"/>
          <w:szCs w:val="24"/>
        </w:rPr>
        <w:t xml:space="preserve">. </w:t>
      </w:r>
      <w:r w:rsidRPr="00A21B3B">
        <w:rPr>
          <w:rFonts w:ascii="Arial" w:hAnsi="Arial" w:cs="Arial"/>
          <w:sz w:val="24"/>
          <w:szCs w:val="24"/>
        </w:rPr>
        <w:t>Banco Interamericano de Desarrollo</w:t>
      </w:r>
    </w:p>
    <w:p w14:paraId="5FE83946" w14:textId="77777777" w:rsidR="00FD22A8" w:rsidRDefault="00FD22A8" w:rsidP="00921FC9">
      <w:pPr>
        <w:jc w:val="both"/>
        <w:rPr>
          <w:rFonts w:ascii="Arial" w:hAnsi="Arial" w:cs="Arial"/>
          <w:sz w:val="24"/>
          <w:szCs w:val="24"/>
        </w:rPr>
      </w:pPr>
      <w:r w:rsidRPr="00FD22A8">
        <w:rPr>
          <w:rFonts w:ascii="Arial" w:hAnsi="Arial" w:cs="Arial"/>
          <w:sz w:val="24"/>
          <w:szCs w:val="24"/>
        </w:rPr>
        <w:t xml:space="preserve">Gómez Restrepo, A. (2005). </w:t>
      </w:r>
      <w:r w:rsidRPr="00FD22A8">
        <w:rPr>
          <w:rFonts w:ascii="Arial" w:hAnsi="Arial" w:cs="Arial"/>
          <w:i/>
          <w:sz w:val="24"/>
          <w:szCs w:val="24"/>
        </w:rPr>
        <w:t>El estado del arte en la modelación de problemas de tránsito</w:t>
      </w:r>
      <w:r w:rsidRPr="00FD22A8">
        <w:rPr>
          <w:rFonts w:ascii="Arial" w:hAnsi="Arial" w:cs="Arial"/>
          <w:sz w:val="24"/>
          <w:szCs w:val="24"/>
        </w:rPr>
        <w:t xml:space="preserve"> (Doctoral dissertation, Universidad Nacional de Colombia-Sede Manizales).</w:t>
      </w:r>
    </w:p>
    <w:p w14:paraId="6AEA1AF4" w14:textId="77777777" w:rsidR="0065679A" w:rsidRDefault="00BF61D2" w:rsidP="00921FC9">
      <w:pPr>
        <w:jc w:val="both"/>
        <w:rPr>
          <w:rFonts w:ascii="Arial" w:hAnsi="Arial" w:cs="Arial"/>
          <w:sz w:val="24"/>
          <w:szCs w:val="24"/>
        </w:rPr>
      </w:pPr>
      <w:r>
        <w:rPr>
          <w:rFonts w:ascii="Arial" w:hAnsi="Arial" w:cs="Arial"/>
          <w:sz w:val="24"/>
          <w:szCs w:val="24"/>
        </w:rPr>
        <w:lastRenderedPageBreak/>
        <w:t>Gonzál</w:t>
      </w:r>
      <w:r w:rsidRPr="00BF61D2">
        <w:rPr>
          <w:rFonts w:ascii="Arial" w:hAnsi="Arial" w:cs="Arial"/>
          <w:sz w:val="24"/>
          <w:szCs w:val="24"/>
        </w:rPr>
        <w:t xml:space="preserve">ez, </w:t>
      </w:r>
      <w:r>
        <w:rPr>
          <w:rFonts w:ascii="Arial" w:hAnsi="Arial" w:cs="Arial"/>
          <w:sz w:val="24"/>
          <w:szCs w:val="24"/>
        </w:rPr>
        <w:t xml:space="preserve">M. C., </w:t>
      </w:r>
      <w:r w:rsidRPr="00BF61D2">
        <w:rPr>
          <w:rFonts w:ascii="Arial" w:hAnsi="Arial" w:cs="Arial"/>
          <w:sz w:val="24"/>
          <w:szCs w:val="24"/>
        </w:rPr>
        <w:t>Hidalgo</w:t>
      </w:r>
      <w:r>
        <w:rPr>
          <w:rFonts w:ascii="Arial" w:hAnsi="Arial" w:cs="Arial"/>
          <w:sz w:val="24"/>
          <w:szCs w:val="24"/>
        </w:rPr>
        <w:t xml:space="preserve"> </w:t>
      </w:r>
      <w:r w:rsidRPr="00BF61D2">
        <w:rPr>
          <w:rFonts w:ascii="Arial" w:hAnsi="Arial" w:cs="Arial"/>
          <w:sz w:val="24"/>
          <w:szCs w:val="24"/>
        </w:rPr>
        <w:t>C</w:t>
      </w:r>
      <w:r>
        <w:rPr>
          <w:rFonts w:ascii="Arial" w:hAnsi="Arial" w:cs="Arial"/>
          <w:sz w:val="24"/>
          <w:szCs w:val="24"/>
        </w:rPr>
        <w:t>.</w:t>
      </w:r>
      <w:r w:rsidRPr="00BF61D2">
        <w:rPr>
          <w:rFonts w:ascii="Arial" w:hAnsi="Arial" w:cs="Arial"/>
          <w:sz w:val="24"/>
          <w:szCs w:val="24"/>
        </w:rPr>
        <w:t xml:space="preserve"> A.</w:t>
      </w:r>
      <w:r>
        <w:rPr>
          <w:rFonts w:ascii="Arial" w:hAnsi="Arial" w:cs="Arial"/>
          <w:sz w:val="24"/>
          <w:szCs w:val="24"/>
        </w:rPr>
        <w:t xml:space="preserve">, </w:t>
      </w:r>
      <w:r w:rsidRPr="00BF61D2">
        <w:rPr>
          <w:rFonts w:ascii="Arial" w:hAnsi="Arial" w:cs="Arial"/>
          <w:sz w:val="24"/>
          <w:szCs w:val="24"/>
        </w:rPr>
        <w:t>&amp; Barabási A</w:t>
      </w:r>
      <w:r>
        <w:rPr>
          <w:rFonts w:ascii="Arial" w:hAnsi="Arial" w:cs="Arial"/>
          <w:sz w:val="24"/>
          <w:szCs w:val="24"/>
        </w:rPr>
        <w:t>.</w:t>
      </w:r>
      <w:r w:rsidRPr="00BF61D2">
        <w:rPr>
          <w:rFonts w:ascii="Arial" w:hAnsi="Arial" w:cs="Arial"/>
          <w:sz w:val="24"/>
          <w:szCs w:val="24"/>
        </w:rPr>
        <w:t>-L</w:t>
      </w:r>
      <w:r>
        <w:rPr>
          <w:rFonts w:ascii="Arial" w:hAnsi="Arial" w:cs="Arial"/>
          <w:sz w:val="24"/>
          <w:szCs w:val="24"/>
        </w:rPr>
        <w:t xml:space="preserve">. (2008). </w:t>
      </w:r>
      <w:r w:rsidRPr="00BF61D2">
        <w:rPr>
          <w:rFonts w:ascii="Arial" w:hAnsi="Arial" w:cs="Arial"/>
          <w:i/>
          <w:sz w:val="24"/>
          <w:szCs w:val="24"/>
        </w:rPr>
        <w:t>Understanding individual human mobility patterns</w:t>
      </w:r>
      <w:r>
        <w:rPr>
          <w:rFonts w:ascii="Arial" w:hAnsi="Arial" w:cs="Arial"/>
          <w:sz w:val="24"/>
          <w:szCs w:val="24"/>
        </w:rPr>
        <w:t>.</w:t>
      </w:r>
      <w:r w:rsidRPr="00BF61D2">
        <w:t xml:space="preserve"> </w:t>
      </w:r>
      <w:r w:rsidR="0065679A">
        <w:rPr>
          <w:rFonts w:ascii="Arial" w:hAnsi="Arial" w:cs="Arial"/>
          <w:sz w:val="24"/>
          <w:szCs w:val="24"/>
        </w:rPr>
        <w:t xml:space="preserve">Nature </w:t>
      </w:r>
      <w:r>
        <w:rPr>
          <w:rFonts w:ascii="Arial" w:hAnsi="Arial" w:cs="Arial"/>
          <w:sz w:val="24"/>
          <w:szCs w:val="24"/>
        </w:rPr>
        <w:t xml:space="preserve">453 </w:t>
      </w:r>
      <w:r w:rsidR="0065679A">
        <w:rPr>
          <w:rFonts w:ascii="Arial" w:hAnsi="Arial" w:cs="Arial"/>
          <w:sz w:val="24"/>
          <w:szCs w:val="24"/>
        </w:rPr>
        <w:t>(</w:t>
      </w:r>
      <w:r>
        <w:rPr>
          <w:rFonts w:ascii="Arial" w:hAnsi="Arial" w:cs="Arial"/>
          <w:sz w:val="24"/>
          <w:szCs w:val="24"/>
        </w:rPr>
        <w:t>5</w:t>
      </w:r>
      <w:r w:rsidR="0065679A">
        <w:rPr>
          <w:rFonts w:ascii="Arial" w:hAnsi="Arial" w:cs="Arial"/>
          <w:sz w:val="24"/>
          <w:szCs w:val="24"/>
        </w:rPr>
        <w:t>). 779-782</w:t>
      </w:r>
    </w:p>
    <w:p w14:paraId="3218EB64" w14:textId="77777777" w:rsidR="006C6565" w:rsidRDefault="006C6565" w:rsidP="00921FC9">
      <w:pPr>
        <w:jc w:val="both"/>
        <w:rPr>
          <w:rFonts w:ascii="Arial" w:hAnsi="Arial" w:cs="Arial"/>
          <w:sz w:val="24"/>
          <w:szCs w:val="24"/>
        </w:rPr>
      </w:pPr>
      <w:r>
        <w:rPr>
          <w:rFonts w:ascii="Arial" w:hAnsi="Arial" w:cs="Arial"/>
          <w:sz w:val="24"/>
          <w:szCs w:val="24"/>
        </w:rPr>
        <w:t xml:space="preserve">Graizbord, B. (2008) </w:t>
      </w:r>
      <w:r>
        <w:rPr>
          <w:rFonts w:ascii="Arial" w:hAnsi="Arial" w:cs="Arial"/>
          <w:i/>
          <w:sz w:val="24"/>
          <w:szCs w:val="24"/>
        </w:rPr>
        <w:t>Geografía del transporte en el árrea metropolitana de la Ciudad de México</w:t>
      </w:r>
      <w:r>
        <w:rPr>
          <w:rFonts w:ascii="Arial" w:hAnsi="Arial" w:cs="Arial"/>
          <w:sz w:val="24"/>
          <w:szCs w:val="24"/>
        </w:rPr>
        <w:t>. El Colegio de México</w:t>
      </w:r>
      <w:r w:rsidR="00551B75">
        <w:rPr>
          <w:rFonts w:ascii="Arial" w:hAnsi="Arial" w:cs="Arial"/>
          <w:sz w:val="24"/>
          <w:szCs w:val="24"/>
        </w:rPr>
        <w:t>.</w:t>
      </w:r>
    </w:p>
    <w:p w14:paraId="010B32C6" w14:textId="77777777" w:rsidR="00487746" w:rsidRDefault="00487746" w:rsidP="00921FC9">
      <w:pPr>
        <w:jc w:val="both"/>
        <w:rPr>
          <w:rFonts w:ascii="Arial" w:hAnsi="Arial" w:cs="Arial"/>
          <w:sz w:val="24"/>
          <w:szCs w:val="24"/>
        </w:rPr>
      </w:pPr>
      <w:r w:rsidRPr="00487746">
        <w:rPr>
          <w:rFonts w:ascii="Arial" w:hAnsi="Arial" w:cs="Arial"/>
          <w:sz w:val="24"/>
          <w:szCs w:val="24"/>
        </w:rPr>
        <w:t>Grava</w:t>
      </w:r>
      <w:r>
        <w:rPr>
          <w:rFonts w:ascii="Arial" w:hAnsi="Arial" w:cs="Arial"/>
          <w:sz w:val="24"/>
          <w:szCs w:val="24"/>
        </w:rPr>
        <w:t xml:space="preserve">n, S. (2002). </w:t>
      </w:r>
      <w:r w:rsidRPr="00487746">
        <w:rPr>
          <w:rFonts w:ascii="Arial" w:hAnsi="Arial" w:cs="Arial"/>
          <w:i/>
          <w:sz w:val="24"/>
          <w:szCs w:val="24"/>
        </w:rPr>
        <w:t>Urban Transportation Systems: Choices for Communities</w:t>
      </w:r>
      <w:r>
        <w:rPr>
          <w:rFonts w:ascii="Arial" w:hAnsi="Arial" w:cs="Arial"/>
          <w:sz w:val="24"/>
          <w:szCs w:val="24"/>
        </w:rPr>
        <w:t xml:space="preserve">. </w:t>
      </w:r>
      <w:r w:rsidRPr="00487746">
        <w:rPr>
          <w:rFonts w:ascii="Arial" w:hAnsi="Arial" w:cs="Arial"/>
          <w:sz w:val="24"/>
          <w:szCs w:val="24"/>
        </w:rPr>
        <w:t>McGraw Hill Professional</w:t>
      </w:r>
      <w:r>
        <w:rPr>
          <w:rFonts w:ascii="Arial" w:hAnsi="Arial" w:cs="Arial"/>
          <w:sz w:val="24"/>
          <w:szCs w:val="24"/>
        </w:rPr>
        <w:t>.</w:t>
      </w:r>
    </w:p>
    <w:p w14:paraId="25A7886F" w14:textId="77777777" w:rsidR="00785A9C" w:rsidRDefault="00785A9C" w:rsidP="00921FC9">
      <w:pPr>
        <w:jc w:val="both"/>
        <w:rPr>
          <w:rFonts w:ascii="Arial" w:hAnsi="Arial" w:cs="Arial"/>
          <w:sz w:val="24"/>
          <w:szCs w:val="24"/>
        </w:rPr>
      </w:pPr>
      <w:r w:rsidRPr="00785A9C">
        <w:rPr>
          <w:rFonts w:ascii="Arial" w:hAnsi="Arial" w:cs="Arial"/>
          <w:sz w:val="24"/>
          <w:szCs w:val="24"/>
        </w:rPr>
        <w:t>Gray, L., &amp; Griffeath, D. (2001). The ergodic theory of traffic jams. Journal of Statistical Physics, 105(3-4), 413-452.</w:t>
      </w:r>
    </w:p>
    <w:p w14:paraId="2729CE23" w14:textId="77777777" w:rsidR="009F1881" w:rsidRDefault="009F1881" w:rsidP="00921FC9">
      <w:pPr>
        <w:jc w:val="both"/>
        <w:rPr>
          <w:rFonts w:ascii="Arial" w:hAnsi="Arial" w:cs="Arial"/>
          <w:sz w:val="24"/>
          <w:szCs w:val="24"/>
        </w:rPr>
      </w:pPr>
      <w:r w:rsidRPr="009F1881">
        <w:rPr>
          <w:rFonts w:ascii="Arial" w:hAnsi="Arial" w:cs="Arial"/>
          <w:sz w:val="24"/>
          <w:szCs w:val="24"/>
        </w:rPr>
        <w:t>GUERRERO-IBAÑEZ, J. A., DAMIÁN-REYES, P. E. D. R. O., FLORES-CORTES, C. A., &amp; LLAMAS-VIRGEN, P. A. U. L</w:t>
      </w:r>
      <w:r w:rsidRPr="008856F2">
        <w:rPr>
          <w:rFonts w:ascii="Arial" w:hAnsi="Arial" w:cs="Arial"/>
          <w:i/>
          <w:sz w:val="24"/>
          <w:szCs w:val="24"/>
        </w:rPr>
        <w:t>. Plataforma para Gestión de la Red de Semáforos de Zonas Urbanas</w:t>
      </w:r>
      <w:r w:rsidRPr="009F1881">
        <w:rPr>
          <w:rFonts w:ascii="Arial" w:hAnsi="Arial" w:cs="Arial"/>
          <w:sz w:val="24"/>
          <w:szCs w:val="24"/>
        </w:rPr>
        <w:t>.</w:t>
      </w:r>
    </w:p>
    <w:p w14:paraId="09D5E275" w14:textId="77777777" w:rsidR="00611D32" w:rsidRDefault="00611D32" w:rsidP="00921FC9">
      <w:pPr>
        <w:jc w:val="both"/>
        <w:rPr>
          <w:rFonts w:ascii="Arial" w:hAnsi="Arial" w:cs="Arial"/>
          <w:sz w:val="24"/>
          <w:szCs w:val="24"/>
        </w:rPr>
      </w:pPr>
      <w:r w:rsidRPr="00611D32">
        <w:rPr>
          <w:rFonts w:ascii="Arial" w:hAnsi="Arial" w:cs="Arial"/>
          <w:sz w:val="24"/>
          <w:szCs w:val="24"/>
        </w:rPr>
        <w:t>Guerrero, J. E. M. S. G., Díaz-Mariano, R</w:t>
      </w:r>
      <w:r>
        <w:rPr>
          <w:rFonts w:ascii="Arial" w:hAnsi="Arial" w:cs="Arial"/>
          <w:sz w:val="24"/>
          <w:szCs w:val="24"/>
        </w:rPr>
        <w:t>. A. Q. D., &amp; Castro, J. K. M.</w:t>
      </w:r>
      <w:r w:rsidRPr="00611D32">
        <w:rPr>
          <w:rFonts w:ascii="Arial" w:hAnsi="Arial" w:cs="Arial"/>
          <w:sz w:val="24"/>
          <w:szCs w:val="24"/>
        </w:rPr>
        <w:t xml:space="preserve"> </w:t>
      </w:r>
      <w:r w:rsidRPr="00611D32">
        <w:rPr>
          <w:rFonts w:ascii="Arial" w:hAnsi="Arial" w:cs="Arial"/>
          <w:i/>
          <w:sz w:val="24"/>
          <w:szCs w:val="24"/>
        </w:rPr>
        <w:t>Teorías de la Complejidad y el Caos en Ciencias Sociales. Modelos Basados en Agentes y Sociedades Artificiales</w:t>
      </w:r>
      <w:r w:rsidRPr="00611D32">
        <w:rPr>
          <w:rFonts w:ascii="Arial" w:hAnsi="Arial" w:cs="Arial"/>
          <w:sz w:val="24"/>
          <w:szCs w:val="24"/>
        </w:rPr>
        <w:t>.</w:t>
      </w:r>
    </w:p>
    <w:p w14:paraId="6D5D5424" w14:textId="77777777" w:rsidR="00C176B5" w:rsidRPr="00C176B5" w:rsidRDefault="00C176B5" w:rsidP="00921FC9">
      <w:pPr>
        <w:jc w:val="both"/>
        <w:rPr>
          <w:rFonts w:ascii="Arial" w:hAnsi="Arial" w:cs="Arial"/>
          <w:sz w:val="24"/>
          <w:szCs w:val="24"/>
        </w:rPr>
      </w:pPr>
      <w:r>
        <w:rPr>
          <w:rFonts w:ascii="Arial" w:hAnsi="Arial" w:cs="Arial"/>
          <w:sz w:val="24"/>
          <w:szCs w:val="24"/>
        </w:rPr>
        <w:t xml:space="preserve">Guillén, S. T. (1989). </w:t>
      </w:r>
      <w:r w:rsidRPr="00C176B5">
        <w:rPr>
          <w:rFonts w:ascii="Arial" w:hAnsi="Arial" w:cs="Arial"/>
          <w:i/>
          <w:sz w:val="24"/>
          <w:szCs w:val="24"/>
        </w:rPr>
        <w:t xml:space="preserve">Estimadores de </w:t>
      </w:r>
      <w:r w:rsidR="00BF5B91" w:rsidRPr="00C176B5">
        <w:rPr>
          <w:rFonts w:ascii="Arial" w:hAnsi="Arial" w:cs="Arial"/>
          <w:i/>
          <w:sz w:val="24"/>
          <w:szCs w:val="24"/>
        </w:rPr>
        <w:t>máxima</w:t>
      </w:r>
      <w:r w:rsidRPr="00C176B5">
        <w:rPr>
          <w:rFonts w:ascii="Arial" w:hAnsi="Arial" w:cs="Arial"/>
          <w:i/>
          <w:sz w:val="24"/>
          <w:szCs w:val="24"/>
        </w:rPr>
        <w:t xml:space="preserve"> </w:t>
      </w:r>
      <w:r w:rsidR="00BF5B91" w:rsidRPr="00C176B5">
        <w:rPr>
          <w:rFonts w:ascii="Arial" w:hAnsi="Arial" w:cs="Arial"/>
          <w:i/>
          <w:sz w:val="24"/>
          <w:szCs w:val="24"/>
        </w:rPr>
        <w:t>entropía</w:t>
      </w:r>
      <w:r w:rsidRPr="00C176B5">
        <w:rPr>
          <w:rFonts w:ascii="Arial" w:hAnsi="Arial" w:cs="Arial"/>
          <w:i/>
          <w:sz w:val="24"/>
          <w:szCs w:val="24"/>
        </w:rPr>
        <w:t xml:space="preserve"> en modelos de transporte urbano</w:t>
      </w:r>
      <w:r>
        <w:rPr>
          <w:rFonts w:ascii="Arial" w:hAnsi="Arial" w:cs="Arial"/>
          <w:i/>
          <w:sz w:val="24"/>
          <w:szCs w:val="24"/>
        </w:rPr>
        <w:t xml:space="preserve">. </w:t>
      </w:r>
      <w:r w:rsidR="00BF5B91" w:rsidRPr="00BF5B91">
        <w:rPr>
          <w:rFonts w:ascii="Arial" w:hAnsi="Arial" w:cs="Arial"/>
          <w:sz w:val="24"/>
          <w:szCs w:val="24"/>
        </w:rPr>
        <w:t>UNAM, Instituto de Ingeniería</w:t>
      </w:r>
      <w:r w:rsidR="00BF5B91">
        <w:rPr>
          <w:rFonts w:ascii="Arial" w:hAnsi="Arial" w:cs="Arial"/>
          <w:sz w:val="24"/>
          <w:szCs w:val="24"/>
        </w:rPr>
        <w:t>.</w:t>
      </w:r>
    </w:p>
    <w:p w14:paraId="3071E306" w14:textId="77777777" w:rsidR="007534A8" w:rsidRDefault="007534A8" w:rsidP="00921FC9">
      <w:pPr>
        <w:jc w:val="both"/>
        <w:rPr>
          <w:rFonts w:ascii="Arial" w:hAnsi="Arial" w:cs="Arial"/>
          <w:sz w:val="24"/>
          <w:szCs w:val="24"/>
        </w:rPr>
      </w:pPr>
      <w:r w:rsidRPr="007534A8">
        <w:rPr>
          <w:rFonts w:ascii="Arial" w:hAnsi="Arial" w:cs="Arial"/>
          <w:sz w:val="24"/>
          <w:szCs w:val="24"/>
        </w:rPr>
        <w:t xml:space="preserve">Guimera, R., &amp; Amaral, L. A. N. (2004). </w:t>
      </w:r>
      <w:r w:rsidRPr="007534A8">
        <w:rPr>
          <w:rFonts w:ascii="Arial" w:hAnsi="Arial" w:cs="Arial"/>
          <w:i/>
          <w:sz w:val="24"/>
          <w:szCs w:val="24"/>
        </w:rPr>
        <w:t>Modeling the world-wide airport network</w:t>
      </w:r>
      <w:r w:rsidRPr="007534A8">
        <w:rPr>
          <w:rFonts w:ascii="Arial" w:hAnsi="Arial" w:cs="Arial"/>
          <w:sz w:val="24"/>
          <w:szCs w:val="24"/>
        </w:rPr>
        <w:t>. The European Physical Journal B-Condensed Matter and Complex Systems, 38(2), 381-385.</w:t>
      </w:r>
    </w:p>
    <w:p w14:paraId="1C1F3BAB" w14:textId="77777777" w:rsidR="0043178D" w:rsidRDefault="0043178D" w:rsidP="00921FC9">
      <w:pPr>
        <w:jc w:val="both"/>
        <w:rPr>
          <w:rFonts w:ascii="Arial" w:hAnsi="Arial" w:cs="Arial"/>
          <w:sz w:val="24"/>
          <w:szCs w:val="24"/>
        </w:rPr>
      </w:pPr>
      <w:r w:rsidRPr="0043178D">
        <w:rPr>
          <w:rFonts w:ascii="Arial" w:hAnsi="Arial" w:cs="Arial"/>
          <w:sz w:val="24"/>
          <w:szCs w:val="24"/>
        </w:rPr>
        <w:t>Günther, H. O., &amp; Kim, K. H. (Eds.). (2005). Container terminals and automated</w:t>
      </w:r>
      <w:r>
        <w:rPr>
          <w:rFonts w:ascii="Arial" w:hAnsi="Arial" w:cs="Arial"/>
          <w:sz w:val="24"/>
          <w:szCs w:val="24"/>
        </w:rPr>
        <w:t xml:space="preserve"> transport systems. </w:t>
      </w:r>
      <w:r w:rsidRPr="0043178D">
        <w:rPr>
          <w:rFonts w:ascii="Arial" w:hAnsi="Arial" w:cs="Arial"/>
          <w:sz w:val="24"/>
          <w:szCs w:val="24"/>
        </w:rPr>
        <w:t>Springer.</w:t>
      </w:r>
    </w:p>
    <w:p w14:paraId="7540C478" w14:textId="77777777" w:rsidR="003060DC" w:rsidRDefault="003060DC" w:rsidP="00921FC9">
      <w:pPr>
        <w:jc w:val="both"/>
        <w:rPr>
          <w:rFonts w:ascii="Arial" w:hAnsi="Arial" w:cs="Arial"/>
          <w:sz w:val="24"/>
          <w:szCs w:val="24"/>
        </w:rPr>
      </w:pPr>
      <w:r w:rsidRPr="003060DC">
        <w:rPr>
          <w:rFonts w:ascii="Arial" w:hAnsi="Arial" w:cs="Arial"/>
          <w:sz w:val="24"/>
          <w:szCs w:val="24"/>
        </w:rPr>
        <w:t xml:space="preserve">Guoqing, G., Poming, H., Binghong, W., &amp; Shiqiang, D. (1998). </w:t>
      </w:r>
      <w:r w:rsidRPr="003060DC">
        <w:rPr>
          <w:rFonts w:ascii="Arial" w:hAnsi="Arial" w:cs="Arial"/>
          <w:i/>
          <w:sz w:val="24"/>
          <w:szCs w:val="24"/>
        </w:rPr>
        <w:t>Two-dimensional cellular automaton traffic model with randomly switching traffic lights</w:t>
      </w:r>
      <w:r w:rsidRPr="003060DC">
        <w:rPr>
          <w:rFonts w:ascii="Arial" w:hAnsi="Arial" w:cs="Arial"/>
          <w:sz w:val="24"/>
          <w:szCs w:val="24"/>
        </w:rPr>
        <w:t>. Applied Mathematics and Mechanics, 19(9), 807-813.</w:t>
      </w:r>
    </w:p>
    <w:p w14:paraId="50BE1605" w14:textId="77777777" w:rsidR="00E12610" w:rsidRDefault="00E12610" w:rsidP="00921FC9">
      <w:pPr>
        <w:jc w:val="both"/>
        <w:rPr>
          <w:rFonts w:ascii="Arial" w:hAnsi="Arial" w:cs="Arial"/>
          <w:sz w:val="24"/>
          <w:szCs w:val="24"/>
        </w:rPr>
      </w:pPr>
      <w:r w:rsidRPr="00E12610">
        <w:rPr>
          <w:rFonts w:ascii="Arial" w:hAnsi="Arial" w:cs="Arial"/>
          <w:sz w:val="24"/>
          <w:szCs w:val="24"/>
        </w:rPr>
        <w:t>Gurr, J. M., &amp; Walloth, C.</w:t>
      </w:r>
      <w:r>
        <w:rPr>
          <w:rFonts w:ascii="Arial" w:hAnsi="Arial" w:cs="Arial"/>
          <w:sz w:val="24"/>
          <w:szCs w:val="24"/>
        </w:rPr>
        <w:t>, Scmidt, J. A.</w:t>
      </w:r>
      <w:r w:rsidRPr="00E12610">
        <w:rPr>
          <w:rFonts w:ascii="Arial" w:hAnsi="Arial" w:cs="Arial"/>
          <w:sz w:val="24"/>
          <w:szCs w:val="24"/>
        </w:rPr>
        <w:t xml:space="preserve"> (2014). </w:t>
      </w:r>
      <w:r w:rsidRPr="00E12610">
        <w:rPr>
          <w:rFonts w:ascii="Arial" w:hAnsi="Arial" w:cs="Arial"/>
          <w:i/>
          <w:sz w:val="24"/>
          <w:szCs w:val="24"/>
        </w:rPr>
        <w:t>Understanding Complex Urban Systems: Multidisciplinary Approaches to Modeling</w:t>
      </w:r>
      <w:r w:rsidRPr="00E12610">
        <w:rPr>
          <w:rFonts w:ascii="Arial" w:hAnsi="Arial" w:cs="Arial"/>
          <w:sz w:val="24"/>
          <w:szCs w:val="24"/>
        </w:rPr>
        <w:t>. Springer International Publishing.</w:t>
      </w:r>
    </w:p>
    <w:p w14:paraId="275FA359" w14:textId="77777777" w:rsidR="00DE7A6A" w:rsidRDefault="00DE7A6A" w:rsidP="00921FC9">
      <w:pPr>
        <w:jc w:val="both"/>
        <w:rPr>
          <w:rFonts w:ascii="Arial" w:hAnsi="Arial" w:cs="Arial"/>
          <w:sz w:val="24"/>
          <w:szCs w:val="24"/>
        </w:rPr>
      </w:pPr>
      <w:r>
        <w:rPr>
          <w:rFonts w:ascii="Arial" w:hAnsi="Arial" w:cs="Arial"/>
          <w:sz w:val="24"/>
          <w:szCs w:val="24"/>
        </w:rPr>
        <w:t>Guzmán Gutiérrez, H. A. (2012). Un modelo realista para el tráfico vehiular heterogéneo basado en el paradigma de autómatas celulares. Universidad Nacional Autónoma de México. Posgrado en Ciencia e Ingeniería de la Computación.</w:t>
      </w:r>
    </w:p>
    <w:p w14:paraId="1B0A4588" w14:textId="77777777" w:rsidR="00E85F8F" w:rsidRDefault="00E85F8F" w:rsidP="00E85F8F">
      <w:pPr>
        <w:jc w:val="both"/>
        <w:rPr>
          <w:rFonts w:ascii="Arial" w:hAnsi="Arial" w:cs="Arial"/>
          <w:sz w:val="24"/>
          <w:szCs w:val="24"/>
        </w:rPr>
      </w:pPr>
      <w:r>
        <w:rPr>
          <w:rFonts w:ascii="Arial" w:hAnsi="Arial" w:cs="Arial"/>
          <w:sz w:val="24"/>
          <w:szCs w:val="24"/>
        </w:rPr>
        <w:t xml:space="preserve">Gwilliam, K. (2002). </w:t>
      </w:r>
      <w:r w:rsidRPr="00E85F8F">
        <w:rPr>
          <w:rFonts w:ascii="Arial" w:hAnsi="Arial" w:cs="Arial"/>
          <w:i/>
          <w:sz w:val="24"/>
          <w:szCs w:val="24"/>
        </w:rPr>
        <w:t>Cities on the move: a World Bank urban transport strategy review</w:t>
      </w:r>
      <w:r w:rsidRPr="00E85F8F">
        <w:rPr>
          <w:rFonts w:ascii="Arial" w:hAnsi="Arial" w:cs="Arial"/>
          <w:sz w:val="24"/>
          <w:szCs w:val="24"/>
        </w:rPr>
        <w:t>.</w:t>
      </w:r>
      <w:r>
        <w:rPr>
          <w:rFonts w:ascii="Arial" w:hAnsi="Arial" w:cs="Arial"/>
          <w:sz w:val="24"/>
          <w:szCs w:val="24"/>
        </w:rPr>
        <w:t xml:space="preserve"> The World Bank </w:t>
      </w:r>
      <w:r w:rsidRPr="00E85F8F">
        <w:rPr>
          <w:rFonts w:ascii="Arial" w:hAnsi="Arial" w:cs="Arial"/>
          <w:sz w:val="24"/>
          <w:szCs w:val="24"/>
        </w:rPr>
        <w:t>Washington, D.C.</w:t>
      </w:r>
    </w:p>
    <w:p w14:paraId="741A2EB8" w14:textId="77777777" w:rsidR="004F4CA4" w:rsidRPr="006C6565" w:rsidRDefault="004F4CA4" w:rsidP="00E85F8F">
      <w:pPr>
        <w:jc w:val="both"/>
        <w:rPr>
          <w:rFonts w:ascii="Arial" w:hAnsi="Arial" w:cs="Arial"/>
          <w:sz w:val="24"/>
          <w:szCs w:val="24"/>
        </w:rPr>
      </w:pPr>
      <w:r w:rsidRPr="004F4CA4">
        <w:rPr>
          <w:rFonts w:ascii="Arial" w:hAnsi="Arial" w:cs="Arial"/>
          <w:sz w:val="24"/>
          <w:szCs w:val="24"/>
        </w:rPr>
        <w:lastRenderedPageBreak/>
        <w:t xml:space="preserve">Hamdar, S. (2012). </w:t>
      </w:r>
      <w:r w:rsidRPr="004F4CA4">
        <w:rPr>
          <w:rFonts w:ascii="Arial" w:hAnsi="Arial" w:cs="Arial"/>
          <w:i/>
          <w:sz w:val="24"/>
          <w:szCs w:val="24"/>
        </w:rPr>
        <w:t>Driver Behavior Modeling</w:t>
      </w:r>
      <w:r w:rsidRPr="004F4CA4">
        <w:rPr>
          <w:rFonts w:ascii="Arial" w:hAnsi="Arial" w:cs="Arial"/>
          <w:sz w:val="24"/>
          <w:szCs w:val="24"/>
        </w:rPr>
        <w:t>. In Handbook of Intelligent Vehicles (pp. 537-558). Springer London.</w:t>
      </w:r>
    </w:p>
    <w:p w14:paraId="2B7F5184" w14:textId="77777777" w:rsidR="006030A9" w:rsidRDefault="001839E4" w:rsidP="00921FC9">
      <w:pPr>
        <w:jc w:val="both"/>
        <w:rPr>
          <w:rFonts w:ascii="Arial" w:hAnsi="Arial" w:cs="Arial"/>
          <w:sz w:val="24"/>
          <w:szCs w:val="24"/>
        </w:rPr>
      </w:pPr>
      <w:r>
        <w:rPr>
          <w:rFonts w:ascii="Arial" w:hAnsi="Arial" w:cs="Arial"/>
          <w:sz w:val="24"/>
          <w:szCs w:val="24"/>
        </w:rPr>
        <w:t xml:space="preserve">Herce Vallejo, M. (2009). </w:t>
      </w:r>
      <w:r>
        <w:rPr>
          <w:rFonts w:ascii="Arial" w:hAnsi="Arial" w:cs="Arial"/>
          <w:i/>
          <w:sz w:val="24"/>
          <w:szCs w:val="24"/>
        </w:rPr>
        <w:t>Sobre la Movilidad en la Ciudad.</w:t>
      </w:r>
      <w:r>
        <w:rPr>
          <w:rFonts w:ascii="Arial" w:hAnsi="Arial" w:cs="Arial"/>
          <w:sz w:val="24"/>
          <w:szCs w:val="24"/>
        </w:rPr>
        <w:t xml:space="preserve"> Propuestas para recuperar un derecho ciudadano. Editoria Reverté.</w:t>
      </w:r>
    </w:p>
    <w:p w14:paraId="4E66F46B" w14:textId="77777777" w:rsidR="003D033D" w:rsidRDefault="003D033D" w:rsidP="00921FC9">
      <w:pPr>
        <w:jc w:val="both"/>
        <w:rPr>
          <w:rFonts w:ascii="Arial" w:hAnsi="Arial" w:cs="Arial"/>
          <w:sz w:val="24"/>
          <w:szCs w:val="24"/>
        </w:rPr>
      </w:pPr>
      <w:r w:rsidRPr="003D033D">
        <w:rPr>
          <w:rFonts w:ascii="Arial" w:hAnsi="Arial" w:cs="Arial"/>
          <w:sz w:val="24"/>
          <w:szCs w:val="24"/>
        </w:rPr>
        <w:t>Herty, M., Moutari, S., &amp; Rascle, M. (2008</w:t>
      </w:r>
      <w:r w:rsidRPr="003D033D">
        <w:rPr>
          <w:rFonts w:ascii="Arial" w:hAnsi="Arial" w:cs="Arial"/>
          <w:i/>
          <w:sz w:val="24"/>
          <w:szCs w:val="24"/>
        </w:rPr>
        <w:t>). Intersections Modeling with a Class of “Second-Order” Models for Vehicular Traffic Flow</w:t>
      </w:r>
      <w:r w:rsidRPr="003D033D">
        <w:rPr>
          <w:rFonts w:ascii="Arial" w:hAnsi="Arial" w:cs="Arial"/>
          <w:sz w:val="24"/>
          <w:szCs w:val="24"/>
        </w:rPr>
        <w:t>. In Hyperbolic Problems: Theory, Numerics, Applications (pp. 755-763). Springer Berlin Heidelberg.</w:t>
      </w:r>
    </w:p>
    <w:p w14:paraId="5EBB80F0" w14:textId="77777777" w:rsidR="00132392" w:rsidRDefault="00132392" w:rsidP="00921FC9">
      <w:pPr>
        <w:jc w:val="both"/>
        <w:rPr>
          <w:rFonts w:ascii="Arial" w:hAnsi="Arial" w:cs="Arial"/>
          <w:sz w:val="24"/>
          <w:szCs w:val="24"/>
        </w:rPr>
      </w:pPr>
      <w:r w:rsidRPr="00132392">
        <w:rPr>
          <w:rFonts w:ascii="Arial" w:hAnsi="Arial" w:cs="Arial"/>
          <w:sz w:val="24"/>
          <w:szCs w:val="24"/>
        </w:rPr>
        <w:t xml:space="preserve">Hetrick, S. (1997). </w:t>
      </w:r>
      <w:r w:rsidRPr="00132392">
        <w:rPr>
          <w:rFonts w:ascii="Arial" w:hAnsi="Arial" w:cs="Arial"/>
          <w:i/>
          <w:sz w:val="24"/>
          <w:szCs w:val="24"/>
        </w:rPr>
        <w:t>Examination of driver lane change behavior and the potential effectiveness of warning onset rules for lane change or “side” crash avoidance systems</w:t>
      </w:r>
      <w:r w:rsidRPr="00132392">
        <w:rPr>
          <w:rFonts w:ascii="Arial" w:hAnsi="Arial" w:cs="Arial"/>
          <w:sz w:val="24"/>
          <w:szCs w:val="24"/>
        </w:rPr>
        <w:t xml:space="preserve"> (Doctoral dissertation, Virginia Polytechnic Institute &amp; State University).</w:t>
      </w:r>
    </w:p>
    <w:p w14:paraId="5A4E6FBF" w14:textId="77777777" w:rsidR="003E005D" w:rsidRDefault="003E005D" w:rsidP="00921FC9">
      <w:pPr>
        <w:jc w:val="both"/>
        <w:rPr>
          <w:rFonts w:ascii="Arial" w:hAnsi="Arial" w:cs="Arial"/>
          <w:sz w:val="24"/>
          <w:szCs w:val="24"/>
        </w:rPr>
      </w:pPr>
      <w:r>
        <w:rPr>
          <w:rFonts w:ascii="Arial" w:hAnsi="Arial" w:cs="Arial"/>
          <w:sz w:val="24"/>
          <w:szCs w:val="24"/>
        </w:rPr>
        <w:t>Hickman, M.</w:t>
      </w:r>
      <w:r w:rsidRPr="003E005D">
        <w:rPr>
          <w:rFonts w:ascii="Arial" w:hAnsi="Arial" w:cs="Arial"/>
          <w:sz w:val="24"/>
          <w:szCs w:val="24"/>
        </w:rPr>
        <w:t>, Mirchandani, P</w:t>
      </w:r>
      <w:r>
        <w:rPr>
          <w:rFonts w:ascii="Arial" w:hAnsi="Arial" w:cs="Arial"/>
          <w:sz w:val="24"/>
          <w:szCs w:val="24"/>
        </w:rPr>
        <w:t>.</w:t>
      </w:r>
      <w:r w:rsidRPr="003E005D">
        <w:rPr>
          <w:rFonts w:ascii="Arial" w:hAnsi="Arial" w:cs="Arial"/>
          <w:sz w:val="24"/>
          <w:szCs w:val="24"/>
        </w:rPr>
        <w:t>, Voß, S</w:t>
      </w:r>
      <w:r>
        <w:rPr>
          <w:rFonts w:ascii="Arial" w:hAnsi="Arial" w:cs="Arial"/>
          <w:sz w:val="24"/>
          <w:szCs w:val="24"/>
        </w:rPr>
        <w:t>.</w:t>
      </w:r>
      <w:r w:rsidRPr="003E005D">
        <w:rPr>
          <w:rFonts w:ascii="Arial" w:hAnsi="Arial" w:cs="Arial"/>
          <w:sz w:val="24"/>
          <w:szCs w:val="24"/>
        </w:rPr>
        <w:t xml:space="preserve"> (Eds.)</w:t>
      </w:r>
      <w:r>
        <w:rPr>
          <w:rFonts w:ascii="Arial" w:hAnsi="Arial" w:cs="Arial"/>
          <w:sz w:val="24"/>
          <w:szCs w:val="24"/>
        </w:rPr>
        <w:t xml:space="preserve">. 2008. </w:t>
      </w:r>
      <w:r w:rsidRPr="003E005D">
        <w:rPr>
          <w:rFonts w:ascii="Arial" w:hAnsi="Arial" w:cs="Arial"/>
          <w:i/>
          <w:sz w:val="24"/>
          <w:szCs w:val="24"/>
        </w:rPr>
        <w:t>Computer-aided Systems in Public Transport</w:t>
      </w:r>
      <w:r>
        <w:rPr>
          <w:rFonts w:ascii="Arial" w:hAnsi="Arial" w:cs="Arial"/>
          <w:sz w:val="24"/>
          <w:szCs w:val="24"/>
        </w:rPr>
        <w:t>. Springer</w:t>
      </w:r>
      <w:r w:rsidR="00C65DE6">
        <w:rPr>
          <w:rFonts w:ascii="Arial" w:hAnsi="Arial" w:cs="Arial"/>
          <w:sz w:val="24"/>
          <w:szCs w:val="24"/>
        </w:rPr>
        <w:t>.</w:t>
      </w:r>
    </w:p>
    <w:p w14:paraId="0E21D632" w14:textId="77777777" w:rsidR="00C838DB" w:rsidRDefault="00C838DB" w:rsidP="00921FC9">
      <w:pPr>
        <w:jc w:val="both"/>
        <w:rPr>
          <w:rFonts w:ascii="Arial" w:hAnsi="Arial" w:cs="Arial"/>
          <w:sz w:val="24"/>
          <w:szCs w:val="24"/>
        </w:rPr>
      </w:pPr>
      <w:r w:rsidRPr="00C838DB">
        <w:rPr>
          <w:rFonts w:ascii="Arial" w:hAnsi="Arial" w:cs="Arial"/>
          <w:sz w:val="24"/>
          <w:szCs w:val="24"/>
        </w:rPr>
        <w:t xml:space="preserve">Hill, C. (2012). </w:t>
      </w:r>
      <w:r w:rsidRPr="00C838DB">
        <w:rPr>
          <w:rFonts w:ascii="Arial" w:hAnsi="Arial" w:cs="Arial"/>
          <w:i/>
          <w:sz w:val="24"/>
          <w:szCs w:val="24"/>
        </w:rPr>
        <w:t>Lane Changing on Freeways</w:t>
      </w:r>
      <w:r w:rsidRPr="00C838DB">
        <w:rPr>
          <w:rFonts w:ascii="Arial" w:hAnsi="Arial" w:cs="Arial"/>
          <w:sz w:val="24"/>
          <w:szCs w:val="24"/>
        </w:rPr>
        <w:t xml:space="preserve"> (Doctoral dissertation, University of Florida).</w:t>
      </w:r>
    </w:p>
    <w:p w14:paraId="4322ED8B" w14:textId="77777777" w:rsidR="00C65DE6" w:rsidRDefault="00C65DE6" w:rsidP="00921FC9">
      <w:pPr>
        <w:jc w:val="both"/>
        <w:rPr>
          <w:rFonts w:ascii="Arial" w:hAnsi="Arial" w:cs="Arial"/>
          <w:sz w:val="24"/>
          <w:szCs w:val="24"/>
        </w:rPr>
      </w:pPr>
      <w:r w:rsidRPr="00C65DE6">
        <w:rPr>
          <w:rFonts w:ascii="Arial" w:hAnsi="Arial" w:cs="Arial"/>
          <w:sz w:val="24"/>
          <w:szCs w:val="24"/>
        </w:rPr>
        <w:t xml:space="preserve">Hoekstra, A. G., Kroc, J., &amp; Sloot, P. (2010). </w:t>
      </w:r>
      <w:r w:rsidRPr="00C65DE6">
        <w:rPr>
          <w:rFonts w:ascii="Arial" w:hAnsi="Arial" w:cs="Arial"/>
          <w:i/>
          <w:sz w:val="24"/>
          <w:szCs w:val="24"/>
        </w:rPr>
        <w:t>Simulating complex systems by cellular automata</w:t>
      </w:r>
      <w:r w:rsidRPr="00C65DE6">
        <w:rPr>
          <w:rFonts w:ascii="Arial" w:hAnsi="Arial" w:cs="Arial"/>
          <w:sz w:val="24"/>
          <w:szCs w:val="24"/>
        </w:rPr>
        <w:t>. Springer.</w:t>
      </w:r>
    </w:p>
    <w:p w14:paraId="2DFFBBDF" w14:textId="77777777" w:rsidR="006510A1" w:rsidRDefault="006510A1" w:rsidP="00921FC9">
      <w:pPr>
        <w:jc w:val="both"/>
        <w:rPr>
          <w:rFonts w:ascii="Arial" w:hAnsi="Arial" w:cs="Arial"/>
          <w:sz w:val="24"/>
          <w:szCs w:val="24"/>
        </w:rPr>
      </w:pPr>
      <w:r w:rsidRPr="006510A1">
        <w:rPr>
          <w:rFonts w:ascii="Arial" w:hAnsi="Arial" w:cs="Arial"/>
          <w:sz w:val="24"/>
          <w:szCs w:val="24"/>
        </w:rPr>
        <w:t xml:space="preserve">Hoen, K. M. R., Tan, T., Fransoo, J. C., &amp; Van Houtum, G. J. (2014). </w:t>
      </w:r>
      <w:r w:rsidRPr="006510A1">
        <w:rPr>
          <w:rFonts w:ascii="Arial" w:hAnsi="Arial" w:cs="Arial"/>
          <w:i/>
          <w:sz w:val="24"/>
          <w:szCs w:val="24"/>
        </w:rPr>
        <w:t>Effect of carbon emission regulations on transport mode selection under stochastic demand.</w:t>
      </w:r>
      <w:r w:rsidRPr="006510A1">
        <w:rPr>
          <w:rFonts w:ascii="Arial" w:hAnsi="Arial" w:cs="Arial"/>
          <w:sz w:val="24"/>
          <w:szCs w:val="24"/>
        </w:rPr>
        <w:t xml:space="preserve"> Flexible Services and Manufacturing Journal, 26(1-2), 170-195.</w:t>
      </w:r>
    </w:p>
    <w:p w14:paraId="46D733B3" w14:textId="77777777" w:rsidR="00651ECD" w:rsidRDefault="00C870F1" w:rsidP="00921FC9">
      <w:pPr>
        <w:jc w:val="both"/>
        <w:rPr>
          <w:rFonts w:ascii="Arial" w:hAnsi="Arial" w:cs="Arial"/>
          <w:sz w:val="24"/>
          <w:szCs w:val="24"/>
        </w:rPr>
      </w:pPr>
      <w:r w:rsidRPr="00C870F1">
        <w:rPr>
          <w:rFonts w:ascii="Arial" w:hAnsi="Arial" w:cs="Arial"/>
          <w:sz w:val="24"/>
          <w:szCs w:val="24"/>
        </w:rPr>
        <w:t xml:space="preserve">Hoogendoorn, S. P., Luding, S., Bovy, P. H., Schreckenberg, M., &amp; Wolf, D. E. (2007). </w:t>
      </w:r>
      <w:r w:rsidRPr="00C870F1">
        <w:rPr>
          <w:rFonts w:ascii="Arial" w:hAnsi="Arial" w:cs="Arial"/>
          <w:i/>
          <w:sz w:val="24"/>
          <w:szCs w:val="24"/>
        </w:rPr>
        <w:t>Traffic and granular flow'03</w:t>
      </w:r>
      <w:r w:rsidRPr="00C870F1">
        <w:rPr>
          <w:rFonts w:ascii="Arial" w:hAnsi="Arial" w:cs="Arial"/>
          <w:sz w:val="24"/>
          <w:szCs w:val="24"/>
        </w:rPr>
        <w:t>. Springer.</w:t>
      </w:r>
    </w:p>
    <w:p w14:paraId="48E74420" w14:textId="77777777" w:rsidR="00CA4043" w:rsidRDefault="00CA4043" w:rsidP="00921FC9">
      <w:pPr>
        <w:jc w:val="both"/>
        <w:rPr>
          <w:rFonts w:ascii="Arial" w:hAnsi="Arial" w:cs="Arial"/>
          <w:sz w:val="24"/>
          <w:szCs w:val="24"/>
        </w:rPr>
      </w:pPr>
      <w:r w:rsidRPr="00CA4043">
        <w:rPr>
          <w:rFonts w:ascii="Arial" w:hAnsi="Arial" w:cs="Arial"/>
          <w:sz w:val="24"/>
          <w:szCs w:val="24"/>
        </w:rPr>
        <w:t xml:space="preserve">Horng, G. J., Chou, C. L., Chou, J. H., Li, J. P., &amp; Cheng, S. T. (2014). </w:t>
      </w:r>
      <w:r w:rsidRPr="00CA4043">
        <w:rPr>
          <w:rFonts w:ascii="Arial" w:hAnsi="Arial" w:cs="Arial"/>
          <w:i/>
          <w:sz w:val="24"/>
          <w:szCs w:val="24"/>
        </w:rPr>
        <w:t>The Adaptive Recommendation Mechanism for Lane-Changing at Safe Distances in Vehicular Environments</w:t>
      </w:r>
      <w:r w:rsidRPr="00CA4043">
        <w:rPr>
          <w:rFonts w:ascii="Arial" w:hAnsi="Arial" w:cs="Arial"/>
          <w:sz w:val="24"/>
          <w:szCs w:val="24"/>
        </w:rPr>
        <w:t>. Wireless Personal Communications, 75(2), 1061-1077.</w:t>
      </w:r>
    </w:p>
    <w:p w14:paraId="6B2D6141" w14:textId="77777777" w:rsidR="0043774D" w:rsidRPr="003E005D" w:rsidRDefault="0043774D" w:rsidP="00921FC9">
      <w:pPr>
        <w:jc w:val="both"/>
        <w:rPr>
          <w:rFonts w:ascii="Arial" w:hAnsi="Arial" w:cs="Arial"/>
          <w:sz w:val="24"/>
          <w:szCs w:val="24"/>
        </w:rPr>
      </w:pPr>
      <w:r w:rsidRPr="0043774D">
        <w:rPr>
          <w:rFonts w:ascii="Arial" w:hAnsi="Arial" w:cs="Arial"/>
          <w:sz w:val="24"/>
          <w:szCs w:val="24"/>
        </w:rPr>
        <w:t xml:space="preserve">Hwang, S. Y., &amp; Park, C. H. (2005). </w:t>
      </w:r>
      <w:r w:rsidRPr="0043774D">
        <w:rPr>
          <w:rFonts w:ascii="Arial" w:hAnsi="Arial" w:cs="Arial"/>
          <w:b/>
          <w:sz w:val="24"/>
          <w:szCs w:val="24"/>
        </w:rPr>
        <w:t>Modeling of the gap acceptance behavior at a merging section of urban freeway</w:t>
      </w:r>
      <w:r w:rsidRPr="0043774D">
        <w:rPr>
          <w:rFonts w:ascii="Arial" w:hAnsi="Arial" w:cs="Arial"/>
          <w:sz w:val="24"/>
          <w:szCs w:val="24"/>
        </w:rPr>
        <w:t>. In Proceedings of the Eastern Asia Society for Transportation Studies (Vol. 5, pp. 1641-1656). Tokyo: Eastern Asia Society for Transportation (EASTS).</w:t>
      </w:r>
    </w:p>
    <w:p w14:paraId="46F8EE74" w14:textId="77777777" w:rsidR="004E1D60" w:rsidRDefault="004E1D60" w:rsidP="00921FC9">
      <w:pPr>
        <w:jc w:val="both"/>
        <w:rPr>
          <w:rFonts w:ascii="Arial" w:hAnsi="Arial" w:cs="Arial"/>
          <w:sz w:val="24"/>
          <w:szCs w:val="24"/>
        </w:rPr>
      </w:pPr>
      <w:r>
        <w:rPr>
          <w:rFonts w:ascii="Arial" w:hAnsi="Arial" w:cs="Arial"/>
          <w:sz w:val="24"/>
          <w:szCs w:val="24"/>
        </w:rPr>
        <w:t xml:space="preserve">Ilagorre García, J. G. (200). </w:t>
      </w:r>
      <w:r>
        <w:rPr>
          <w:rFonts w:ascii="Arial" w:hAnsi="Arial" w:cs="Arial"/>
          <w:i/>
          <w:sz w:val="24"/>
          <w:szCs w:val="24"/>
        </w:rPr>
        <w:t>Meso-Simulación de Tráfico Vehicular.</w:t>
      </w:r>
      <w:r>
        <w:rPr>
          <w:rFonts w:ascii="Arial" w:hAnsi="Arial" w:cs="Arial"/>
          <w:sz w:val="24"/>
          <w:szCs w:val="24"/>
        </w:rPr>
        <w:t xml:space="preserve"> Universidad Nacional Autónoma de México. Facultad de Ingeniería.</w:t>
      </w:r>
    </w:p>
    <w:p w14:paraId="56E0AB16" w14:textId="77777777" w:rsidR="00C31BBB" w:rsidRDefault="00C31BBB" w:rsidP="00921FC9">
      <w:pPr>
        <w:jc w:val="both"/>
        <w:rPr>
          <w:rFonts w:ascii="Arial" w:hAnsi="Arial" w:cs="Arial"/>
          <w:sz w:val="24"/>
          <w:szCs w:val="24"/>
        </w:rPr>
      </w:pPr>
      <w:r>
        <w:rPr>
          <w:rFonts w:ascii="Arial" w:hAnsi="Arial" w:cs="Arial"/>
          <w:sz w:val="24"/>
          <w:szCs w:val="24"/>
        </w:rPr>
        <w:t xml:space="preserve">Islas López, G. J. (2013). </w:t>
      </w:r>
      <w:r w:rsidRPr="00C31BBB">
        <w:rPr>
          <w:rFonts w:ascii="Arial" w:hAnsi="Arial" w:cs="Arial"/>
          <w:i/>
          <w:sz w:val="24"/>
          <w:szCs w:val="24"/>
        </w:rPr>
        <w:t>Modelos Dinámicos Histeréticos para la Relación Flujo-Densidad en Tráfico Vehicular</w:t>
      </w:r>
      <w:r>
        <w:rPr>
          <w:rFonts w:ascii="Arial" w:hAnsi="Arial" w:cs="Arial"/>
          <w:sz w:val="24"/>
          <w:szCs w:val="24"/>
        </w:rPr>
        <w:t>. Universidad Nacional Autónoma de México. Programa de Maestría y Doctorado en Ingeniería.</w:t>
      </w:r>
    </w:p>
    <w:p w14:paraId="041047C2" w14:textId="77777777" w:rsidR="00990175" w:rsidRPr="00990175" w:rsidRDefault="00990175" w:rsidP="00921FC9">
      <w:pPr>
        <w:jc w:val="both"/>
        <w:rPr>
          <w:rFonts w:ascii="Arial" w:hAnsi="Arial" w:cs="Arial"/>
          <w:sz w:val="24"/>
          <w:szCs w:val="24"/>
        </w:rPr>
      </w:pPr>
      <w:r>
        <w:rPr>
          <w:rFonts w:ascii="Arial" w:hAnsi="Arial" w:cs="Arial"/>
          <w:sz w:val="24"/>
          <w:szCs w:val="24"/>
        </w:rPr>
        <w:lastRenderedPageBreak/>
        <w:t xml:space="preserve">Islas Rivera, V., (1992) </w:t>
      </w:r>
      <w:r>
        <w:rPr>
          <w:rFonts w:ascii="Arial" w:hAnsi="Arial" w:cs="Arial"/>
          <w:i/>
          <w:sz w:val="24"/>
          <w:szCs w:val="24"/>
        </w:rPr>
        <w:t>Estructura y Desarrollo del Sector Transporte en México</w:t>
      </w:r>
      <w:r>
        <w:rPr>
          <w:rFonts w:ascii="Arial" w:hAnsi="Arial" w:cs="Arial"/>
          <w:sz w:val="24"/>
          <w:szCs w:val="24"/>
        </w:rPr>
        <w:t>. El Colegio de México</w:t>
      </w:r>
    </w:p>
    <w:p w14:paraId="7F9D8C01" w14:textId="77777777" w:rsidR="008F4556" w:rsidRDefault="008F4556" w:rsidP="00921FC9">
      <w:pPr>
        <w:jc w:val="both"/>
        <w:rPr>
          <w:rFonts w:ascii="Arial" w:hAnsi="Arial" w:cs="Arial"/>
          <w:sz w:val="24"/>
          <w:szCs w:val="24"/>
        </w:rPr>
      </w:pPr>
      <w:r>
        <w:rPr>
          <w:rFonts w:ascii="Arial" w:hAnsi="Arial" w:cs="Arial"/>
          <w:sz w:val="24"/>
          <w:szCs w:val="24"/>
        </w:rPr>
        <w:t xml:space="preserve">Islas Rivera, V., (2000). </w:t>
      </w:r>
      <w:r>
        <w:rPr>
          <w:rFonts w:ascii="Arial" w:hAnsi="Arial" w:cs="Arial"/>
          <w:i/>
          <w:sz w:val="24"/>
          <w:szCs w:val="24"/>
        </w:rPr>
        <w:t>Llegando tarde al compromiso: la crisis del transporte en la Ciudad de México.</w:t>
      </w:r>
      <w:r>
        <w:rPr>
          <w:rFonts w:ascii="Arial" w:hAnsi="Arial" w:cs="Arial"/>
          <w:sz w:val="24"/>
          <w:szCs w:val="24"/>
        </w:rPr>
        <w:t xml:space="preserve"> El Colegio de México. </w:t>
      </w:r>
    </w:p>
    <w:p w14:paraId="5A10FAD9" w14:textId="77777777" w:rsidR="00513047" w:rsidRDefault="00513047" w:rsidP="00921FC9">
      <w:pPr>
        <w:jc w:val="both"/>
        <w:rPr>
          <w:rFonts w:ascii="Arial" w:hAnsi="Arial" w:cs="Arial"/>
          <w:sz w:val="24"/>
          <w:szCs w:val="24"/>
        </w:rPr>
      </w:pPr>
      <w:r w:rsidRPr="00513047">
        <w:rPr>
          <w:rFonts w:ascii="Arial" w:hAnsi="Arial" w:cs="Arial"/>
          <w:sz w:val="24"/>
          <w:szCs w:val="24"/>
        </w:rPr>
        <w:t>Islas Rivera, V.,</w:t>
      </w:r>
      <w:r>
        <w:rPr>
          <w:rFonts w:ascii="Arial" w:hAnsi="Arial" w:cs="Arial"/>
          <w:sz w:val="24"/>
          <w:szCs w:val="24"/>
        </w:rPr>
        <w:t xml:space="preserve"> Torres Vargas, G., Rivera Trujillo, C. (2000). </w:t>
      </w:r>
      <w:r>
        <w:rPr>
          <w:rFonts w:ascii="Arial" w:hAnsi="Arial" w:cs="Arial"/>
          <w:i/>
          <w:sz w:val="24"/>
          <w:szCs w:val="24"/>
        </w:rPr>
        <w:t>Productividad en el transporte Mexicano</w:t>
      </w:r>
      <w:r>
        <w:rPr>
          <w:rFonts w:ascii="Arial" w:hAnsi="Arial" w:cs="Arial"/>
          <w:sz w:val="24"/>
          <w:szCs w:val="24"/>
        </w:rPr>
        <w:t>. Instituto Mexicano del transporte-Secretaría de Comunicaciones y Transportes.</w:t>
      </w:r>
    </w:p>
    <w:p w14:paraId="587433AB" w14:textId="77777777" w:rsidR="008775A1" w:rsidRDefault="008775A1" w:rsidP="00921FC9">
      <w:pPr>
        <w:jc w:val="both"/>
        <w:rPr>
          <w:rFonts w:ascii="Arial" w:hAnsi="Arial" w:cs="Arial"/>
          <w:sz w:val="24"/>
          <w:szCs w:val="24"/>
        </w:rPr>
      </w:pPr>
      <w:r w:rsidRPr="008775A1">
        <w:rPr>
          <w:rFonts w:ascii="Arial" w:hAnsi="Arial" w:cs="Arial"/>
          <w:sz w:val="24"/>
          <w:szCs w:val="24"/>
        </w:rPr>
        <w:t>Iyetomi, H., Aoyama, H., Fujiwara, Y., Ikeda, Y., &amp; Souma, W. (2009). Agent-based model approach to complex phenomena in real economy. arXiv preprint arXiv:0901.1794.</w:t>
      </w:r>
    </w:p>
    <w:p w14:paraId="7CEF02FB" w14:textId="77777777" w:rsidR="000D72E4" w:rsidRPr="00513047" w:rsidRDefault="000D72E4" w:rsidP="00921FC9">
      <w:pPr>
        <w:jc w:val="both"/>
        <w:rPr>
          <w:rFonts w:ascii="Arial" w:hAnsi="Arial" w:cs="Arial"/>
          <w:sz w:val="24"/>
          <w:szCs w:val="24"/>
        </w:rPr>
      </w:pPr>
      <w:r w:rsidRPr="000D72E4">
        <w:rPr>
          <w:rFonts w:ascii="Arial" w:hAnsi="Arial" w:cs="Arial"/>
          <w:sz w:val="24"/>
          <w:szCs w:val="24"/>
        </w:rPr>
        <w:t xml:space="preserve">Izquierdo, L. R., Galán, J. M., Santos, J. I., &amp; Olmo, R. D. (2008). </w:t>
      </w:r>
      <w:r w:rsidRPr="000D72E4">
        <w:rPr>
          <w:rFonts w:ascii="Arial" w:hAnsi="Arial" w:cs="Arial"/>
          <w:i/>
          <w:sz w:val="24"/>
          <w:szCs w:val="24"/>
        </w:rPr>
        <w:t>Modelado de sistemas complejos mediante simulación basada en agentes y mediante dinámica de sistemas</w:t>
      </w:r>
      <w:r w:rsidRPr="000D72E4">
        <w:rPr>
          <w:rFonts w:ascii="Arial" w:hAnsi="Arial" w:cs="Arial"/>
          <w:sz w:val="24"/>
          <w:szCs w:val="24"/>
        </w:rPr>
        <w:t>. EMPIRIA: Revista de Metodología de Ciencias Sociales, 16.</w:t>
      </w:r>
    </w:p>
    <w:p w14:paraId="78524B8B" w14:textId="77777777" w:rsidR="00F56ACC" w:rsidRDefault="00F56ACC" w:rsidP="00921FC9">
      <w:pPr>
        <w:jc w:val="both"/>
        <w:rPr>
          <w:rFonts w:ascii="Arial" w:hAnsi="Arial" w:cs="Arial"/>
          <w:sz w:val="24"/>
          <w:szCs w:val="24"/>
        </w:rPr>
      </w:pPr>
      <w:r>
        <w:rPr>
          <w:rFonts w:ascii="Arial" w:hAnsi="Arial" w:cs="Arial"/>
          <w:sz w:val="24"/>
          <w:szCs w:val="24"/>
        </w:rPr>
        <w:t xml:space="preserve">Izquierdo R., Vassallo, J. M, (2005) </w:t>
      </w:r>
      <w:r>
        <w:rPr>
          <w:rFonts w:ascii="Arial" w:hAnsi="Arial" w:cs="Arial"/>
          <w:i/>
          <w:sz w:val="24"/>
          <w:szCs w:val="24"/>
        </w:rPr>
        <w:t>Nuevos Sistemas de Gestión y Financiación de Infraestructuras de Transporte</w:t>
      </w:r>
      <w:r>
        <w:rPr>
          <w:rFonts w:ascii="Arial" w:hAnsi="Arial" w:cs="Arial"/>
          <w:sz w:val="24"/>
          <w:szCs w:val="24"/>
        </w:rPr>
        <w:t xml:space="preserve">. </w:t>
      </w:r>
      <w:r w:rsidRPr="00F56ACC">
        <w:rPr>
          <w:rFonts w:ascii="Arial" w:hAnsi="Arial" w:cs="Arial"/>
          <w:sz w:val="24"/>
          <w:szCs w:val="24"/>
        </w:rPr>
        <w:t>Colegio de Ingenieros de Caminos, Canales y Puertos</w:t>
      </w:r>
      <w:r>
        <w:rPr>
          <w:rFonts w:ascii="Arial" w:hAnsi="Arial" w:cs="Arial"/>
          <w:sz w:val="24"/>
          <w:szCs w:val="24"/>
        </w:rPr>
        <w:t>.</w:t>
      </w:r>
    </w:p>
    <w:p w14:paraId="08291726" w14:textId="77777777" w:rsidR="00A76453" w:rsidRDefault="00A76453" w:rsidP="00921FC9">
      <w:pPr>
        <w:jc w:val="both"/>
        <w:rPr>
          <w:rFonts w:ascii="Arial" w:hAnsi="Arial" w:cs="Arial"/>
          <w:sz w:val="24"/>
          <w:szCs w:val="24"/>
        </w:rPr>
      </w:pPr>
      <w:r w:rsidRPr="00A76453">
        <w:rPr>
          <w:rFonts w:ascii="Arial" w:hAnsi="Arial" w:cs="Arial"/>
          <w:sz w:val="24"/>
          <w:szCs w:val="24"/>
        </w:rPr>
        <w:t xml:space="preserve">Jaskiewicz, T. (2010, January). </w:t>
      </w:r>
      <w:r w:rsidRPr="00A76453">
        <w:rPr>
          <w:rFonts w:ascii="Arial" w:hAnsi="Arial" w:cs="Arial"/>
          <w:i/>
          <w:sz w:val="24"/>
          <w:szCs w:val="24"/>
        </w:rPr>
        <w:t>Complex Multiplayer Urban Design System–Concept and Case Studies</w:t>
      </w:r>
      <w:r w:rsidRPr="00A76453">
        <w:rPr>
          <w:rFonts w:ascii="Arial" w:hAnsi="Arial" w:cs="Arial"/>
          <w:sz w:val="24"/>
          <w:szCs w:val="24"/>
        </w:rPr>
        <w:t>. In Euro-Par 2009–Parallel Processing Workshops (pp. 300-309). Springer Berlin Heidelberg.</w:t>
      </w:r>
    </w:p>
    <w:p w14:paraId="2B69C5D4" w14:textId="77777777" w:rsidR="0004517B" w:rsidRDefault="0004517B" w:rsidP="0004517B">
      <w:pPr>
        <w:jc w:val="both"/>
        <w:rPr>
          <w:rFonts w:ascii="Arial" w:hAnsi="Arial" w:cs="Arial"/>
          <w:sz w:val="24"/>
          <w:szCs w:val="24"/>
        </w:rPr>
      </w:pPr>
      <w:r w:rsidRPr="0004517B">
        <w:rPr>
          <w:rFonts w:ascii="Arial" w:hAnsi="Arial" w:cs="Arial"/>
          <w:sz w:val="24"/>
          <w:szCs w:val="24"/>
        </w:rPr>
        <w:t xml:space="preserve">Jia, T. (2012). </w:t>
      </w:r>
      <w:r w:rsidRPr="0004517B">
        <w:rPr>
          <w:rFonts w:ascii="Arial" w:hAnsi="Arial" w:cs="Arial"/>
          <w:i/>
          <w:sz w:val="24"/>
          <w:szCs w:val="24"/>
        </w:rPr>
        <w:t>Geospatial Knowledge Discovery using Volunteered Geographic Information: a Complex System Perspective</w:t>
      </w:r>
      <w:r w:rsidRPr="0004517B">
        <w:rPr>
          <w:rFonts w:ascii="Arial" w:hAnsi="Arial" w:cs="Arial"/>
          <w:sz w:val="24"/>
          <w:szCs w:val="24"/>
        </w:rPr>
        <w:t>.</w:t>
      </w:r>
      <w:r>
        <w:rPr>
          <w:rFonts w:ascii="Arial" w:hAnsi="Arial" w:cs="Arial"/>
          <w:sz w:val="24"/>
          <w:szCs w:val="24"/>
        </w:rPr>
        <w:t xml:space="preserve"> </w:t>
      </w:r>
      <w:r w:rsidRPr="0004517B">
        <w:rPr>
          <w:rFonts w:ascii="Arial" w:hAnsi="Arial" w:cs="Arial"/>
          <w:sz w:val="24"/>
          <w:szCs w:val="24"/>
        </w:rPr>
        <w:t>Doctoral Dissertation</w:t>
      </w:r>
      <w:r>
        <w:rPr>
          <w:rFonts w:ascii="Arial" w:hAnsi="Arial" w:cs="Arial"/>
          <w:sz w:val="24"/>
          <w:szCs w:val="24"/>
        </w:rPr>
        <w:t>.</w:t>
      </w:r>
      <w:r w:rsidRPr="0004517B">
        <w:rPr>
          <w:rFonts w:ascii="Arial" w:hAnsi="Arial" w:cs="Arial"/>
          <w:sz w:val="24"/>
          <w:szCs w:val="24"/>
        </w:rPr>
        <w:t xml:space="preserve"> Department of Urban Planning and Environment</w:t>
      </w:r>
      <w:r>
        <w:rPr>
          <w:rFonts w:ascii="Arial" w:hAnsi="Arial" w:cs="Arial"/>
          <w:sz w:val="24"/>
          <w:szCs w:val="24"/>
        </w:rPr>
        <w:t xml:space="preserve"> </w:t>
      </w:r>
      <w:r w:rsidRPr="0004517B">
        <w:rPr>
          <w:rFonts w:ascii="Arial" w:hAnsi="Arial" w:cs="Arial"/>
          <w:sz w:val="24"/>
          <w:szCs w:val="24"/>
        </w:rPr>
        <w:t>Royal Institute of Technology (KTH)</w:t>
      </w:r>
      <w:r>
        <w:rPr>
          <w:rFonts w:ascii="Arial" w:hAnsi="Arial" w:cs="Arial"/>
          <w:sz w:val="24"/>
          <w:szCs w:val="24"/>
        </w:rPr>
        <w:t xml:space="preserve">. </w:t>
      </w:r>
      <w:r w:rsidRPr="0004517B">
        <w:rPr>
          <w:rFonts w:ascii="Arial" w:hAnsi="Arial" w:cs="Arial"/>
          <w:sz w:val="24"/>
          <w:szCs w:val="24"/>
        </w:rPr>
        <w:t>Division of Geodesy and Geoinformatics</w:t>
      </w:r>
      <w:r>
        <w:rPr>
          <w:rFonts w:ascii="Arial" w:hAnsi="Arial" w:cs="Arial"/>
          <w:sz w:val="24"/>
          <w:szCs w:val="24"/>
        </w:rPr>
        <w:t>.</w:t>
      </w:r>
    </w:p>
    <w:p w14:paraId="13D71243" w14:textId="77777777" w:rsidR="002026D1" w:rsidRDefault="002026D1" w:rsidP="0004517B">
      <w:pPr>
        <w:jc w:val="both"/>
        <w:rPr>
          <w:rFonts w:ascii="Arial" w:hAnsi="Arial" w:cs="Arial"/>
          <w:sz w:val="24"/>
          <w:szCs w:val="24"/>
        </w:rPr>
      </w:pPr>
      <w:r w:rsidRPr="002026D1">
        <w:rPr>
          <w:rFonts w:ascii="Arial" w:hAnsi="Arial" w:cs="Arial"/>
          <w:sz w:val="24"/>
          <w:szCs w:val="24"/>
        </w:rPr>
        <w:t xml:space="preserve">Jiang, B., Yin, J., &amp; Zhao, S. (2009). </w:t>
      </w:r>
      <w:r w:rsidRPr="002026D1">
        <w:rPr>
          <w:rFonts w:ascii="Arial" w:hAnsi="Arial" w:cs="Arial"/>
          <w:i/>
          <w:sz w:val="24"/>
          <w:szCs w:val="24"/>
        </w:rPr>
        <w:t>Characterizing the human mobility pattern in a large street network</w:t>
      </w:r>
      <w:r w:rsidRPr="002026D1">
        <w:rPr>
          <w:rFonts w:ascii="Arial" w:hAnsi="Arial" w:cs="Arial"/>
          <w:sz w:val="24"/>
          <w:szCs w:val="24"/>
        </w:rPr>
        <w:t>. Physical Review E, 80(2), 021136.</w:t>
      </w:r>
    </w:p>
    <w:p w14:paraId="3CE44951" w14:textId="77777777" w:rsidR="00DA219A" w:rsidRDefault="00DA219A" w:rsidP="0004517B">
      <w:pPr>
        <w:jc w:val="both"/>
        <w:rPr>
          <w:rFonts w:ascii="Arial" w:hAnsi="Arial" w:cs="Arial"/>
          <w:sz w:val="24"/>
          <w:szCs w:val="24"/>
        </w:rPr>
      </w:pPr>
      <w:r w:rsidRPr="00DA219A">
        <w:rPr>
          <w:rFonts w:ascii="Arial" w:hAnsi="Arial" w:cs="Arial"/>
          <w:sz w:val="24"/>
          <w:szCs w:val="24"/>
        </w:rPr>
        <w:t>Jiang, R., Yuan, Y. M., &amp; Nishinari, K. (2009). On the Approximation Solution of a Cellular Automaton Traffic Flow Model and Its Relationship with Synchronized Flow. In Complex Sciences (pp. 100-109). Springer Berlin Heidelberg.</w:t>
      </w:r>
    </w:p>
    <w:p w14:paraId="1CDD6C03" w14:textId="77777777" w:rsidR="00CF25CA" w:rsidRDefault="00CF25CA" w:rsidP="00921FC9">
      <w:pPr>
        <w:jc w:val="both"/>
        <w:rPr>
          <w:rFonts w:ascii="Arial" w:hAnsi="Arial" w:cs="Arial"/>
          <w:sz w:val="24"/>
          <w:szCs w:val="24"/>
        </w:rPr>
      </w:pPr>
      <w:r>
        <w:rPr>
          <w:rFonts w:ascii="Arial" w:hAnsi="Arial" w:cs="Arial"/>
          <w:sz w:val="24"/>
          <w:szCs w:val="24"/>
        </w:rPr>
        <w:t xml:space="preserve">Jiménez Jiménez, J. J. (1996). </w:t>
      </w:r>
      <w:r w:rsidRPr="00CF25CA">
        <w:rPr>
          <w:rFonts w:ascii="Arial" w:hAnsi="Arial" w:cs="Arial"/>
          <w:i/>
          <w:sz w:val="24"/>
          <w:szCs w:val="24"/>
        </w:rPr>
        <w:t>El transporte de autobuses urbanos: diseño y aplicación de indicadores de productividad</w:t>
      </w:r>
      <w:r>
        <w:rPr>
          <w:rFonts w:ascii="Arial" w:hAnsi="Arial" w:cs="Arial"/>
          <w:sz w:val="24"/>
          <w:szCs w:val="24"/>
        </w:rPr>
        <w:t xml:space="preserve">. </w:t>
      </w:r>
      <w:r w:rsidRPr="00CF25CA">
        <w:rPr>
          <w:rFonts w:ascii="Arial" w:hAnsi="Arial" w:cs="Arial"/>
          <w:sz w:val="24"/>
          <w:szCs w:val="24"/>
        </w:rPr>
        <w:t>Universidad Autónoma del Estado de México</w:t>
      </w:r>
      <w:r w:rsidR="00AD54F8">
        <w:rPr>
          <w:rFonts w:ascii="Arial" w:hAnsi="Arial" w:cs="Arial"/>
          <w:sz w:val="24"/>
          <w:szCs w:val="24"/>
        </w:rPr>
        <w:t>.</w:t>
      </w:r>
    </w:p>
    <w:p w14:paraId="758582C8" w14:textId="77777777" w:rsidR="008872FD" w:rsidRDefault="008872FD" w:rsidP="00921FC9">
      <w:pPr>
        <w:jc w:val="both"/>
        <w:rPr>
          <w:rFonts w:ascii="Arial" w:hAnsi="Arial" w:cs="Arial"/>
          <w:sz w:val="24"/>
          <w:szCs w:val="24"/>
        </w:rPr>
      </w:pPr>
      <w:r w:rsidRPr="008872FD">
        <w:rPr>
          <w:rFonts w:ascii="Arial" w:hAnsi="Arial" w:cs="Arial"/>
          <w:sz w:val="24"/>
          <w:szCs w:val="24"/>
        </w:rPr>
        <w:t xml:space="preserve">Johnson, P. A., &amp; Sieber, R. (2009). </w:t>
      </w:r>
      <w:r w:rsidRPr="008872FD">
        <w:rPr>
          <w:rFonts w:ascii="Arial" w:hAnsi="Arial" w:cs="Arial"/>
          <w:i/>
          <w:sz w:val="24"/>
          <w:szCs w:val="24"/>
        </w:rPr>
        <w:t>Agent-based modelling: a dynamic scenario planning approach to tourism PSS</w:t>
      </w:r>
      <w:r w:rsidRPr="008872FD">
        <w:rPr>
          <w:rFonts w:ascii="Arial" w:hAnsi="Arial" w:cs="Arial"/>
          <w:sz w:val="24"/>
          <w:szCs w:val="24"/>
        </w:rPr>
        <w:t>. In Planning support systems best practice and new methods (pp. 211-226). Springer Netherlands.</w:t>
      </w:r>
    </w:p>
    <w:p w14:paraId="1DF72EBD" w14:textId="77777777" w:rsidR="00AD54F8" w:rsidRDefault="00AD54F8" w:rsidP="00921FC9">
      <w:pPr>
        <w:jc w:val="both"/>
        <w:rPr>
          <w:rFonts w:ascii="Arial" w:hAnsi="Arial" w:cs="Arial"/>
          <w:sz w:val="24"/>
          <w:szCs w:val="24"/>
        </w:rPr>
      </w:pPr>
      <w:r>
        <w:rPr>
          <w:rFonts w:ascii="Arial" w:hAnsi="Arial" w:cs="Arial"/>
          <w:sz w:val="24"/>
          <w:szCs w:val="24"/>
        </w:rPr>
        <w:lastRenderedPageBreak/>
        <w:t>J</w:t>
      </w:r>
      <w:r w:rsidRPr="00AD54F8">
        <w:rPr>
          <w:rFonts w:ascii="Arial" w:hAnsi="Arial" w:cs="Arial"/>
          <w:sz w:val="24"/>
          <w:szCs w:val="24"/>
        </w:rPr>
        <w:t xml:space="preserve">ulia </w:t>
      </w:r>
      <w:r>
        <w:rPr>
          <w:rFonts w:ascii="Arial" w:hAnsi="Arial" w:cs="Arial"/>
          <w:sz w:val="24"/>
          <w:szCs w:val="24"/>
        </w:rPr>
        <w:t>S</w:t>
      </w:r>
      <w:r w:rsidRPr="00AD54F8">
        <w:rPr>
          <w:rFonts w:ascii="Arial" w:hAnsi="Arial" w:cs="Arial"/>
          <w:sz w:val="24"/>
          <w:szCs w:val="24"/>
        </w:rPr>
        <w:t>ort</w:t>
      </w:r>
      <w:r>
        <w:rPr>
          <w:rFonts w:ascii="Arial" w:hAnsi="Arial" w:cs="Arial"/>
          <w:sz w:val="24"/>
          <w:szCs w:val="24"/>
        </w:rPr>
        <w:t xml:space="preserve">, J. (2006). </w:t>
      </w:r>
      <w:r>
        <w:rPr>
          <w:rFonts w:ascii="Arial" w:hAnsi="Arial" w:cs="Arial"/>
          <w:i/>
          <w:sz w:val="24"/>
          <w:szCs w:val="24"/>
        </w:rPr>
        <w:t>Redes M</w:t>
      </w:r>
      <w:r w:rsidRPr="00AD54F8">
        <w:rPr>
          <w:rFonts w:ascii="Arial" w:hAnsi="Arial" w:cs="Arial"/>
          <w:i/>
          <w:sz w:val="24"/>
          <w:szCs w:val="24"/>
        </w:rPr>
        <w:t>etropolitanas</w:t>
      </w:r>
      <w:r>
        <w:rPr>
          <w:rFonts w:ascii="Arial" w:hAnsi="Arial" w:cs="Arial"/>
          <w:i/>
          <w:sz w:val="24"/>
          <w:szCs w:val="24"/>
        </w:rPr>
        <w:t>.</w:t>
      </w:r>
      <w:r>
        <w:rPr>
          <w:rFonts w:ascii="Arial" w:hAnsi="Arial" w:cs="Arial"/>
          <w:sz w:val="24"/>
          <w:szCs w:val="24"/>
        </w:rPr>
        <w:t xml:space="preserve"> Gustavo Gili.</w:t>
      </w:r>
      <w:r>
        <w:rPr>
          <w:rFonts w:ascii="Arial" w:hAnsi="Arial" w:cs="Arial"/>
          <w:i/>
          <w:sz w:val="24"/>
          <w:szCs w:val="24"/>
        </w:rPr>
        <w:t xml:space="preserve"> </w:t>
      </w:r>
    </w:p>
    <w:p w14:paraId="2EC8DAB5" w14:textId="77777777" w:rsidR="000925D5" w:rsidRDefault="000925D5" w:rsidP="00921FC9">
      <w:pPr>
        <w:jc w:val="both"/>
        <w:rPr>
          <w:rFonts w:ascii="Arial" w:hAnsi="Arial" w:cs="Arial"/>
          <w:sz w:val="24"/>
          <w:szCs w:val="24"/>
        </w:rPr>
      </w:pPr>
      <w:r w:rsidRPr="000925D5">
        <w:rPr>
          <w:rFonts w:ascii="Arial" w:hAnsi="Arial" w:cs="Arial"/>
          <w:sz w:val="24"/>
          <w:szCs w:val="24"/>
        </w:rPr>
        <w:t>Kallenrode</w:t>
      </w:r>
      <w:r>
        <w:rPr>
          <w:rFonts w:ascii="Arial" w:hAnsi="Arial" w:cs="Arial"/>
          <w:sz w:val="24"/>
          <w:szCs w:val="24"/>
        </w:rPr>
        <w:t xml:space="preserve">, M., B., (2006). </w:t>
      </w:r>
      <w:r>
        <w:rPr>
          <w:rFonts w:ascii="Arial" w:hAnsi="Arial" w:cs="Arial"/>
          <w:i/>
          <w:sz w:val="24"/>
          <w:szCs w:val="24"/>
        </w:rPr>
        <w:t>Modeling Transport</w:t>
      </w:r>
      <w:r>
        <w:rPr>
          <w:rFonts w:ascii="Arial" w:hAnsi="Arial" w:cs="Arial"/>
          <w:sz w:val="24"/>
          <w:szCs w:val="24"/>
        </w:rPr>
        <w:t>.  Universität Osnabrü</w:t>
      </w:r>
      <w:r w:rsidRPr="000925D5">
        <w:rPr>
          <w:rFonts w:ascii="Arial" w:hAnsi="Arial" w:cs="Arial"/>
          <w:sz w:val="24"/>
          <w:szCs w:val="24"/>
        </w:rPr>
        <w:t>ck</w:t>
      </w:r>
    </w:p>
    <w:p w14:paraId="6A7B279F" w14:textId="77777777" w:rsidR="00206B62" w:rsidRDefault="00206B62" w:rsidP="00206B62">
      <w:pPr>
        <w:jc w:val="both"/>
        <w:rPr>
          <w:rFonts w:ascii="Arial" w:hAnsi="Arial" w:cs="Arial"/>
          <w:sz w:val="24"/>
          <w:szCs w:val="24"/>
        </w:rPr>
      </w:pPr>
      <w:r>
        <w:rPr>
          <w:rFonts w:ascii="Arial" w:hAnsi="Arial" w:cs="Arial"/>
          <w:sz w:val="24"/>
          <w:szCs w:val="24"/>
        </w:rPr>
        <w:t xml:space="preserve">Kannegiesser, M., Günther, H. O., Gylfason, Ó. (2013). </w:t>
      </w:r>
      <w:r w:rsidRPr="00206B62">
        <w:rPr>
          <w:rFonts w:ascii="Arial" w:hAnsi="Arial" w:cs="Arial"/>
          <w:i/>
          <w:sz w:val="24"/>
          <w:szCs w:val="24"/>
        </w:rPr>
        <w:t>Sustainable development of global supply chains—part 2: investigation of the European automotive industry</w:t>
      </w:r>
      <w:r>
        <w:rPr>
          <w:rFonts w:ascii="Arial" w:hAnsi="Arial" w:cs="Arial"/>
          <w:sz w:val="24"/>
          <w:szCs w:val="24"/>
        </w:rPr>
        <w:t xml:space="preserve">. </w:t>
      </w:r>
      <w:r w:rsidRPr="00206B62">
        <w:rPr>
          <w:rFonts w:ascii="Arial" w:hAnsi="Arial" w:cs="Arial"/>
          <w:sz w:val="24"/>
          <w:szCs w:val="24"/>
        </w:rPr>
        <w:t>Springer Science</w:t>
      </w:r>
      <w:r>
        <w:rPr>
          <w:rFonts w:ascii="Arial" w:hAnsi="Arial" w:cs="Arial"/>
          <w:sz w:val="24"/>
          <w:szCs w:val="24"/>
        </w:rPr>
        <w:t>. (48-68).</w:t>
      </w:r>
    </w:p>
    <w:p w14:paraId="11ABDEBF" w14:textId="77777777" w:rsidR="00F03104" w:rsidRPr="00206B62" w:rsidRDefault="00F03104" w:rsidP="00206B62">
      <w:pPr>
        <w:jc w:val="both"/>
        <w:rPr>
          <w:rFonts w:ascii="Arial" w:hAnsi="Arial" w:cs="Arial"/>
          <w:sz w:val="24"/>
          <w:szCs w:val="24"/>
        </w:rPr>
      </w:pPr>
      <w:r w:rsidRPr="00F03104">
        <w:rPr>
          <w:rFonts w:ascii="Arial" w:hAnsi="Arial" w:cs="Arial"/>
          <w:sz w:val="24"/>
          <w:szCs w:val="24"/>
        </w:rPr>
        <w:t xml:space="preserve">Käppler, W. D. (2008). </w:t>
      </w:r>
      <w:r w:rsidRPr="00F03104">
        <w:rPr>
          <w:rFonts w:ascii="Arial" w:hAnsi="Arial" w:cs="Arial"/>
          <w:i/>
          <w:sz w:val="24"/>
          <w:szCs w:val="24"/>
        </w:rPr>
        <w:t>Smart Driver Training Simulation</w:t>
      </w:r>
      <w:r w:rsidRPr="00F03104">
        <w:rPr>
          <w:rFonts w:ascii="Arial" w:hAnsi="Arial" w:cs="Arial"/>
          <w:sz w:val="24"/>
          <w:szCs w:val="24"/>
        </w:rPr>
        <w:t xml:space="preserve"> (Vol. 1).</w:t>
      </w:r>
      <w:r>
        <w:rPr>
          <w:rFonts w:ascii="Arial" w:hAnsi="Arial" w:cs="Arial"/>
          <w:sz w:val="24"/>
          <w:szCs w:val="24"/>
        </w:rPr>
        <w:t xml:space="preserve"> Springer.</w:t>
      </w:r>
    </w:p>
    <w:p w14:paraId="098D1304" w14:textId="77777777" w:rsidR="00004FD6" w:rsidRDefault="00004FD6" w:rsidP="00212498">
      <w:pPr>
        <w:jc w:val="both"/>
        <w:rPr>
          <w:rFonts w:ascii="Arial" w:hAnsi="Arial" w:cs="Arial"/>
          <w:sz w:val="24"/>
          <w:szCs w:val="24"/>
        </w:rPr>
      </w:pPr>
      <w:r w:rsidRPr="00004FD6">
        <w:rPr>
          <w:rFonts w:ascii="Arial" w:hAnsi="Arial" w:cs="Arial"/>
          <w:sz w:val="24"/>
          <w:szCs w:val="24"/>
        </w:rPr>
        <w:t xml:space="preserve">Kerner, B. S. (2009). </w:t>
      </w:r>
      <w:r w:rsidRPr="009B405C">
        <w:rPr>
          <w:rFonts w:ascii="Arial" w:hAnsi="Arial" w:cs="Arial"/>
          <w:i/>
          <w:sz w:val="24"/>
          <w:szCs w:val="24"/>
        </w:rPr>
        <w:t>Introduction to modern traffic flow theory and control</w:t>
      </w:r>
      <w:r w:rsidRPr="00004FD6">
        <w:rPr>
          <w:rFonts w:ascii="Arial" w:hAnsi="Arial" w:cs="Arial"/>
          <w:sz w:val="24"/>
          <w:szCs w:val="24"/>
        </w:rPr>
        <w:t>. Berlin: Springer.</w:t>
      </w:r>
    </w:p>
    <w:p w14:paraId="041F3AD4" w14:textId="77777777" w:rsidR="00212498" w:rsidRDefault="00212498" w:rsidP="00212498">
      <w:pPr>
        <w:jc w:val="both"/>
        <w:rPr>
          <w:rFonts w:ascii="Arial" w:hAnsi="Arial" w:cs="Arial"/>
          <w:sz w:val="24"/>
          <w:szCs w:val="24"/>
        </w:rPr>
      </w:pPr>
      <w:r w:rsidRPr="00212498">
        <w:rPr>
          <w:rFonts w:ascii="Arial" w:hAnsi="Arial" w:cs="Arial"/>
          <w:sz w:val="24"/>
          <w:szCs w:val="24"/>
        </w:rPr>
        <w:t>Kerner</w:t>
      </w:r>
      <w:r>
        <w:rPr>
          <w:rFonts w:ascii="Arial" w:hAnsi="Arial" w:cs="Arial"/>
          <w:sz w:val="24"/>
          <w:szCs w:val="24"/>
        </w:rPr>
        <w:t xml:space="preserve"> B. S. (2004). </w:t>
      </w:r>
      <w:r w:rsidRPr="00212498">
        <w:rPr>
          <w:rFonts w:ascii="Arial" w:hAnsi="Arial" w:cs="Arial"/>
          <w:i/>
          <w:sz w:val="24"/>
          <w:szCs w:val="24"/>
        </w:rPr>
        <w:t>The Physics of Traffic Empirical Freeway Pattern Features, Engineering Applications, and Theory</w:t>
      </w:r>
      <w:r>
        <w:rPr>
          <w:rFonts w:ascii="Arial" w:hAnsi="Arial" w:cs="Arial"/>
          <w:sz w:val="24"/>
          <w:szCs w:val="24"/>
        </w:rPr>
        <w:t>. Springer</w:t>
      </w:r>
      <w:r w:rsidR="008C48F1">
        <w:rPr>
          <w:rFonts w:ascii="Arial" w:hAnsi="Arial" w:cs="Arial"/>
          <w:sz w:val="24"/>
          <w:szCs w:val="24"/>
        </w:rPr>
        <w:t>.</w:t>
      </w:r>
    </w:p>
    <w:p w14:paraId="3D20773C" w14:textId="77777777" w:rsidR="00684B8A" w:rsidRDefault="00684B8A" w:rsidP="00212498">
      <w:pPr>
        <w:jc w:val="both"/>
        <w:rPr>
          <w:rFonts w:ascii="Arial" w:hAnsi="Arial" w:cs="Arial"/>
          <w:sz w:val="24"/>
          <w:szCs w:val="24"/>
        </w:rPr>
      </w:pPr>
      <w:r w:rsidRPr="00684B8A">
        <w:rPr>
          <w:rFonts w:ascii="Arial" w:hAnsi="Arial" w:cs="Arial"/>
          <w:sz w:val="24"/>
          <w:szCs w:val="24"/>
        </w:rPr>
        <w:t>Kerner, B. S. (2001). Complexity of synchronized flow and related problems for basic assumptions of traffic flow theories. Networks and Spatial Economics, 1(1-2), 35-76.</w:t>
      </w:r>
    </w:p>
    <w:p w14:paraId="218B16AF" w14:textId="77777777" w:rsidR="008C48F1" w:rsidRDefault="008C48F1" w:rsidP="00212498">
      <w:pPr>
        <w:jc w:val="both"/>
        <w:rPr>
          <w:rFonts w:ascii="Arial" w:hAnsi="Arial" w:cs="Arial"/>
          <w:sz w:val="24"/>
          <w:szCs w:val="24"/>
        </w:rPr>
      </w:pPr>
      <w:r w:rsidRPr="008C48F1">
        <w:rPr>
          <w:rFonts w:ascii="Arial" w:hAnsi="Arial" w:cs="Arial"/>
          <w:sz w:val="24"/>
          <w:szCs w:val="24"/>
        </w:rPr>
        <w:t xml:space="preserve">Kim, J., Park, Y., Kim, C., &amp; Lee, H. (2014). </w:t>
      </w:r>
      <w:r w:rsidRPr="008C48F1">
        <w:rPr>
          <w:rFonts w:ascii="Arial" w:hAnsi="Arial" w:cs="Arial"/>
          <w:i/>
          <w:sz w:val="24"/>
          <w:szCs w:val="24"/>
        </w:rPr>
        <w:t>Mobile application service networks: Apple’s App Store</w:t>
      </w:r>
      <w:r w:rsidRPr="008C48F1">
        <w:rPr>
          <w:rFonts w:ascii="Arial" w:hAnsi="Arial" w:cs="Arial"/>
          <w:sz w:val="24"/>
          <w:szCs w:val="24"/>
        </w:rPr>
        <w:t>. Service Business, 8(1), 1-27.</w:t>
      </w:r>
    </w:p>
    <w:p w14:paraId="6FF201E7" w14:textId="77777777" w:rsidR="002E6420" w:rsidRDefault="002E6420" w:rsidP="00212498">
      <w:pPr>
        <w:jc w:val="both"/>
        <w:rPr>
          <w:rFonts w:ascii="Arial" w:hAnsi="Arial" w:cs="Arial"/>
          <w:sz w:val="24"/>
          <w:szCs w:val="24"/>
        </w:rPr>
      </w:pPr>
      <w:r w:rsidRPr="002E6420">
        <w:rPr>
          <w:rFonts w:ascii="Arial" w:hAnsi="Arial" w:cs="Arial"/>
          <w:sz w:val="24"/>
          <w:szCs w:val="24"/>
        </w:rPr>
        <w:t xml:space="preserve">Kitamura, R., &amp; Kuwahara, M. (2006). </w:t>
      </w:r>
      <w:r w:rsidRPr="002E6420">
        <w:rPr>
          <w:rFonts w:ascii="Arial" w:hAnsi="Arial" w:cs="Arial"/>
          <w:i/>
          <w:sz w:val="24"/>
          <w:szCs w:val="24"/>
        </w:rPr>
        <w:t>Simulation approaches in transportation analysis: recent advances and challenges</w:t>
      </w:r>
      <w:r w:rsidRPr="002E6420">
        <w:rPr>
          <w:rFonts w:ascii="Arial" w:hAnsi="Arial" w:cs="Arial"/>
          <w:sz w:val="24"/>
          <w:szCs w:val="24"/>
        </w:rPr>
        <w:t xml:space="preserve"> (Vol. 31). Springer.</w:t>
      </w:r>
    </w:p>
    <w:p w14:paraId="323FDBF4" w14:textId="77777777" w:rsidR="007512E4" w:rsidRDefault="007512E4" w:rsidP="00212498">
      <w:pPr>
        <w:jc w:val="both"/>
        <w:rPr>
          <w:rFonts w:ascii="Arial" w:hAnsi="Arial" w:cs="Arial"/>
          <w:sz w:val="24"/>
          <w:szCs w:val="24"/>
        </w:rPr>
      </w:pPr>
      <w:r w:rsidRPr="007512E4">
        <w:rPr>
          <w:rFonts w:ascii="Arial" w:hAnsi="Arial" w:cs="Arial"/>
          <w:sz w:val="24"/>
          <w:szCs w:val="24"/>
        </w:rPr>
        <w:t xml:space="preserve">Klar, A., Greenberg, J. M., &amp; Rascle, M. (2003). </w:t>
      </w:r>
      <w:r w:rsidRPr="007512E4">
        <w:rPr>
          <w:rFonts w:ascii="Arial" w:hAnsi="Arial" w:cs="Arial"/>
          <w:i/>
          <w:sz w:val="24"/>
          <w:szCs w:val="24"/>
        </w:rPr>
        <w:t>Congestion on multilane highways</w:t>
      </w:r>
      <w:r w:rsidRPr="007512E4">
        <w:rPr>
          <w:rFonts w:ascii="Arial" w:hAnsi="Arial" w:cs="Arial"/>
          <w:sz w:val="24"/>
          <w:szCs w:val="24"/>
        </w:rPr>
        <w:t>. SIAM Journal on Applied Mathematics, 63(3), 818-833.</w:t>
      </w:r>
    </w:p>
    <w:p w14:paraId="56E5DBCF" w14:textId="77777777" w:rsidR="000B2F83" w:rsidRDefault="000B2F83" w:rsidP="00212498">
      <w:pPr>
        <w:jc w:val="both"/>
        <w:rPr>
          <w:rFonts w:ascii="Arial" w:hAnsi="Arial" w:cs="Arial"/>
          <w:sz w:val="24"/>
          <w:szCs w:val="24"/>
        </w:rPr>
      </w:pPr>
      <w:r w:rsidRPr="000B2F83">
        <w:rPr>
          <w:rFonts w:ascii="Arial" w:hAnsi="Arial" w:cs="Arial"/>
          <w:sz w:val="24"/>
          <w:szCs w:val="24"/>
        </w:rPr>
        <w:t xml:space="preserve">Klügl, F., Bazzan, A., &amp; Ossowski, S. (2005). </w:t>
      </w:r>
      <w:r w:rsidRPr="000B2F83">
        <w:rPr>
          <w:rFonts w:ascii="Arial" w:hAnsi="Arial" w:cs="Arial"/>
          <w:i/>
          <w:sz w:val="24"/>
          <w:szCs w:val="24"/>
        </w:rPr>
        <w:t>Applications of agent technology in traffic and transportation</w:t>
      </w:r>
      <w:r w:rsidRPr="000B2F83">
        <w:rPr>
          <w:rFonts w:ascii="Arial" w:hAnsi="Arial" w:cs="Arial"/>
          <w:sz w:val="24"/>
          <w:szCs w:val="24"/>
        </w:rPr>
        <w:t>. Birkhäuser Verlag.</w:t>
      </w:r>
    </w:p>
    <w:p w14:paraId="4B2E6891" w14:textId="77777777" w:rsidR="00D0298D" w:rsidRDefault="00D0298D" w:rsidP="00212498">
      <w:pPr>
        <w:jc w:val="both"/>
        <w:rPr>
          <w:rFonts w:ascii="Arial" w:hAnsi="Arial" w:cs="Arial"/>
          <w:sz w:val="24"/>
          <w:szCs w:val="24"/>
        </w:rPr>
      </w:pPr>
      <w:r w:rsidRPr="00D0298D">
        <w:rPr>
          <w:rFonts w:ascii="Arial" w:hAnsi="Arial" w:cs="Arial"/>
          <w:sz w:val="24"/>
          <w:szCs w:val="24"/>
        </w:rPr>
        <w:t xml:space="preserve">Kong, K. S. (2013). </w:t>
      </w:r>
      <w:r w:rsidRPr="00D0298D">
        <w:rPr>
          <w:rFonts w:ascii="Arial" w:hAnsi="Arial" w:cs="Arial"/>
          <w:i/>
          <w:sz w:val="24"/>
          <w:szCs w:val="24"/>
        </w:rPr>
        <w:t>Exploiting Mobility/Traffic Characteristics for PMIPv6-Based Distributed Mobility Management</w:t>
      </w:r>
      <w:r w:rsidRPr="00D0298D">
        <w:rPr>
          <w:rFonts w:ascii="Arial" w:hAnsi="Arial" w:cs="Arial"/>
          <w:sz w:val="24"/>
          <w:szCs w:val="24"/>
        </w:rPr>
        <w:t>. In IT Convergence and Security 2012 (pp. 743-748). Springer Netherlands.</w:t>
      </w:r>
    </w:p>
    <w:p w14:paraId="4E6E70BF" w14:textId="77777777" w:rsidR="00C21291" w:rsidRDefault="00C21291" w:rsidP="00212498">
      <w:pPr>
        <w:jc w:val="both"/>
        <w:rPr>
          <w:rFonts w:ascii="Arial" w:hAnsi="Arial" w:cs="Arial"/>
          <w:sz w:val="24"/>
          <w:szCs w:val="24"/>
        </w:rPr>
      </w:pPr>
      <w:r w:rsidRPr="00C21291">
        <w:rPr>
          <w:rFonts w:ascii="Arial" w:hAnsi="Arial" w:cs="Arial"/>
          <w:sz w:val="24"/>
          <w:szCs w:val="24"/>
        </w:rPr>
        <w:t xml:space="preserve">Koornstra, M. J. (2007). </w:t>
      </w:r>
      <w:r w:rsidRPr="00C21291">
        <w:rPr>
          <w:rFonts w:ascii="Arial" w:hAnsi="Arial" w:cs="Arial"/>
          <w:i/>
          <w:sz w:val="24"/>
          <w:szCs w:val="24"/>
        </w:rPr>
        <w:t>Prediction of traffic fatalities and prospects for mobility becoming sustainable-safe</w:t>
      </w:r>
      <w:r w:rsidRPr="00C21291">
        <w:rPr>
          <w:rFonts w:ascii="Arial" w:hAnsi="Arial" w:cs="Arial"/>
          <w:sz w:val="24"/>
          <w:szCs w:val="24"/>
        </w:rPr>
        <w:t>. Sadhana, 32(4), 365-395.</w:t>
      </w:r>
    </w:p>
    <w:p w14:paraId="7DE822B4" w14:textId="77777777" w:rsidR="00B55B3A" w:rsidRDefault="00B55B3A" w:rsidP="00212498">
      <w:pPr>
        <w:jc w:val="both"/>
        <w:rPr>
          <w:rFonts w:ascii="Arial" w:hAnsi="Arial" w:cs="Arial"/>
          <w:sz w:val="24"/>
          <w:szCs w:val="24"/>
        </w:rPr>
      </w:pPr>
      <w:r w:rsidRPr="00B55B3A">
        <w:rPr>
          <w:rFonts w:ascii="Arial" w:hAnsi="Arial" w:cs="Arial"/>
          <w:sz w:val="24"/>
          <w:szCs w:val="24"/>
        </w:rPr>
        <w:t xml:space="preserve">Krajzewicz, D. (2010). </w:t>
      </w:r>
      <w:r w:rsidRPr="00B55B3A">
        <w:rPr>
          <w:rFonts w:ascii="Arial" w:hAnsi="Arial" w:cs="Arial"/>
          <w:i/>
          <w:sz w:val="24"/>
          <w:szCs w:val="24"/>
        </w:rPr>
        <w:t>Traffic simulation with SUMO–simulation of urban mobility</w:t>
      </w:r>
      <w:r w:rsidRPr="00B55B3A">
        <w:rPr>
          <w:rFonts w:ascii="Arial" w:hAnsi="Arial" w:cs="Arial"/>
          <w:sz w:val="24"/>
          <w:szCs w:val="24"/>
        </w:rPr>
        <w:t>. In Fundamentals of Traffic Simulation (pp. 269-293). Springer New York.</w:t>
      </w:r>
    </w:p>
    <w:p w14:paraId="4D8852FE" w14:textId="77777777" w:rsidR="00C72777" w:rsidRPr="00212498" w:rsidRDefault="00C72777" w:rsidP="00212498">
      <w:pPr>
        <w:jc w:val="both"/>
        <w:rPr>
          <w:rFonts w:ascii="Arial" w:hAnsi="Arial" w:cs="Arial"/>
          <w:sz w:val="24"/>
          <w:szCs w:val="24"/>
        </w:rPr>
      </w:pPr>
      <w:r w:rsidRPr="00C72777">
        <w:rPr>
          <w:rFonts w:ascii="Arial" w:hAnsi="Arial" w:cs="Arial"/>
          <w:sz w:val="24"/>
          <w:szCs w:val="24"/>
        </w:rPr>
        <w:t xml:space="preserve">Kukharchyk, T., Mahrikova, I., &amp; Marsalek, J. (Eds.). (2006). </w:t>
      </w:r>
      <w:r w:rsidRPr="00C72777">
        <w:rPr>
          <w:rFonts w:ascii="Arial" w:hAnsi="Arial" w:cs="Arial"/>
          <w:i/>
          <w:sz w:val="24"/>
          <w:szCs w:val="24"/>
        </w:rPr>
        <w:t>Integrated urban water resources management</w:t>
      </w:r>
      <w:r w:rsidRPr="00C72777">
        <w:rPr>
          <w:rFonts w:ascii="Arial" w:hAnsi="Arial" w:cs="Arial"/>
          <w:sz w:val="24"/>
          <w:szCs w:val="24"/>
        </w:rPr>
        <w:t xml:space="preserve"> (Vol. 10). Springer.</w:t>
      </w:r>
    </w:p>
    <w:p w14:paraId="01E4C101" w14:textId="77777777" w:rsidR="00545ADF" w:rsidRDefault="00545ADF" w:rsidP="00921FC9">
      <w:pPr>
        <w:jc w:val="both"/>
        <w:rPr>
          <w:rFonts w:ascii="Arial" w:hAnsi="Arial" w:cs="Arial"/>
          <w:sz w:val="24"/>
          <w:szCs w:val="24"/>
        </w:rPr>
      </w:pPr>
      <w:r w:rsidRPr="00545ADF">
        <w:rPr>
          <w:rFonts w:ascii="Arial" w:hAnsi="Arial" w:cs="Arial"/>
          <w:sz w:val="24"/>
          <w:szCs w:val="24"/>
        </w:rPr>
        <w:lastRenderedPageBreak/>
        <w:t xml:space="preserve">Lam H. K. W, Bell, M. G. H. (2003) </w:t>
      </w:r>
      <w:r w:rsidRPr="00545ADF">
        <w:rPr>
          <w:rFonts w:ascii="Arial" w:hAnsi="Arial" w:cs="Arial"/>
          <w:i/>
          <w:sz w:val="24"/>
          <w:szCs w:val="24"/>
        </w:rPr>
        <w:t>Advanced Modeling for Transit Operations and Service Planning</w:t>
      </w:r>
      <w:r w:rsidRPr="00545ADF">
        <w:rPr>
          <w:rFonts w:ascii="Arial" w:hAnsi="Arial" w:cs="Arial"/>
          <w:sz w:val="24"/>
          <w:szCs w:val="24"/>
        </w:rPr>
        <w:t>. Emerald Group Publishing Limited</w:t>
      </w:r>
      <w:r w:rsidR="00903B89">
        <w:rPr>
          <w:rFonts w:ascii="Arial" w:hAnsi="Arial" w:cs="Arial"/>
          <w:sz w:val="24"/>
          <w:szCs w:val="24"/>
        </w:rPr>
        <w:t>.</w:t>
      </w:r>
    </w:p>
    <w:p w14:paraId="3FCCF7F7" w14:textId="77777777" w:rsidR="00DE7A6A" w:rsidRDefault="006A6AB6" w:rsidP="00921FC9">
      <w:pPr>
        <w:jc w:val="both"/>
        <w:rPr>
          <w:rFonts w:ascii="Arial" w:hAnsi="Arial" w:cs="Arial"/>
          <w:sz w:val="24"/>
          <w:szCs w:val="24"/>
        </w:rPr>
      </w:pPr>
      <w:r w:rsidRPr="006A6AB6">
        <w:rPr>
          <w:rFonts w:ascii="Arial" w:hAnsi="Arial" w:cs="Arial"/>
          <w:sz w:val="24"/>
          <w:szCs w:val="24"/>
        </w:rPr>
        <w:t xml:space="preserve">Lampis, M. (1977). </w:t>
      </w:r>
      <w:r w:rsidRPr="006A6AB6">
        <w:rPr>
          <w:rFonts w:ascii="Arial" w:hAnsi="Arial" w:cs="Arial"/>
          <w:i/>
          <w:sz w:val="24"/>
          <w:szCs w:val="24"/>
        </w:rPr>
        <w:t>On the Prigogine theory of traffic flow: Driver's program independent of concentration</w:t>
      </w:r>
      <w:r w:rsidRPr="006A6AB6">
        <w:rPr>
          <w:rFonts w:ascii="Arial" w:hAnsi="Arial" w:cs="Arial"/>
          <w:sz w:val="24"/>
          <w:szCs w:val="24"/>
        </w:rPr>
        <w:t>. Meccanica, 12(4), 187-193.</w:t>
      </w:r>
    </w:p>
    <w:p w14:paraId="355185D7" w14:textId="77777777" w:rsidR="0076109C" w:rsidRDefault="0076109C" w:rsidP="00921FC9">
      <w:pPr>
        <w:jc w:val="both"/>
        <w:rPr>
          <w:rFonts w:ascii="Arial" w:hAnsi="Arial" w:cs="Arial"/>
          <w:sz w:val="24"/>
          <w:szCs w:val="24"/>
        </w:rPr>
      </w:pPr>
      <w:r w:rsidRPr="0076109C">
        <w:rPr>
          <w:rFonts w:ascii="Arial" w:hAnsi="Arial" w:cs="Arial"/>
          <w:sz w:val="24"/>
          <w:szCs w:val="24"/>
        </w:rPr>
        <w:t xml:space="preserve">Latapí, A. E. (1995). </w:t>
      </w:r>
      <w:r w:rsidRPr="0076109C">
        <w:rPr>
          <w:rFonts w:ascii="Arial" w:hAnsi="Arial" w:cs="Arial"/>
          <w:i/>
          <w:sz w:val="24"/>
          <w:szCs w:val="24"/>
        </w:rPr>
        <w:t>Movilidad, restructuración y clase social en México: el caso de Guadalajara</w:t>
      </w:r>
      <w:r w:rsidRPr="0076109C">
        <w:rPr>
          <w:rFonts w:ascii="Arial" w:hAnsi="Arial" w:cs="Arial"/>
          <w:sz w:val="24"/>
          <w:szCs w:val="24"/>
        </w:rPr>
        <w:t>. Estudios sociológicos, 231-259.</w:t>
      </w:r>
    </w:p>
    <w:p w14:paraId="1388620C" w14:textId="77777777" w:rsidR="00DA72BD" w:rsidRDefault="00DA72BD" w:rsidP="00921FC9">
      <w:pPr>
        <w:jc w:val="both"/>
        <w:rPr>
          <w:rFonts w:ascii="Arial" w:hAnsi="Arial" w:cs="Arial"/>
          <w:sz w:val="24"/>
          <w:szCs w:val="24"/>
        </w:rPr>
      </w:pPr>
      <w:r w:rsidRPr="00DA72BD">
        <w:rPr>
          <w:rFonts w:ascii="Arial" w:hAnsi="Arial" w:cs="Arial"/>
          <w:sz w:val="24"/>
          <w:szCs w:val="24"/>
        </w:rPr>
        <w:t xml:space="preserve">Laval, J. A., &amp; Daganzo, C. F. (2006). </w:t>
      </w:r>
      <w:r w:rsidRPr="00DA72BD">
        <w:rPr>
          <w:rFonts w:ascii="Arial" w:hAnsi="Arial" w:cs="Arial"/>
          <w:i/>
          <w:sz w:val="24"/>
          <w:szCs w:val="24"/>
        </w:rPr>
        <w:t>Lane-changing in traffic streams</w:t>
      </w:r>
      <w:r w:rsidRPr="00DA72BD">
        <w:rPr>
          <w:rFonts w:ascii="Arial" w:hAnsi="Arial" w:cs="Arial"/>
          <w:sz w:val="24"/>
          <w:szCs w:val="24"/>
        </w:rPr>
        <w:t>. Transportation Research Part B: Methodological, 40(3), 251-264.</w:t>
      </w:r>
    </w:p>
    <w:p w14:paraId="72263123" w14:textId="77777777" w:rsidR="00C21291" w:rsidRDefault="00C21291" w:rsidP="00921FC9">
      <w:pPr>
        <w:jc w:val="both"/>
        <w:rPr>
          <w:rFonts w:ascii="Arial" w:hAnsi="Arial" w:cs="Arial"/>
          <w:sz w:val="24"/>
          <w:szCs w:val="24"/>
        </w:rPr>
      </w:pPr>
      <w:r w:rsidRPr="00C21291">
        <w:rPr>
          <w:rFonts w:ascii="Arial" w:hAnsi="Arial" w:cs="Arial"/>
          <w:sz w:val="24"/>
          <w:szCs w:val="24"/>
        </w:rPr>
        <w:t xml:space="preserve">Lawniczak, A. T., &amp; Tang, X. (2006). </w:t>
      </w:r>
      <w:r w:rsidRPr="00C21291">
        <w:rPr>
          <w:rFonts w:ascii="Arial" w:hAnsi="Arial" w:cs="Arial"/>
          <w:i/>
          <w:sz w:val="24"/>
          <w:szCs w:val="24"/>
        </w:rPr>
        <w:t>Network traffic behaviour near phase transition point</w:t>
      </w:r>
      <w:r w:rsidRPr="00C21291">
        <w:rPr>
          <w:rFonts w:ascii="Arial" w:hAnsi="Arial" w:cs="Arial"/>
          <w:sz w:val="24"/>
          <w:szCs w:val="24"/>
        </w:rPr>
        <w:t>. The European Physical Journal B-Condensed Matter and Complex Systems, 50(1-2), 231-236.</w:t>
      </w:r>
    </w:p>
    <w:p w14:paraId="3E37F032" w14:textId="77777777" w:rsidR="00903B89" w:rsidRDefault="00903B89" w:rsidP="00921FC9">
      <w:pPr>
        <w:jc w:val="both"/>
        <w:rPr>
          <w:rFonts w:ascii="Arial" w:hAnsi="Arial" w:cs="Arial"/>
          <w:sz w:val="24"/>
          <w:szCs w:val="24"/>
        </w:rPr>
      </w:pPr>
      <w:r w:rsidRPr="00903B89">
        <w:rPr>
          <w:rFonts w:ascii="Arial" w:hAnsi="Arial" w:cs="Arial"/>
          <w:sz w:val="24"/>
          <w:szCs w:val="24"/>
        </w:rPr>
        <w:t xml:space="preserve">Lazo Margáin, </w:t>
      </w:r>
      <w:r>
        <w:rPr>
          <w:rFonts w:ascii="Arial" w:hAnsi="Arial" w:cs="Arial"/>
          <w:sz w:val="24"/>
          <w:szCs w:val="24"/>
        </w:rPr>
        <w:t xml:space="preserve">L., </w:t>
      </w:r>
      <w:r w:rsidRPr="00903B89">
        <w:rPr>
          <w:rFonts w:ascii="Arial" w:hAnsi="Arial" w:cs="Arial"/>
          <w:sz w:val="24"/>
          <w:szCs w:val="24"/>
        </w:rPr>
        <w:t>Sánchez Ángeles</w:t>
      </w:r>
      <w:r>
        <w:rPr>
          <w:rFonts w:ascii="Arial" w:hAnsi="Arial" w:cs="Arial"/>
          <w:sz w:val="24"/>
          <w:szCs w:val="24"/>
        </w:rPr>
        <w:t xml:space="preserve"> G. (1981). </w:t>
      </w:r>
      <w:r w:rsidRPr="00903B89">
        <w:rPr>
          <w:rFonts w:ascii="Arial" w:hAnsi="Arial" w:cs="Arial"/>
          <w:sz w:val="24"/>
          <w:szCs w:val="24"/>
        </w:rPr>
        <w:t>Una fisonomía de la ingeniería de tránsito</w:t>
      </w:r>
      <w:r>
        <w:rPr>
          <w:rFonts w:ascii="Arial" w:hAnsi="Arial" w:cs="Arial"/>
          <w:sz w:val="24"/>
          <w:szCs w:val="24"/>
        </w:rPr>
        <w:t xml:space="preserve">. </w:t>
      </w:r>
      <w:r w:rsidRPr="00903B89">
        <w:rPr>
          <w:rFonts w:ascii="Arial" w:hAnsi="Arial" w:cs="Arial"/>
          <w:sz w:val="24"/>
          <w:szCs w:val="24"/>
        </w:rPr>
        <w:t>Miguel Ángel Porrúa</w:t>
      </w:r>
      <w:r>
        <w:rPr>
          <w:rFonts w:ascii="Arial" w:hAnsi="Arial" w:cs="Arial"/>
          <w:sz w:val="24"/>
          <w:szCs w:val="24"/>
        </w:rPr>
        <w:t>.</w:t>
      </w:r>
    </w:p>
    <w:p w14:paraId="030677F9" w14:textId="77777777" w:rsidR="004C5B2A" w:rsidRDefault="004C5B2A" w:rsidP="00921FC9">
      <w:pPr>
        <w:jc w:val="both"/>
        <w:rPr>
          <w:rFonts w:ascii="Arial" w:hAnsi="Arial" w:cs="Arial"/>
          <w:sz w:val="24"/>
          <w:szCs w:val="24"/>
        </w:rPr>
      </w:pPr>
      <w:r w:rsidRPr="004C5B2A">
        <w:rPr>
          <w:rFonts w:ascii="Arial" w:hAnsi="Arial" w:cs="Arial"/>
          <w:sz w:val="24"/>
          <w:szCs w:val="24"/>
        </w:rPr>
        <w:t>Lee, C., An, M., &amp; Noh, Y. (2014). The effects of emotional display rules on flight attendants’ emotional labor strategy, job burnout and performance. Service Business, 1-17.</w:t>
      </w:r>
    </w:p>
    <w:p w14:paraId="2A353BB6" w14:textId="77777777" w:rsidR="00FE78F6" w:rsidRDefault="00FE78F6" w:rsidP="00921FC9">
      <w:pPr>
        <w:jc w:val="both"/>
        <w:rPr>
          <w:rFonts w:ascii="Arial" w:hAnsi="Arial" w:cs="Arial"/>
          <w:sz w:val="24"/>
          <w:szCs w:val="24"/>
        </w:rPr>
      </w:pPr>
      <w:r w:rsidRPr="00FE78F6">
        <w:rPr>
          <w:rFonts w:ascii="Arial" w:hAnsi="Arial" w:cs="Arial"/>
          <w:sz w:val="24"/>
          <w:szCs w:val="24"/>
        </w:rPr>
        <w:t xml:space="preserve">Lee, G. (2006). </w:t>
      </w:r>
      <w:r w:rsidRPr="00FE78F6">
        <w:rPr>
          <w:rFonts w:ascii="Arial" w:hAnsi="Arial" w:cs="Arial"/>
          <w:i/>
          <w:sz w:val="24"/>
          <w:szCs w:val="24"/>
        </w:rPr>
        <w:t>Modeling gap acceptance at freeway merges</w:t>
      </w:r>
      <w:r w:rsidRPr="00FE78F6">
        <w:rPr>
          <w:rFonts w:ascii="Arial" w:hAnsi="Arial" w:cs="Arial"/>
          <w:sz w:val="24"/>
          <w:szCs w:val="24"/>
        </w:rPr>
        <w:t xml:space="preserve"> (Doctoral dissertation, Massachusetts Institute of Technology).</w:t>
      </w:r>
    </w:p>
    <w:p w14:paraId="57408E0F" w14:textId="77777777" w:rsidR="001E170F" w:rsidRDefault="001E170F" w:rsidP="00921FC9">
      <w:pPr>
        <w:jc w:val="both"/>
        <w:rPr>
          <w:rFonts w:ascii="Arial" w:hAnsi="Arial" w:cs="Arial"/>
          <w:sz w:val="24"/>
          <w:szCs w:val="24"/>
        </w:rPr>
      </w:pPr>
      <w:r w:rsidRPr="001E170F">
        <w:rPr>
          <w:rFonts w:ascii="Arial" w:hAnsi="Arial" w:cs="Arial"/>
          <w:sz w:val="24"/>
          <w:szCs w:val="24"/>
        </w:rPr>
        <w:t xml:space="preserve">Lee, J. H. </w:t>
      </w:r>
      <w:r w:rsidRPr="00313A33">
        <w:rPr>
          <w:rFonts w:ascii="Arial" w:hAnsi="Arial" w:cs="Arial"/>
          <w:i/>
          <w:sz w:val="24"/>
          <w:szCs w:val="24"/>
        </w:rPr>
        <w:t>A new routing scheme to reduce traffic in large scale mobile ad-hoc networks through selective on-demand method</w:t>
      </w:r>
      <w:r w:rsidRPr="001E170F">
        <w:rPr>
          <w:rFonts w:ascii="Arial" w:hAnsi="Arial" w:cs="Arial"/>
          <w:sz w:val="24"/>
          <w:szCs w:val="24"/>
        </w:rPr>
        <w:t>. Wireless Networks, 1-17.</w:t>
      </w:r>
    </w:p>
    <w:p w14:paraId="6296B73B" w14:textId="77777777" w:rsidR="00E94D84" w:rsidRDefault="00E94D84" w:rsidP="00921FC9">
      <w:pPr>
        <w:jc w:val="both"/>
        <w:rPr>
          <w:rFonts w:ascii="Arial" w:hAnsi="Arial" w:cs="Arial"/>
          <w:sz w:val="24"/>
          <w:szCs w:val="24"/>
        </w:rPr>
      </w:pPr>
      <w:r w:rsidRPr="00E94D84">
        <w:rPr>
          <w:rFonts w:ascii="Arial" w:hAnsi="Arial" w:cs="Arial"/>
          <w:sz w:val="24"/>
          <w:szCs w:val="24"/>
        </w:rPr>
        <w:t>Lee, K., Goh, S., Park, J. S., Jung, W. S., &amp; Choi, M. Y. (2011). Master equation approach to the intra-urban passenger flow and application to the Metropolitan Seoul Subway system. Journal of Physics A: Mathematical and Theoretical, 44(11), 115007.</w:t>
      </w:r>
    </w:p>
    <w:p w14:paraId="4B002DD9" w14:textId="77777777" w:rsidR="007B21C0" w:rsidRDefault="007B21C0" w:rsidP="00921FC9">
      <w:pPr>
        <w:jc w:val="both"/>
        <w:rPr>
          <w:rFonts w:ascii="Arial" w:hAnsi="Arial" w:cs="Arial"/>
          <w:sz w:val="24"/>
          <w:szCs w:val="24"/>
        </w:rPr>
      </w:pPr>
      <w:r w:rsidRPr="007B21C0">
        <w:rPr>
          <w:rFonts w:ascii="Arial" w:hAnsi="Arial" w:cs="Arial"/>
          <w:sz w:val="24"/>
          <w:szCs w:val="24"/>
        </w:rPr>
        <w:t xml:space="preserve">Lee, S. E., Olsen, E. C., &amp; Wierwille, W. W. (2004). </w:t>
      </w:r>
      <w:r w:rsidRPr="007B21C0">
        <w:rPr>
          <w:rFonts w:ascii="Arial" w:hAnsi="Arial" w:cs="Arial"/>
          <w:i/>
          <w:sz w:val="24"/>
          <w:szCs w:val="24"/>
        </w:rPr>
        <w:t>A comprehensive examination of naturalistic lane-changes</w:t>
      </w:r>
      <w:r w:rsidRPr="007B21C0">
        <w:rPr>
          <w:rFonts w:ascii="Arial" w:hAnsi="Arial" w:cs="Arial"/>
          <w:sz w:val="24"/>
          <w:szCs w:val="24"/>
        </w:rPr>
        <w:t xml:space="preserve"> (No. HS-809 702,).</w:t>
      </w:r>
    </w:p>
    <w:p w14:paraId="60EBA862" w14:textId="77777777" w:rsidR="009F0914" w:rsidRDefault="009F0914" w:rsidP="00921FC9">
      <w:pPr>
        <w:jc w:val="both"/>
        <w:rPr>
          <w:rFonts w:ascii="Arial" w:hAnsi="Arial" w:cs="Arial"/>
          <w:sz w:val="24"/>
          <w:szCs w:val="24"/>
        </w:rPr>
      </w:pPr>
      <w:r w:rsidRPr="009F0914">
        <w:rPr>
          <w:rFonts w:ascii="Arial" w:hAnsi="Arial" w:cs="Arial"/>
          <w:sz w:val="24"/>
          <w:szCs w:val="24"/>
        </w:rPr>
        <w:t xml:space="preserve">Lee, Y. S., &amp; Shin, W. J. (2014). </w:t>
      </w:r>
      <w:r w:rsidRPr="009F0914">
        <w:rPr>
          <w:rFonts w:ascii="Arial" w:hAnsi="Arial" w:cs="Arial"/>
          <w:i/>
          <w:sz w:val="24"/>
          <w:szCs w:val="24"/>
        </w:rPr>
        <w:t>Marketing tradition-bound products through storytelling: a case study of a Japanese sake brewery</w:t>
      </w:r>
      <w:r w:rsidRPr="009F0914">
        <w:rPr>
          <w:rFonts w:ascii="Arial" w:hAnsi="Arial" w:cs="Arial"/>
          <w:sz w:val="24"/>
          <w:szCs w:val="24"/>
        </w:rPr>
        <w:t>. Service Business, 1-15.</w:t>
      </w:r>
    </w:p>
    <w:p w14:paraId="4BA7AD8A" w14:textId="77777777" w:rsidR="001938CD" w:rsidRDefault="001938CD" w:rsidP="00921FC9">
      <w:pPr>
        <w:jc w:val="both"/>
        <w:rPr>
          <w:rFonts w:ascii="Arial" w:hAnsi="Arial" w:cs="Arial"/>
          <w:sz w:val="24"/>
          <w:szCs w:val="24"/>
        </w:rPr>
      </w:pPr>
      <w:r>
        <w:rPr>
          <w:rFonts w:ascii="Arial" w:hAnsi="Arial" w:cs="Arial"/>
          <w:sz w:val="24"/>
          <w:szCs w:val="24"/>
        </w:rPr>
        <w:t>Leones Viloria, A. A. (2013). Modelo computacional en paralelo de flujo y transporte. Universidad Nacional Autónoma de México. Posgrado de Ciencia e Ingeniería de la Computación.</w:t>
      </w:r>
    </w:p>
    <w:p w14:paraId="7AB95D39" w14:textId="77777777" w:rsidR="00F812ED" w:rsidRPr="00F56ACC" w:rsidRDefault="00F812ED" w:rsidP="00921FC9">
      <w:pPr>
        <w:jc w:val="both"/>
        <w:rPr>
          <w:rFonts w:ascii="Arial" w:hAnsi="Arial" w:cs="Arial"/>
          <w:sz w:val="24"/>
          <w:szCs w:val="24"/>
        </w:rPr>
      </w:pPr>
      <w:r w:rsidRPr="00F812ED">
        <w:rPr>
          <w:rFonts w:ascii="Arial" w:hAnsi="Arial" w:cs="Arial"/>
          <w:sz w:val="24"/>
          <w:szCs w:val="24"/>
        </w:rPr>
        <w:lastRenderedPageBreak/>
        <w:t>Lezama, J. L. (1998). Impacto del consumo doméstico en el medio ambiente urbano: El caso del uso del transporte en la ciudad de México. Estudios Demográficos y Urbanos, 529-560.</w:t>
      </w:r>
    </w:p>
    <w:p w14:paraId="343A4899" w14:textId="77777777" w:rsidR="00EE2BC3" w:rsidRDefault="00EE2BC3" w:rsidP="00921FC9">
      <w:pPr>
        <w:jc w:val="both"/>
        <w:rPr>
          <w:rFonts w:ascii="Arial" w:hAnsi="Arial" w:cs="Arial"/>
          <w:sz w:val="24"/>
          <w:szCs w:val="24"/>
        </w:rPr>
      </w:pPr>
      <w:r w:rsidRPr="00EE2BC3">
        <w:rPr>
          <w:rFonts w:ascii="Arial" w:hAnsi="Arial" w:cs="Arial"/>
          <w:sz w:val="24"/>
          <w:szCs w:val="24"/>
        </w:rPr>
        <w:t>Lezama,</w:t>
      </w:r>
      <w:r>
        <w:rPr>
          <w:rFonts w:ascii="Arial" w:hAnsi="Arial" w:cs="Arial"/>
          <w:sz w:val="24"/>
          <w:szCs w:val="24"/>
        </w:rPr>
        <w:t xml:space="preserve"> J. L.</w:t>
      </w:r>
      <w:r w:rsidRPr="00EE2BC3">
        <w:rPr>
          <w:rFonts w:ascii="Arial" w:hAnsi="Arial" w:cs="Arial"/>
          <w:sz w:val="24"/>
          <w:szCs w:val="24"/>
        </w:rPr>
        <w:t xml:space="preserve"> Morelos</w:t>
      </w:r>
      <w:r>
        <w:rPr>
          <w:rFonts w:ascii="Arial" w:hAnsi="Arial" w:cs="Arial"/>
          <w:sz w:val="24"/>
          <w:szCs w:val="24"/>
        </w:rPr>
        <w:t xml:space="preserve">, J. B. (2006) </w:t>
      </w:r>
      <w:r w:rsidRPr="00EE2BC3">
        <w:rPr>
          <w:rFonts w:ascii="Arial" w:hAnsi="Arial" w:cs="Arial"/>
          <w:i/>
          <w:sz w:val="24"/>
          <w:szCs w:val="24"/>
        </w:rPr>
        <w:t>Población, ciudad y medio ambiente en el México contemporáneo.</w:t>
      </w:r>
      <w:r>
        <w:rPr>
          <w:rFonts w:ascii="Arial" w:hAnsi="Arial" w:cs="Arial"/>
          <w:sz w:val="24"/>
          <w:szCs w:val="24"/>
        </w:rPr>
        <w:t xml:space="preserve"> </w:t>
      </w:r>
      <w:r w:rsidRPr="00EE2BC3">
        <w:rPr>
          <w:rFonts w:ascii="Arial" w:hAnsi="Arial" w:cs="Arial"/>
          <w:sz w:val="24"/>
          <w:szCs w:val="24"/>
        </w:rPr>
        <w:t>El Colegio de México, Centro de Estudios Demográficos, Urbanos y Ambientales</w:t>
      </w:r>
      <w:r>
        <w:rPr>
          <w:rFonts w:ascii="Arial" w:hAnsi="Arial" w:cs="Arial"/>
          <w:sz w:val="24"/>
          <w:szCs w:val="24"/>
        </w:rPr>
        <w:t>.</w:t>
      </w:r>
    </w:p>
    <w:p w14:paraId="3AFFD6D8" w14:textId="77777777" w:rsidR="008775A1" w:rsidRDefault="008775A1" w:rsidP="00921FC9">
      <w:pPr>
        <w:jc w:val="both"/>
        <w:rPr>
          <w:rFonts w:ascii="Arial" w:hAnsi="Arial" w:cs="Arial"/>
          <w:sz w:val="24"/>
          <w:szCs w:val="24"/>
        </w:rPr>
      </w:pPr>
      <w:r w:rsidRPr="008775A1">
        <w:rPr>
          <w:rFonts w:ascii="Arial" w:hAnsi="Arial" w:cs="Arial"/>
          <w:sz w:val="24"/>
          <w:szCs w:val="24"/>
        </w:rPr>
        <w:t xml:space="preserve">Li, T., &amp; Zhang, H. M. (2001). </w:t>
      </w:r>
      <w:r w:rsidRPr="002F58F7">
        <w:rPr>
          <w:rFonts w:ascii="Arial" w:hAnsi="Arial" w:cs="Arial"/>
          <w:i/>
          <w:sz w:val="24"/>
          <w:szCs w:val="24"/>
        </w:rPr>
        <w:t>The mathematical theory of an enhanced nonequilibrium traffic flow model</w:t>
      </w:r>
      <w:r w:rsidRPr="008775A1">
        <w:rPr>
          <w:rFonts w:ascii="Arial" w:hAnsi="Arial" w:cs="Arial"/>
          <w:sz w:val="24"/>
          <w:szCs w:val="24"/>
        </w:rPr>
        <w:t>. Networks and Spatial Economics, 1(1-2), 167-177.</w:t>
      </w:r>
    </w:p>
    <w:p w14:paraId="03E1FE54" w14:textId="77777777" w:rsidR="00BA4BE0" w:rsidRDefault="00BA4BE0" w:rsidP="00921FC9">
      <w:pPr>
        <w:jc w:val="both"/>
        <w:rPr>
          <w:rFonts w:ascii="Arial" w:hAnsi="Arial" w:cs="Arial"/>
          <w:sz w:val="24"/>
          <w:szCs w:val="24"/>
        </w:rPr>
      </w:pPr>
      <w:r w:rsidRPr="00BA4BE0">
        <w:rPr>
          <w:rFonts w:ascii="Arial" w:hAnsi="Arial" w:cs="Arial"/>
          <w:sz w:val="24"/>
          <w:szCs w:val="24"/>
        </w:rPr>
        <w:t xml:space="preserve">Li, X. G., Jia, B., &amp; Jiang, R. (2009). </w:t>
      </w:r>
      <w:r w:rsidRPr="00BA4BE0">
        <w:rPr>
          <w:rFonts w:ascii="Arial" w:hAnsi="Arial" w:cs="Arial"/>
          <w:i/>
          <w:sz w:val="24"/>
          <w:szCs w:val="24"/>
        </w:rPr>
        <w:t>The Effect of Lane-Changing Time on the Dynamics of Traffic Flow</w:t>
      </w:r>
      <w:r w:rsidRPr="00BA4BE0">
        <w:rPr>
          <w:rFonts w:ascii="Arial" w:hAnsi="Arial" w:cs="Arial"/>
          <w:sz w:val="24"/>
          <w:szCs w:val="24"/>
        </w:rPr>
        <w:t>. In Complex Sciences (pp. 589-598). Springer Berlin Heidelberg.</w:t>
      </w:r>
    </w:p>
    <w:p w14:paraId="0FE69889" w14:textId="77777777" w:rsidR="000A02B6" w:rsidRDefault="000A02B6" w:rsidP="00921FC9">
      <w:pPr>
        <w:jc w:val="both"/>
        <w:rPr>
          <w:rFonts w:ascii="Arial" w:hAnsi="Arial" w:cs="Arial"/>
          <w:sz w:val="24"/>
          <w:szCs w:val="24"/>
        </w:rPr>
      </w:pPr>
      <w:r w:rsidRPr="000A02B6">
        <w:rPr>
          <w:rFonts w:ascii="Arial" w:hAnsi="Arial" w:cs="Arial"/>
          <w:sz w:val="24"/>
          <w:szCs w:val="24"/>
        </w:rPr>
        <w:t xml:space="preserve">Liesa Mestres, F., Gallegos Díez, D., Moreno Eguilaz, J. M., &amp; Salvadó Sánchez, F. </w:t>
      </w:r>
      <w:r w:rsidRPr="000A02B6">
        <w:rPr>
          <w:rFonts w:ascii="Arial" w:hAnsi="Arial" w:cs="Arial"/>
          <w:i/>
          <w:sz w:val="24"/>
          <w:szCs w:val="24"/>
        </w:rPr>
        <w:t>ASISTENTE INTELIGENTE PARA MANIOBRA DE CAMBIO DE CARRIL</w:t>
      </w:r>
      <w:r w:rsidRPr="000A02B6">
        <w:rPr>
          <w:rFonts w:ascii="Arial" w:hAnsi="Arial" w:cs="Arial"/>
          <w:sz w:val="24"/>
          <w:szCs w:val="24"/>
        </w:rPr>
        <w:t>.</w:t>
      </w:r>
      <w:r>
        <w:rPr>
          <w:rFonts w:ascii="Arial" w:hAnsi="Arial" w:cs="Arial"/>
          <w:sz w:val="24"/>
          <w:szCs w:val="24"/>
        </w:rPr>
        <w:t xml:space="preserve"> </w:t>
      </w:r>
      <w:r w:rsidRPr="000A02B6">
        <w:rPr>
          <w:rFonts w:ascii="Arial" w:hAnsi="Arial" w:cs="Arial"/>
          <w:sz w:val="24"/>
          <w:szCs w:val="24"/>
        </w:rPr>
        <w:t>8º CONGRESO IBEROAMERICANO DE INGENIERIA MECANICA</w:t>
      </w:r>
      <w:r>
        <w:rPr>
          <w:rFonts w:ascii="Arial" w:hAnsi="Arial" w:cs="Arial"/>
          <w:sz w:val="24"/>
          <w:szCs w:val="24"/>
        </w:rPr>
        <w:t>.</w:t>
      </w:r>
    </w:p>
    <w:p w14:paraId="1C768634" w14:textId="77777777" w:rsidR="007E1BEE" w:rsidRPr="00323147" w:rsidRDefault="007E1BEE" w:rsidP="00921FC9">
      <w:pPr>
        <w:jc w:val="both"/>
        <w:rPr>
          <w:rFonts w:ascii="Arial" w:hAnsi="Arial" w:cs="Arial"/>
          <w:i/>
          <w:sz w:val="24"/>
          <w:szCs w:val="24"/>
        </w:rPr>
      </w:pPr>
      <w:r w:rsidRPr="007E1BEE">
        <w:rPr>
          <w:rFonts w:ascii="Arial" w:hAnsi="Arial" w:cs="Arial"/>
          <w:sz w:val="24"/>
          <w:szCs w:val="24"/>
        </w:rPr>
        <w:t xml:space="preserve">Lim, Y. S., Ribeiro, B., &amp; Towsley, D. </w:t>
      </w:r>
      <w:r w:rsidRPr="00323147">
        <w:rPr>
          <w:rFonts w:ascii="Arial" w:hAnsi="Arial" w:cs="Arial"/>
          <w:i/>
          <w:sz w:val="24"/>
          <w:szCs w:val="24"/>
        </w:rPr>
        <w:t>Classifying Latent Infection States in Complex Networks.</w:t>
      </w:r>
    </w:p>
    <w:p w14:paraId="0A0748D8" w14:textId="77777777" w:rsidR="004F6C0B" w:rsidRDefault="004F6C0B" w:rsidP="00921FC9">
      <w:pPr>
        <w:jc w:val="both"/>
        <w:rPr>
          <w:rFonts w:ascii="Arial" w:hAnsi="Arial" w:cs="Arial"/>
          <w:sz w:val="24"/>
          <w:szCs w:val="24"/>
        </w:rPr>
      </w:pPr>
      <w:r>
        <w:rPr>
          <w:rFonts w:ascii="Arial" w:hAnsi="Arial" w:cs="Arial"/>
          <w:sz w:val="24"/>
          <w:szCs w:val="24"/>
        </w:rPr>
        <w:t xml:space="preserve">Litman, T (2012) </w:t>
      </w:r>
      <w:r w:rsidRPr="004F6C0B">
        <w:rPr>
          <w:rFonts w:ascii="Arial" w:hAnsi="Arial" w:cs="Arial"/>
          <w:i/>
          <w:sz w:val="24"/>
          <w:szCs w:val="24"/>
        </w:rPr>
        <w:t>Gestión de la Movilidad para México</w:t>
      </w:r>
      <w:r w:rsidRPr="004F6C0B">
        <w:rPr>
          <w:rFonts w:ascii="Arial" w:hAnsi="Arial" w:cs="Arial"/>
          <w:sz w:val="24"/>
          <w:szCs w:val="24"/>
        </w:rPr>
        <w:t>. Beneficios para su Desarrollo económico</w:t>
      </w:r>
      <w:r>
        <w:rPr>
          <w:rFonts w:ascii="Arial" w:hAnsi="Arial" w:cs="Arial"/>
          <w:sz w:val="24"/>
          <w:szCs w:val="24"/>
        </w:rPr>
        <w:t xml:space="preserve">. </w:t>
      </w:r>
      <w:r w:rsidRPr="004F6C0B">
        <w:rPr>
          <w:rFonts w:ascii="Arial" w:hAnsi="Arial" w:cs="Arial"/>
          <w:sz w:val="24"/>
          <w:szCs w:val="24"/>
        </w:rPr>
        <w:t>Victoria Transport Policy Institute</w:t>
      </w:r>
      <w:r w:rsidR="0054412F">
        <w:rPr>
          <w:rFonts w:ascii="Arial" w:hAnsi="Arial" w:cs="Arial"/>
          <w:sz w:val="24"/>
          <w:szCs w:val="24"/>
        </w:rPr>
        <w:t>.</w:t>
      </w:r>
    </w:p>
    <w:p w14:paraId="548232AD" w14:textId="77777777" w:rsidR="00543980" w:rsidRDefault="0054412F" w:rsidP="00921FC9">
      <w:pPr>
        <w:jc w:val="both"/>
        <w:rPr>
          <w:rFonts w:ascii="Arial" w:hAnsi="Arial" w:cs="Arial"/>
          <w:sz w:val="24"/>
          <w:szCs w:val="24"/>
        </w:rPr>
      </w:pPr>
      <w:r>
        <w:rPr>
          <w:rFonts w:ascii="Arial" w:hAnsi="Arial" w:cs="Arial"/>
          <w:sz w:val="24"/>
          <w:szCs w:val="24"/>
        </w:rPr>
        <w:t xml:space="preserve">López Olvera, M. A. (2007) </w:t>
      </w:r>
      <w:r w:rsidR="00543980">
        <w:rPr>
          <w:rFonts w:ascii="Arial" w:hAnsi="Arial" w:cs="Arial"/>
          <w:i/>
          <w:sz w:val="24"/>
          <w:szCs w:val="24"/>
        </w:rPr>
        <w:t xml:space="preserve">el Transporte de Pasajeros y El Sistema Vial en la Ciudad de México. </w:t>
      </w:r>
      <w:r w:rsidR="00543980">
        <w:rPr>
          <w:rFonts w:ascii="Arial" w:hAnsi="Arial" w:cs="Arial"/>
          <w:sz w:val="24"/>
          <w:szCs w:val="24"/>
        </w:rPr>
        <w:t>Biblioteca Jurídica Virtua del Instituto de Investigaciones Jurídicas de la UNAM.</w:t>
      </w:r>
    </w:p>
    <w:p w14:paraId="21DEF722" w14:textId="77777777" w:rsidR="005C1ACE" w:rsidRPr="005C1ACE" w:rsidRDefault="005C1ACE" w:rsidP="00921FC9">
      <w:pPr>
        <w:jc w:val="both"/>
        <w:rPr>
          <w:rFonts w:ascii="Arial" w:hAnsi="Arial" w:cs="Arial"/>
          <w:sz w:val="24"/>
          <w:szCs w:val="24"/>
        </w:rPr>
      </w:pPr>
      <w:r>
        <w:rPr>
          <w:rFonts w:ascii="Arial" w:hAnsi="Arial" w:cs="Arial"/>
          <w:sz w:val="24"/>
          <w:szCs w:val="24"/>
        </w:rPr>
        <w:t xml:space="preserve">Lozano, A., Torres, V., &amp; Antún, J. P. (2003) </w:t>
      </w:r>
      <w:r>
        <w:rPr>
          <w:rFonts w:ascii="Arial" w:hAnsi="Arial" w:cs="Arial"/>
          <w:i/>
          <w:sz w:val="24"/>
          <w:szCs w:val="24"/>
        </w:rPr>
        <w:t>Tráfico Vehicular en zonas Urbanas</w:t>
      </w:r>
      <w:r>
        <w:rPr>
          <w:rFonts w:ascii="Arial" w:hAnsi="Arial" w:cs="Arial"/>
          <w:sz w:val="24"/>
          <w:szCs w:val="24"/>
        </w:rPr>
        <w:t>. Ciencias (070).</w:t>
      </w:r>
    </w:p>
    <w:p w14:paraId="01BB967E" w14:textId="77777777" w:rsidR="00830443" w:rsidRDefault="00830443" w:rsidP="00921FC9">
      <w:pPr>
        <w:jc w:val="both"/>
        <w:rPr>
          <w:rFonts w:ascii="Arial" w:hAnsi="Arial" w:cs="Arial"/>
          <w:sz w:val="24"/>
          <w:szCs w:val="24"/>
        </w:rPr>
      </w:pPr>
      <w:r>
        <w:rPr>
          <w:rFonts w:ascii="Arial" w:hAnsi="Arial" w:cs="Arial"/>
          <w:sz w:val="24"/>
          <w:szCs w:val="24"/>
        </w:rPr>
        <w:t xml:space="preserve">Lozano Cuevas, A. Et. Al. (2006). </w:t>
      </w:r>
      <w:r>
        <w:rPr>
          <w:rFonts w:ascii="Arial" w:hAnsi="Arial" w:cs="Arial"/>
          <w:i/>
          <w:sz w:val="24"/>
          <w:szCs w:val="24"/>
        </w:rPr>
        <w:t>Estudio Integral Metropolitano de Transporte de Carga y Medio Ambiente para el Valle de México (EIMTC-MAVM)</w:t>
      </w:r>
      <w:r>
        <w:rPr>
          <w:rFonts w:ascii="Arial" w:hAnsi="Arial" w:cs="Arial"/>
          <w:sz w:val="24"/>
          <w:szCs w:val="24"/>
        </w:rPr>
        <w:t>. Síntesis de resultados. Laboratorio de Transporte y Sistemas Territoriales. Instituciones de Ingeniería. UNAM</w:t>
      </w:r>
      <w:r>
        <w:rPr>
          <w:rFonts w:ascii="Arial" w:hAnsi="Arial" w:cs="Arial"/>
          <w:i/>
          <w:sz w:val="24"/>
          <w:szCs w:val="24"/>
        </w:rPr>
        <w:t>.</w:t>
      </w:r>
    </w:p>
    <w:p w14:paraId="148909A9" w14:textId="77777777" w:rsidR="009B4C0A" w:rsidRPr="009B4C0A" w:rsidRDefault="009B4C0A" w:rsidP="00921FC9">
      <w:pPr>
        <w:jc w:val="both"/>
        <w:rPr>
          <w:rFonts w:ascii="Arial" w:hAnsi="Arial" w:cs="Arial"/>
          <w:sz w:val="24"/>
          <w:szCs w:val="24"/>
        </w:rPr>
      </w:pPr>
      <w:r>
        <w:rPr>
          <w:rFonts w:ascii="Arial" w:hAnsi="Arial" w:cs="Arial"/>
          <w:sz w:val="24"/>
          <w:szCs w:val="24"/>
        </w:rPr>
        <w:t>M</w:t>
      </w:r>
      <w:r w:rsidRPr="009B4C0A">
        <w:rPr>
          <w:rFonts w:ascii="Arial" w:hAnsi="Arial" w:cs="Arial"/>
          <w:sz w:val="24"/>
          <w:szCs w:val="24"/>
        </w:rPr>
        <w:t>anual Técnico de Diseño de Sistema Vial Urbano</w:t>
      </w:r>
      <w:r>
        <w:rPr>
          <w:rFonts w:ascii="Arial" w:hAnsi="Arial" w:cs="Arial"/>
          <w:sz w:val="24"/>
          <w:szCs w:val="24"/>
        </w:rPr>
        <w:t>. Sedesol. (19</w:t>
      </w:r>
      <w:r w:rsidRPr="009B4C0A">
        <w:rPr>
          <w:rFonts w:ascii="Arial" w:hAnsi="Arial" w:cs="Arial"/>
          <w:sz w:val="24"/>
          <w:szCs w:val="24"/>
        </w:rPr>
        <w:t>9</w:t>
      </w:r>
      <w:r>
        <w:rPr>
          <w:rFonts w:ascii="Arial" w:hAnsi="Arial" w:cs="Arial"/>
          <w:sz w:val="24"/>
          <w:szCs w:val="24"/>
        </w:rPr>
        <w:t>3</w:t>
      </w:r>
      <w:r w:rsidRPr="009B4C0A">
        <w:rPr>
          <w:rFonts w:ascii="Arial" w:hAnsi="Arial" w:cs="Arial"/>
          <w:sz w:val="24"/>
          <w:szCs w:val="24"/>
        </w:rPr>
        <w:t>) Vialidad Urbana.</w:t>
      </w:r>
    </w:p>
    <w:p w14:paraId="6844607A" w14:textId="77777777" w:rsidR="0076109C" w:rsidRDefault="0076109C" w:rsidP="00921FC9">
      <w:pPr>
        <w:jc w:val="both"/>
        <w:rPr>
          <w:rFonts w:ascii="Arial" w:hAnsi="Arial" w:cs="Arial"/>
          <w:sz w:val="24"/>
          <w:szCs w:val="24"/>
        </w:rPr>
      </w:pPr>
      <w:r w:rsidRPr="0076109C">
        <w:rPr>
          <w:rFonts w:ascii="Arial" w:hAnsi="Arial" w:cs="Arial"/>
          <w:sz w:val="24"/>
          <w:szCs w:val="24"/>
        </w:rPr>
        <w:t xml:space="preserve">Maerivoet, S., &amp; De Moor, B. (2005). </w:t>
      </w:r>
      <w:r w:rsidRPr="0076109C">
        <w:rPr>
          <w:rFonts w:ascii="Arial" w:hAnsi="Arial" w:cs="Arial"/>
          <w:i/>
          <w:sz w:val="24"/>
          <w:szCs w:val="24"/>
        </w:rPr>
        <w:t>Cellular automata models of road traffic</w:t>
      </w:r>
      <w:r w:rsidRPr="0076109C">
        <w:rPr>
          <w:rFonts w:ascii="Arial" w:hAnsi="Arial" w:cs="Arial"/>
          <w:sz w:val="24"/>
          <w:szCs w:val="24"/>
        </w:rPr>
        <w:t>. Physics Reports, 419(1), 1-64.</w:t>
      </w:r>
    </w:p>
    <w:p w14:paraId="22360F20" w14:textId="77777777" w:rsidR="00A66E72" w:rsidRDefault="00A66E72" w:rsidP="00921FC9">
      <w:pPr>
        <w:jc w:val="both"/>
        <w:rPr>
          <w:rFonts w:ascii="Arial" w:hAnsi="Arial" w:cs="Arial"/>
          <w:sz w:val="24"/>
          <w:szCs w:val="24"/>
        </w:rPr>
      </w:pPr>
      <w:r w:rsidRPr="00A66E72">
        <w:rPr>
          <w:rFonts w:ascii="Arial" w:hAnsi="Arial" w:cs="Arial"/>
          <w:sz w:val="24"/>
          <w:szCs w:val="24"/>
        </w:rPr>
        <w:lastRenderedPageBreak/>
        <w:t xml:space="preserve">Maria de Almeida, C., Batty, M., Vieira Monteiro, A. M., Câmara, G., Soares-Filho, B. S., Cerqueira, G. C., &amp; Pennachin, C. L. (2003). </w:t>
      </w:r>
      <w:r w:rsidRPr="00A66E72">
        <w:rPr>
          <w:rFonts w:ascii="Arial" w:hAnsi="Arial" w:cs="Arial"/>
          <w:i/>
          <w:sz w:val="24"/>
          <w:szCs w:val="24"/>
        </w:rPr>
        <w:t xml:space="preserve">Stochastic cellular automata modeling of urban land use dynamics: empirical development and estimation. </w:t>
      </w:r>
      <w:r w:rsidRPr="00A66E72">
        <w:rPr>
          <w:rFonts w:ascii="Arial" w:hAnsi="Arial" w:cs="Arial"/>
          <w:sz w:val="24"/>
          <w:szCs w:val="24"/>
        </w:rPr>
        <w:t>Computers, Environment and Urban Systems, 27(5), 481-509.</w:t>
      </w:r>
    </w:p>
    <w:p w14:paraId="0EEEFA32" w14:textId="77777777" w:rsidR="00243763" w:rsidRPr="0076109C" w:rsidRDefault="00243763" w:rsidP="00921FC9">
      <w:pPr>
        <w:jc w:val="both"/>
        <w:rPr>
          <w:rFonts w:ascii="Arial" w:hAnsi="Arial" w:cs="Arial"/>
          <w:sz w:val="24"/>
          <w:szCs w:val="24"/>
        </w:rPr>
      </w:pPr>
      <w:r>
        <w:rPr>
          <w:rFonts w:ascii="Arial" w:hAnsi="Arial" w:cs="Arial"/>
          <w:sz w:val="24"/>
          <w:szCs w:val="24"/>
        </w:rPr>
        <w:t>Marín Luna, J. (2010). El transporte urbano y su impacto económico en la Delegación Coyoacán (2000-2006). UNAM. Facultad de Económia.</w:t>
      </w:r>
    </w:p>
    <w:p w14:paraId="01011327" w14:textId="77777777" w:rsidR="00557497" w:rsidRDefault="00557497" w:rsidP="00921FC9">
      <w:pPr>
        <w:jc w:val="both"/>
        <w:rPr>
          <w:rFonts w:ascii="Arial" w:hAnsi="Arial" w:cs="Arial"/>
          <w:sz w:val="24"/>
          <w:szCs w:val="24"/>
        </w:rPr>
      </w:pPr>
      <w:r>
        <w:rPr>
          <w:rFonts w:ascii="Arial" w:hAnsi="Arial" w:cs="Arial"/>
          <w:sz w:val="24"/>
          <w:szCs w:val="24"/>
        </w:rPr>
        <w:t xml:space="preserve">Martner </w:t>
      </w:r>
      <w:r w:rsidR="003B020B">
        <w:rPr>
          <w:rFonts w:ascii="Arial" w:hAnsi="Arial" w:cs="Arial"/>
          <w:sz w:val="24"/>
          <w:szCs w:val="24"/>
        </w:rPr>
        <w:t>Peyrelongue, C.</w:t>
      </w:r>
      <w:r>
        <w:rPr>
          <w:rFonts w:ascii="Arial" w:hAnsi="Arial" w:cs="Arial"/>
          <w:sz w:val="24"/>
          <w:szCs w:val="24"/>
        </w:rPr>
        <w:t xml:space="preserve"> (2008) </w:t>
      </w:r>
      <w:r w:rsidR="003B020B">
        <w:rPr>
          <w:rFonts w:ascii="Arial" w:hAnsi="Arial" w:cs="Arial"/>
          <w:i/>
          <w:sz w:val="24"/>
          <w:szCs w:val="24"/>
        </w:rPr>
        <w:t>transporte Multimodal y Globalización en México</w:t>
      </w:r>
      <w:r w:rsidR="003B020B">
        <w:rPr>
          <w:rFonts w:ascii="Arial" w:hAnsi="Arial" w:cs="Arial"/>
          <w:sz w:val="24"/>
          <w:szCs w:val="24"/>
        </w:rPr>
        <w:t>. Trillas</w:t>
      </w:r>
      <w:r w:rsidR="00CC3032">
        <w:rPr>
          <w:rFonts w:ascii="Arial" w:hAnsi="Arial" w:cs="Arial"/>
          <w:sz w:val="24"/>
          <w:szCs w:val="24"/>
        </w:rPr>
        <w:t>.</w:t>
      </w:r>
    </w:p>
    <w:p w14:paraId="2148817B" w14:textId="77777777" w:rsidR="006D3711" w:rsidRDefault="006D3711" w:rsidP="00921FC9">
      <w:pPr>
        <w:jc w:val="both"/>
        <w:rPr>
          <w:rFonts w:ascii="Arial" w:hAnsi="Arial" w:cs="Arial"/>
          <w:sz w:val="24"/>
          <w:szCs w:val="24"/>
        </w:rPr>
      </w:pPr>
      <w:r w:rsidRPr="006D3711">
        <w:rPr>
          <w:rFonts w:ascii="Arial" w:hAnsi="Arial" w:cs="Arial"/>
          <w:sz w:val="24"/>
          <w:szCs w:val="24"/>
        </w:rPr>
        <w:t xml:space="preserve">Masucci, A. P., Stanilov, K., &amp; Batty, M. (2013). </w:t>
      </w:r>
      <w:r w:rsidRPr="006D3711">
        <w:rPr>
          <w:rFonts w:ascii="Arial" w:hAnsi="Arial" w:cs="Arial"/>
          <w:i/>
          <w:sz w:val="24"/>
          <w:szCs w:val="24"/>
        </w:rPr>
        <w:t>Limited urban growth: London's street network dynamics since the 18th century</w:t>
      </w:r>
      <w:r w:rsidRPr="006D3711">
        <w:rPr>
          <w:rFonts w:ascii="Arial" w:hAnsi="Arial" w:cs="Arial"/>
          <w:sz w:val="24"/>
          <w:szCs w:val="24"/>
        </w:rPr>
        <w:t>. PloS one, 8(8), e69469.</w:t>
      </w:r>
    </w:p>
    <w:p w14:paraId="759C1C01" w14:textId="77777777" w:rsidR="007252B7" w:rsidRDefault="007252B7" w:rsidP="00921FC9">
      <w:pPr>
        <w:jc w:val="both"/>
        <w:rPr>
          <w:rFonts w:ascii="Arial" w:hAnsi="Arial" w:cs="Arial"/>
          <w:sz w:val="24"/>
          <w:szCs w:val="24"/>
        </w:rPr>
      </w:pPr>
      <w:r>
        <w:rPr>
          <w:rFonts w:ascii="Arial" w:hAnsi="Arial" w:cs="Arial"/>
          <w:sz w:val="24"/>
          <w:szCs w:val="24"/>
        </w:rPr>
        <w:t xml:space="preserve">Mayinger, F. Ed. (2001). </w:t>
      </w:r>
      <w:r>
        <w:rPr>
          <w:rFonts w:ascii="Arial" w:hAnsi="Arial" w:cs="Arial"/>
          <w:i/>
          <w:sz w:val="24"/>
          <w:szCs w:val="24"/>
        </w:rPr>
        <w:t>Mobility and traffic in the 21st Century</w:t>
      </w:r>
      <w:r>
        <w:rPr>
          <w:rFonts w:ascii="Arial" w:hAnsi="Arial" w:cs="Arial"/>
          <w:sz w:val="24"/>
          <w:szCs w:val="24"/>
        </w:rPr>
        <w:t>. Springer</w:t>
      </w:r>
    </w:p>
    <w:p w14:paraId="00EB5348" w14:textId="77777777" w:rsidR="001D6F8C" w:rsidRDefault="001D6F8C" w:rsidP="00921FC9">
      <w:pPr>
        <w:jc w:val="both"/>
        <w:rPr>
          <w:rFonts w:ascii="Arial" w:hAnsi="Arial" w:cs="Arial"/>
          <w:sz w:val="24"/>
          <w:szCs w:val="24"/>
        </w:rPr>
      </w:pPr>
      <w:r w:rsidRPr="001D6F8C">
        <w:rPr>
          <w:rFonts w:ascii="Arial" w:hAnsi="Arial" w:cs="Arial"/>
          <w:sz w:val="24"/>
          <w:szCs w:val="24"/>
        </w:rPr>
        <w:t xml:space="preserve">Mayorano, F., D'Amato, J. P., Rubiales, A., &amp; Lotito, P. (2008). Prototipo de simulador de tráfico vehicular. In X Workshop de Investigadores en Ciencias de la Computación. </w:t>
      </w:r>
    </w:p>
    <w:p w14:paraId="5EE6A53B" w14:textId="77777777" w:rsidR="00CC3032" w:rsidRDefault="00CC3032" w:rsidP="00921FC9">
      <w:pPr>
        <w:jc w:val="both"/>
        <w:rPr>
          <w:rFonts w:ascii="Arial" w:hAnsi="Arial" w:cs="Arial"/>
          <w:sz w:val="24"/>
          <w:szCs w:val="24"/>
        </w:rPr>
      </w:pPr>
      <w:r w:rsidRPr="00CC3032">
        <w:rPr>
          <w:rFonts w:ascii="Arial" w:hAnsi="Arial" w:cs="Arial"/>
          <w:sz w:val="24"/>
          <w:szCs w:val="24"/>
        </w:rPr>
        <w:t>México Secretaría de Comunicaciones y Transporte (2000) El transporte hacia el tercer milenio: el cambio estructural en el sector transportes 1995-2000. Secretaría de Comunicaciones y Transportes</w:t>
      </w:r>
      <w:r w:rsidR="00F27488">
        <w:rPr>
          <w:rFonts w:ascii="Arial" w:hAnsi="Arial" w:cs="Arial"/>
          <w:sz w:val="24"/>
          <w:szCs w:val="24"/>
        </w:rPr>
        <w:t>.</w:t>
      </w:r>
    </w:p>
    <w:p w14:paraId="515DAB7D" w14:textId="77777777" w:rsidR="00236625" w:rsidRDefault="00236625" w:rsidP="00921FC9">
      <w:pPr>
        <w:jc w:val="both"/>
        <w:rPr>
          <w:rFonts w:ascii="Arial" w:hAnsi="Arial" w:cs="Arial"/>
          <w:sz w:val="24"/>
          <w:szCs w:val="24"/>
        </w:rPr>
      </w:pPr>
      <w:r w:rsidRPr="00236625">
        <w:rPr>
          <w:rFonts w:ascii="Arial" w:hAnsi="Arial" w:cs="Arial"/>
          <w:sz w:val="24"/>
          <w:szCs w:val="24"/>
        </w:rPr>
        <w:t xml:space="preserve">Milgram, S. (1974). </w:t>
      </w:r>
      <w:r w:rsidRPr="00236625">
        <w:rPr>
          <w:rFonts w:ascii="Arial" w:hAnsi="Arial" w:cs="Arial"/>
          <w:i/>
          <w:sz w:val="24"/>
          <w:szCs w:val="24"/>
        </w:rPr>
        <w:t>The experience of living in cities</w:t>
      </w:r>
      <w:r w:rsidRPr="00236625">
        <w:rPr>
          <w:rFonts w:ascii="Arial" w:hAnsi="Arial" w:cs="Arial"/>
          <w:sz w:val="24"/>
          <w:szCs w:val="24"/>
        </w:rPr>
        <w:t>. Crowding and behavior, 167, 41.</w:t>
      </w:r>
    </w:p>
    <w:p w14:paraId="1188C4A9" w14:textId="77777777" w:rsidR="007373FE" w:rsidRDefault="007373FE" w:rsidP="007373FE">
      <w:pPr>
        <w:jc w:val="both"/>
        <w:rPr>
          <w:rFonts w:ascii="Arial" w:hAnsi="Arial" w:cs="Arial"/>
          <w:sz w:val="24"/>
          <w:szCs w:val="24"/>
        </w:rPr>
      </w:pPr>
      <w:r w:rsidRPr="007373FE">
        <w:rPr>
          <w:rFonts w:ascii="Arial" w:hAnsi="Arial" w:cs="Arial"/>
          <w:sz w:val="24"/>
          <w:szCs w:val="24"/>
        </w:rPr>
        <w:t>Ministerio de Vivienda y Urbanismo</w:t>
      </w:r>
      <w:r>
        <w:rPr>
          <w:rFonts w:ascii="Arial" w:hAnsi="Arial" w:cs="Arial"/>
          <w:sz w:val="24"/>
          <w:szCs w:val="24"/>
        </w:rPr>
        <w:t xml:space="preserve">. (2008). </w:t>
      </w:r>
      <w:r w:rsidRPr="007373FE">
        <w:rPr>
          <w:rFonts w:ascii="Arial" w:hAnsi="Arial" w:cs="Arial"/>
          <w:i/>
          <w:sz w:val="24"/>
          <w:szCs w:val="24"/>
        </w:rPr>
        <w:t>Código de Normas y Especificaciones Técnicas de Obras de Pavimentación</w:t>
      </w:r>
      <w:r>
        <w:rPr>
          <w:rFonts w:ascii="Arial" w:hAnsi="Arial" w:cs="Arial"/>
          <w:sz w:val="24"/>
          <w:szCs w:val="24"/>
        </w:rPr>
        <w:t xml:space="preserve">. </w:t>
      </w:r>
      <w:r w:rsidRPr="007373FE">
        <w:rPr>
          <w:rFonts w:ascii="Arial" w:hAnsi="Arial" w:cs="Arial"/>
          <w:sz w:val="24"/>
          <w:szCs w:val="24"/>
        </w:rPr>
        <w:t>Santiago de Chile</w:t>
      </w:r>
    </w:p>
    <w:p w14:paraId="46ED5099" w14:textId="77777777" w:rsidR="00F27488" w:rsidRDefault="00F27488" w:rsidP="00921FC9">
      <w:pPr>
        <w:jc w:val="both"/>
        <w:rPr>
          <w:rFonts w:ascii="Arial" w:hAnsi="Arial" w:cs="Arial"/>
          <w:sz w:val="24"/>
          <w:szCs w:val="24"/>
        </w:rPr>
      </w:pPr>
      <w:r>
        <w:rPr>
          <w:rFonts w:ascii="Arial" w:hAnsi="Arial" w:cs="Arial"/>
          <w:sz w:val="24"/>
          <w:szCs w:val="24"/>
        </w:rPr>
        <w:t xml:space="preserve">Miralles-Guasch, Carme. (2002). </w:t>
      </w:r>
      <w:r>
        <w:rPr>
          <w:rFonts w:ascii="Arial" w:hAnsi="Arial" w:cs="Arial"/>
          <w:i/>
          <w:sz w:val="24"/>
          <w:szCs w:val="24"/>
        </w:rPr>
        <w:t>Ciudad y transporte. El Binomio Imperfecto.</w:t>
      </w:r>
      <w:r>
        <w:rPr>
          <w:rFonts w:ascii="Arial" w:hAnsi="Arial" w:cs="Arial"/>
          <w:sz w:val="24"/>
          <w:szCs w:val="24"/>
        </w:rPr>
        <w:t xml:space="preserve"> Ariel Geografía.</w:t>
      </w:r>
    </w:p>
    <w:p w14:paraId="1939E92F" w14:textId="77777777" w:rsidR="00C931D1" w:rsidRPr="00F27488" w:rsidRDefault="00C931D1" w:rsidP="00921FC9">
      <w:pPr>
        <w:jc w:val="both"/>
        <w:rPr>
          <w:rFonts w:ascii="Arial" w:hAnsi="Arial" w:cs="Arial"/>
          <w:sz w:val="24"/>
          <w:szCs w:val="24"/>
        </w:rPr>
      </w:pPr>
      <w:r w:rsidRPr="00C931D1">
        <w:rPr>
          <w:rFonts w:ascii="Arial" w:hAnsi="Arial" w:cs="Arial"/>
          <w:sz w:val="24"/>
          <w:szCs w:val="24"/>
        </w:rPr>
        <w:t xml:space="preserve">Miyajima, C., Nishiwaki, Y., Ozawa, K., Wakita, T., Itou, K., Takeda, K., &amp; Itakura, F. (2007). </w:t>
      </w:r>
      <w:r w:rsidRPr="00C931D1">
        <w:rPr>
          <w:rFonts w:ascii="Arial" w:hAnsi="Arial" w:cs="Arial"/>
          <w:i/>
          <w:sz w:val="24"/>
          <w:szCs w:val="24"/>
        </w:rPr>
        <w:t>Driver modeling based on driving behavior and its evaluation in driver identification</w:t>
      </w:r>
      <w:r w:rsidRPr="00C931D1">
        <w:rPr>
          <w:rFonts w:ascii="Arial" w:hAnsi="Arial" w:cs="Arial"/>
          <w:sz w:val="24"/>
          <w:szCs w:val="24"/>
        </w:rPr>
        <w:t>. Proceedings of the IEEE, 95(2), 427-437.</w:t>
      </w:r>
    </w:p>
    <w:p w14:paraId="5DB35D41" w14:textId="77777777" w:rsidR="00C53EF0" w:rsidRDefault="00847C66" w:rsidP="00921FC9">
      <w:pPr>
        <w:jc w:val="both"/>
        <w:rPr>
          <w:rFonts w:ascii="Arial" w:hAnsi="Arial" w:cs="Arial"/>
          <w:sz w:val="24"/>
          <w:szCs w:val="24"/>
        </w:rPr>
      </w:pPr>
      <w:r>
        <w:rPr>
          <w:rFonts w:ascii="Arial" w:hAnsi="Arial" w:cs="Arial"/>
          <w:sz w:val="24"/>
          <w:szCs w:val="24"/>
        </w:rPr>
        <w:t>Molinero Molinero. Á.</w:t>
      </w:r>
      <w:r w:rsidR="00C53EF0">
        <w:rPr>
          <w:rFonts w:ascii="Arial" w:hAnsi="Arial" w:cs="Arial"/>
          <w:sz w:val="24"/>
          <w:szCs w:val="24"/>
        </w:rPr>
        <w:t xml:space="preserve"> R., Sánchez Arellano, L</w:t>
      </w:r>
      <w:r>
        <w:rPr>
          <w:rFonts w:ascii="Arial" w:hAnsi="Arial" w:cs="Arial"/>
          <w:sz w:val="24"/>
          <w:szCs w:val="24"/>
        </w:rPr>
        <w:t>.</w:t>
      </w:r>
      <w:r w:rsidR="00C53EF0">
        <w:rPr>
          <w:rFonts w:ascii="Arial" w:hAnsi="Arial" w:cs="Arial"/>
          <w:sz w:val="24"/>
          <w:szCs w:val="24"/>
        </w:rPr>
        <w:t xml:space="preserve"> I</w:t>
      </w:r>
      <w:r w:rsidR="008F4556">
        <w:rPr>
          <w:rFonts w:ascii="Arial" w:hAnsi="Arial" w:cs="Arial"/>
          <w:sz w:val="24"/>
          <w:szCs w:val="24"/>
        </w:rPr>
        <w:t>.</w:t>
      </w:r>
      <w:r w:rsidR="00C53EF0">
        <w:rPr>
          <w:rFonts w:ascii="Arial" w:hAnsi="Arial" w:cs="Arial"/>
          <w:sz w:val="24"/>
          <w:szCs w:val="24"/>
        </w:rPr>
        <w:t xml:space="preserve"> (2005). </w:t>
      </w:r>
      <w:r w:rsidR="00C53EF0">
        <w:rPr>
          <w:rFonts w:ascii="Arial" w:hAnsi="Arial" w:cs="Arial"/>
          <w:i/>
          <w:sz w:val="24"/>
          <w:szCs w:val="24"/>
        </w:rPr>
        <w:t xml:space="preserve">Transporte público: </w:t>
      </w:r>
      <w:r w:rsidR="0011199B">
        <w:rPr>
          <w:rFonts w:ascii="Arial" w:hAnsi="Arial" w:cs="Arial"/>
          <w:i/>
          <w:sz w:val="24"/>
          <w:szCs w:val="24"/>
        </w:rPr>
        <w:t>Planeación, diseño, operación y administración.</w:t>
      </w:r>
      <w:r w:rsidR="0011199B">
        <w:rPr>
          <w:rFonts w:ascii="Arial" w:hAnsi="Arial" w:cs="Arial"/>
          <w:sz w:val="24"/>
          <w:szCs w:val="24"/>
        </w:rPr>
        <w:t xml:space="preserve"> Universidad </w:t>
      </w:r>
      <w:r w:rsidR="008D1604">
        <w:rPr>
          <w:rFonts w:ascii="Arial" w:hAnsi="Arial" w:cs="Arial"/>
          <w:sz w:val="24"/>
          <w:szCs w:val="24"/>
        </w:rPr>
        <w:t>Autónoma</w:t>
      </w:r>
      <w:r w:rsidR="0011199B">
        <w:rPr>
          <w:rFonts w:ascii="Arial" w:hAnsi="Arial" w:cs="Arial"/>
          <w:sz w:val="24"/>
          <w:szCs w:val="24"/>
        </w:rPr>
        <w:t xml:space="preserve"> del Estado de México</w:t>
      </w:r>
      <w:r w:rsidR="006030A9">
        <w:rPr>
          <w:rFonts w:ascii="Arial" w:hAnsi="Arial" w:cs="Arial"/>
          <w:sz w:val="24"/>
          <w:szCs w:val="24"/>
        </w:rPr>
        <w:t>.</w:t>
      </w:r>
    </w:p>
    <w:p w14:paraId="450D74C2" w14:textId="77777777" w:rsidR="006C59B0" w:rsidRDefault="006C59B0" w:rsidP="00921FC9">
      <w:pPr>
        <w:jc w:val="both"/>
        <w:rPr>
          <w:rFonts w:ascii="Arial" w:hAnsi="Arial" w:cs="Arial"/>
          <w:sz w:val="24"/>
          <w:szCs w:val="24"/>
        </w:rPr>
      </w:pPr>
      <w:r w:rsidRPr="006C59B0">
        <w:rPr>
          <w:rFonts w:ascii="Arial" w:hAnsi="Arial" w:cs="Arial"/>
          <w:sz w:val="24"/>
          <w:szCs w:val="24"/>
        </w:rPr>
        <w:t xml:space="preserve">Monetti, J., Leon, O., Brachetta, M., Caymes Scutari, P., Celeste Sánchez, P., &amp; Manzano, A. (2013, June). </w:t>
      </w:r>
      <w:r w:rsidRPr="006C59B0">
        <w:rPr>
          <w:rFonts w:ascii="Arial" w:hAnsi="Arial" w:cs="Arial"/>
          <w:i/>
          <w:sz w:val="24"/>
          <w:szCs w:val="24"/>
        </w:rPr>
        <w:t>Automatización en la captura de datos para el modelado de flujo vehicular en zonas urbanas.</w:t>
      </w:r>
      <w:r w:rsidRPr="006C59B0">
        <w:rPr>
          <w:rFonts w:ascii="Arial" w:hAnsi="Arial" w:cs="Arial"/>
          <w:sz w:val="24"/>
          <w:szCs w:val="24"/>
        </w:rPr>
        <w:t xml:space="preserve"> In XV Workshop de Investigadores en Ciencias de la Computación.</w:t>
      </w:r>
    </w:p>
    <w:p w14:paraId="304510C4" w14:textId="77777777" w:rsidR="00206B62" w:rsidRDefault="00206B62" w:rsidP="00921FC9">
      <w:pPr>
        <w:jc w:val="both"/>
        <w:rPr>
          <w:rFonts w:ascii="Arial" w:hAnsi="Arial" w:cs="Arial"/>
          <w:sz w:val="24"/>
          <w:szCs w:val="24"/>
        </w:rPr>
      </w:pPr>
      <w:r w:rsidRPr="00206B62">
        <w:rPr>
          <w:rFonts w:ascii="Arial" w:hAnsi="Arial" w:cs="Arial"/>
          <w:sz w:val="24"/>
          <w:szCs w:val="24"/>
        </w:rPr>
        <w:lastRenderedPageBreak/>
        <w:t xml:space="preserve">Morante, A. B. (1973). </w:t>
      </w:r>
      <w:r w:rsidRPr="00206B62">
        <w:rPr>
          <w:rFonts w:ascii="Arial" w:hAnsi="Arial" w:cs="Arial"/>
          <w:i/>
          <w:sz w:val="24"/>
          <w:szCs w:val="24"/>
        </w:rPr>
        <w:t>Stability in kinetic theory of vehicular traffic</w:t>
      </w:r>
      <w:r w:rsidRPr="00206B62">
        <w:rPr>
          <w:rFonts w:ascii="Arial" w:hAnsi="Arial" w:cs="Arial"/>
          <w:sz w:val="24"/>
          <w:szCs w:val="24"/>
        </w:rPr>
        <w:t>. Meccanica, 8(1), 11-15.</w:t>
      </w:r>
    </w:p>
    <w:p w14:paraId="64A10452" w14:textId="77777777" w:rsidR="008C4DDF" w:rsidRDefault="008C4DDF" w:rsidP="00921FC9">
      <w:pPr>
        <w:jc w:val="both"/>
        <w:rPr>
          <w:rFonts w:ascii="Arial" w:hAnsi="Arial" w:cs="Arial"/>
          <w:sz w:val="24"/>
          <w:szCs w:val="24"/>
        </w:rPr>
      </w:pPr>
      <w:r w:rsidRPr="008C4DDF">
        <w:rPr>
          <w:rFonts w:ascii="Arial" w:hAnsi="Arial" w:cs="Arial"/>
          <w:sz w:val="24"/>
          <w:szCs w:val="24"/>
        </w:rPr>
        <w:t xml:space="preserve">Moreno, J. R., Ortiz, J. D. C., Gracia, J. R. S., Canelada, F. J., &amp; Sanz, J. M. (2001, September). </w:t>
      </w:r>
      <w:r w:rsidRPr="008C4DDF">
        <w:rPr>
          <w:rFonts w:ascii="Arial" w:hAnsi="Arial" w:cs="Arial"/>
          <w:i/>
          <w:sz w:val="24"/>
          <w:szCs w:val="24"/>
        </w:rPr>
        <w:t>MODELO DE CAMBIO DE CARRIL PARA UN SIMULADOR MICROSCÓPICO DE TRÁFICO URBANO</w:t>
      </w:r>
      <w:r w:rsidRPr="008C4DDF">
        <w:rPr>
          <w:rFonts w:ascii="Arial" w:hAnsi="Arial" w:cs="Arial"/>
          <w:sz w:val="24"/>
          <w:szCs w:val="24"/>
        </w:rPr>
        <w:t>. In IV Congreso de Ingeniería de Organización.</w:t>
      </w:r>
    </w:p>
    <w:p w14:paraId="102FA4D2" w14:textId="77777777" w:rsidR="00346946" w:rsidRDefault="00346946" w:rsidP="00921FC9">
      <w:pPr>
        <w:jc w:val="both"/>
        <w:rPr>
          <w:rFonts w:ascii="Arial" w:hAnsi="Arial" w:cs="Arial"/>
          <w:sz w:val="24"/>
          <w:szCs w:val="24"/>
        </w:rPr>
      </w:pPr>
      <w:r w:rsidRPr="00346946">
        <w:rPr>
          <w:rFonts w:ascii="Arial" w:hAnsi="Arial" w:cs="Arial"/>
          <w:sz w:val="24"/>
          <w:szCs w:val="24"/>
        </w:rPr>
        <w:t xml:space="preserve">Moriarty, D. E., &amp; Langley, P. (1998, July). </w:t>
      </w:r>
      <w:r w:rsidRPr="00346946">
        <w:rPr>
          <w:rFonts w:ascii="Arial" w:hAnsi="Arial" w:cs="Arial"/>
          <w:i/>
          <w:sz w:val="24"/>
          <w:szCs w:val="24"/>
        </w:rPr>
        <w:t>Learning cooperative lane selection strategies for highways</w:t>
      </w:r>
      <w:r w:rsidRPr="00346946">
        <w:rPr>
          <w:rFonts w:ascii="Arial" w:hAnsi="Arial" w:cs="Arial"/>
          <w:sz w:val="24"/>
          <w:szCs w:val="24"/>
        </w:rPr>
        <w:t>. In AAAI/IAAI (pp. 684-691).</w:t>
      </w:r>
    </w:p>
    <w:p w14:paraId="0ED2B667" w14:textId="77777777" w:rsidR="00252A4C" w:rsidRDefault="00252A4C" w:rsidP="00921FC9">
      <w:pPr>
        <w:jc w:val="both"/>
        <w:rPr>
          <w:rFonts w:ascii="Arial" w:hAnsi="Arial" w:cs="Arial"/>
          <w:sz w:val="24"/>
          <w:szCs w:val="24"/>
        </w:rPr>
      </w:pPr>
      <w:r w:rsidRPr="00252A4C">
        <w:rPr>
          <w:rFonts w:ascii="Arial" w:hAnsi="Arial" w:cs="Arial"/>
          <w:sz w:val="24"/>
          <w:szCs w:val="24"/>
        </w:rPr>
        <w:t xml:space="preserve">Moussa, N., &amp; Daoudia, A. K. (2003). </w:t>
      </w:r>
      <w:r w:rsidRPr="00252A4C">
        <w:rPr>
          <w:rFonts w:ascii="Arial" w:hAnsi="Arial" w:cs="Arial"/>
          <w:i/>
          <w:sz w:val="24"/>
          <w:szCs w:val="24"/>
        </w:rPr>
        <w:t>Numerical study of two classes of cellular automaton models for traffic flow on a two-lane roadway</w:t>
      </w:r>
      <w:r w:rsidRPr="00252A4C">
        <w:rPr>
          <w:rFonts w:ascii="Arial" w:hAnsi="Arial" w:cs="Arial"/>
          <w:sz w:val="24"/>
          <w:szCs w:val="24"/>
        </w:rPr>
        <w:t>. The European Physical Journal B-Condensed Matter and Complex Systems, 31(3), 413-420.</w:t>
      </w:r>
    </w:p>
    <w:p w14:paraId="44AC440A" w14:textId="77777777" w:rsidR="000410C0" w:rsidRDefault="000410C0" w:rsidP="00921FC9">
      <w:pPr>
        <w:jc w:val="both"/>
        <w:rPr>
          <w:rFonts w:ascii="Arial" w:hAnsi="Arial" w:cs="Arial"/>
          <w:sz w:val="24"/>
          <w:szCs w:val="24"/>
        </w:rPr>
      </w:pPr>
      <w:r w:rsidRPr="000410C0">
        <w:rPr>
          <w:rFonts w:ascii="Arial" w:hAnsi="Arial" w:cs="Arial"/>
          <w:sz w:val="24"/>
          <w:szCs w:val="24"/>
        </w:rPr>
        <w:t>Mula Vivero, I. (2009). Estudio del comportamiento dinámico de un vehículo utilizando la herramienta Simmechanics de MATLAB.</w:t>
      </w:r>
    </w:p>
    <w:p w14:paraId="1FBB1D6F" w14:textId="77777777" w:rsidR="00E669E5" w:rsidRDefault="00E669E5" w:rsidP="00921FC9">
      <w:pPr>
        <w:jc w:val="both"/>
        <w:rPr>
          <w:rFonts w:ascii="Arial" w:hAnsi="Arial" w:cs="Arial"/>
          <w:sz w:val="24"/>
          <w:szCs w:val="24"/>
        </w:rPr>
      </w:pPr>
      <w:r>
        <w:rPr>
          <w:rFonts w:ascii="Arial" w:hAnsi="Arial" w:cs="Arial"/>
          <w:sz w:val="24"/>
          <w:szCs w:val="24"/>
        </w:rPr>
        <w:t xml:space="preserve">Munizaga Vigil, G. (2000) </w:t>
      </w:r>
      <w:r>
        <w:rPr>
          <w:rFonts w:ascii="Arial" w:hAnsi="Arial" w:cs="Arial"/>
          <w:i/>
          <w:sz w:val="24"/>
          <w:szCs w:val="24"/>
        </w:rPr>
        <w:t xml:space="preserve">Diseño Urbano. Teoría y Método </w:t>
      </w:r>
      <w:r>
        <w:rPr>
          <w:rFonts w:ascii="Arial" w:hAnsi="Arial" w:cs="Arial"/>
          <w:sz w:val="24"/>
          <w:szCs w:val="24"/>
        </w:rPr>
        <w:t>2ª Edición. Alfaomega-Universidad Católica de Chile.</w:t>
      </w:r>
    </w:p>
    <w:p w14:paraId="6864F115" w14:textId="77777777" w:rsidR="00A9602C" w:rsidRDefault="00A9602C" w:rsidP="00921FC9">
      <w:pPr>
        <w:jc w:val="both"/>
        <w:rPr>
          <w:rFonts w:ascii="Arial" w:hAnsi="Arial" w:cs="Arial"/>
          <w:sz w:val="24"/>
          <w:szCs w:val="24"/>
        </w:rPr>
      </w:pPr>
      <w:r w:rsidRPr="00A9602C">
        <w:rPr>
          <w:rFonts w:ascii="Arial" w:hAnsi="Arial" w:cs="Arial"/>
          <w:sz w:val="24"/>
          <w:szCs w:val="24"/>
        </w:rPr>
        <w:t xml:space="preserve">Muñoz, J. C., &amp; Daganzo, C. F. (2004). </w:t>
      </w:r>
      <w:r w:rsidRPr="00A9602C">
        <w:rPr>
          <w:rFonts w:ascii="Arial" w:hAnsi="Arial" w:cs="Arial"/>
          <w:i/>
          <w:sz w:val="24"/>
          <w:szCs w:val="24"/>
        </w:rPr>
        <w:t>Moving bottlenecks: a theory grounded on experimental observation</w:t>
      </w:r>
      <w:r w:rsidRPr="00A9602C">
        <w:rPr>
          <w:rFonts w:ascii="Arial" w:hAnsi="Arial" w:cs="Arial"/>
          <w:sz w:val="24"/>
          <w:szCs w:val="24"/>
        </w:rPr>
        <w:t>. University of California Transportation Center.</w:t>
      </w:r>
    </w:p>
    <w:p w14:paraId="03819098" w14:textId="77777777" w:rsidR="00067866" w:rsidRPr="00067866" w:rsidRDefault="00067866" w:rsidP="00921FC9">
      <w:pPr>
        <w:jc w:val="both"/>
        <w:rPr>
          <w:rFonts w:ascii="Arial" w:hAnsi="Arial" w:cs="Arial"/>
          <w:sz w:val="24"/>
          <w:szCs w:val="24"/>
        </w:rPr>
      </w:pPr>
      <w:r>
        <w:rPr>
          <w:rFonts w:ascii="Arial" w:hAnsi="Arial" w:cs="Arial"/>
          <w:sz w:val="24"/>
          <w:szCs w:val="24"/>
        </w:rPr>
        <w:t xml:space="preserve">Nagel, K. (2002). </w:t>
      </w:r>
      <w:r>
        <w:rPr>
          <w:rFonts w:ascii="Arial" w:hAnsi="Arial" w:cs="Arial"/>
          <w:i/>
          <w:sz w:val="24"/>
          <w:szCs w:val="24"/>
        </w:rPr>
        <w:t xml:space="preserve">Celular Automata Models for Transportation Applications. </w:t>
      </w:r>
      <w:r>
        <w:rPr>
          <w:rFonts w:ascii="Arial" w:hAnsi="Arial" w:cs="Arial"/>
          <w:sz w:val="24"/>
          <w:szCs w:val="24"/>
        </w:rPr>
        <w:t>Springer.</w:t>
      </w:r>
    </w:p>
    <w:p w14:paraId="1C94C228" w14:textId="77777777" w:rsidR="000526AB" w:rsidRDefault="000526AB" w:rsidP="00921FC9">
      <w:pPr>
        <w:jc w:val="both"/>
        <w:rPr>
          <w:rFonts w:ascii="Arial" w:hAnsi="Arial" w:cs="Arial"/>
          <w:sz w:val="24"/>
          <w:szCs w:val="24"/>
        </w:rPr>
      </w:pPr>
      <w:r w:rsidRPr="000526AB">
        <w:rPr>
          <w:rFonts w:ascii="Arial" w:hAnsi="Arial" w:cs="Arial"/>
          <w:sz w:val="24"/>
          <w:szCs w:val="24"/>
        </w:rPr>
        <w:t xml:space="preserve">Naja, R. (Ed.). (2013). </w:t>
      </w:r>
      <w:r w:rsidRPr="000526AB">
        <w:rPr>
          <w:rFonts w:ascii="Arial" w:hAnsi="Arial" w:cs="Arial"/>
          <w:i/>
          <w:sz w:val="24"/>
          <w:szCs w:val="24"/>
        </w:rPr>
        <w:t>Wireless vehicular networks for car collision avoidance</w:t>
      </w:r>
      <w:r w:rsidRPr="000526AB">
        <w:rPr>
          <w:rFonts w:ascii="Arial" w:hAnsi="Arial" w:cs="Arial"/>
          <w:sz w:val="24"/>
          <w:szCs w:val="24"/>
        </w:rPr>
        <w:t>. Springer.</w:t>
      </w:r>
    </w:p>
    <w:p w14:paraId="11E92F15" w14:textId="77777777" w:rsidR="004F6C0B" w:rsidRDefault="004F6C0B" w:rsidP="00921FC9">
      <w:pPr>
        <w:jc w:val="both"/>
        <w:rPr>
          <w:rFonts w:ascii="Arial" w:hAnsi="Arial" w:cs="Arial"/>
          <w:sz w:val="24"/>
          <w:szCs w:val="24"/>
        </w:rPr>
      </w:pPr>
      <w:r>
        <w:rPr>
          <w:rFonts w:ascii="Arial" w:hAnsi="Arial" w:cs="Arial"/>
          <w:sz w:val="24"/>
          <w:szCs w:val="24"/>
        </w:rPr>
        <w:t xml:space="preserve">Navarro Benítez. B. (1995) </w:t>
      </w:r>
      <w:r>
        <w:rPr>
          <w:rFonts w:ascii="Arial" w:hAnsi="Arial" w:cs="Arial"/>
          <w:i/>
          <w:sz w:val="24"/>
          <w:szCs w:val="24"/>
        </w:rPr>
        <w:t>Gestión del Transporte Público de la Ciudad de México</w:t>
      </w:r>
      <w:r>
        <w:rPr>
          <w:rFonts w:ascii="Arial" w:hAnsi="Arial" w:cs="Arial"/>
          <w:sz w:val="24"/>
          <w:szCs w:val="24"/>
        </w:rPr>
        <w:t>. Diseño de Estructura. Universidad Autónoma Metropolitana. Unidad Xochimilco.</w:t>
      </w:r>
    </w:p>
    <w:p w14:paraId="39BFF519" w14:textId="77777777" w:rsidR="000C35DE" w:rsidRDefault="000C35DE" w:rsidP="00921FC9">
      <w:pPr>
        <w:jc w:val="both"/>
        <w:rPr>
          <w:rFonts w:ascii="Arial" w:hAnsi="Arial" w:cs="Arial"/>
          <w:sz w:val="24"/>
          <w:szCs w:val="24"/>
        </w:rPr>
      </w:pPr>
      <w:r>
        <w:rPr>
          <w:rFonts w:ascii="Arial" w:hAnsi="Arial" w:cs="Arial"/>
          <w:sz w:val="24"/>
          <w:szCs w:val="24"/>
        </w:rPr>
        <w:t xml:space="preserve">Navarro Benítez, B., Guevara González, I., (2000). </w:t>
      </w:r>
      <w:r w:rsidRPr="000C35DE">
        <w:rPr>
          <w:rFonts w:ascii="Arial" w:hAnsi="Arial" w:cs="Arial"/>
          <w:i/>
          <w:sz w:val="24"/>
          <w:szCs w:val="24"/>
        </w:rPr>
        <w:t>Área metropolitana de la Ciudad de México: prácticas de desplazamiento y horarios laborales.</w:t>
      </w:r>
      <w:r>
        <w:rPr>
          <w:rFonts w:ascii="Arial" w:hAnsi="Arial" w:cs="Arial"/>
          <w:sz w:val="24"/>
          <w:szCs w:val="24"/>
        </w:rPr>
        <w:t xml:space="preserve"> </w:t>
      </w:r>
      <w:r w:rsidRPr="000C35DE">
        <w:rPr>
          <w:rFonts w:ascii="Arial" w:hAnsi="Arial" w:cs="Arial"/>
          <w:sz w:val="24"/>
          <w:szCs w:val="24"/>
        </w:rPr>
        <w:t>Universidad Autónoma Metropolitana, Unidad Xochimilco, División de Ciencias y Artes para el Diseño</w:t>
      </w:r>
      <w:r>
        <w:rPr>
          <w:rFonts w:ascii="Arial" w:hAnsi="Arial" w:cs="Arial"/>
          <w:sz w:val="24"/>
          <w:szCs w:val="24"/>
        </w:rPr>
        <w:t>.</w:t>
      </w:r>
    </w:p>
    <w:p w14:paraId="142A89F7" w14:textId="77777777" w:rsidR="00CC3032" w:rsidRPr="00CC3032" w:rsidRDefault="00CC3032" w:rsidP="00921FC9">
      <w:pPr>
        <w:jc w:val="both"/>
        <w:rPr>
          <w:rFonts w:ascii="Arial" w:hAnsi="Arial" w:cs="Arial"/>
          <w:sz w:val="24"/>
          <w:szCs w:val="24"/>
        </w:rPr>
      </w:pPr>
      <w:r>
        <w:rPr>
          <w:rFonts w:ascii="Arial" w:hAnsi="Arial" w:cs="Arial"/>
          <w:sz w:val="24"/>
          <w:szCs w:val="24"/>
        </w:rPr>
        <w:t>Navarro Benítez, B., Guevara González, R. I., Pérez Campos, L. C., (</w:t>
      </w:r>
      <w:r w:rsidR="00957B0F">
        <w:rPr>
          <w:rFonts w:ascii="Arial" w:hAnsi="Arial" w:cs="Arial"/>
          <w:sz w:val="24"/>
          <w:szCs w:val="24"/>
        </w:rPr>
        <w:t>1995</w:t>
      </w:r>
      <w:r>
        <w:rPr>
          <w:rFonts w:ascii="Arial" w:hAnsi="Arial" w:cs="Arial"/>
          <w:sz w:val="24"/>
          <w:szCs w:val="24"/>
        </w:rPr>
        <w:t xml:space="preserve">) </w:t>
      </w:r>
      <w:r>
        <w:rPr>
          <w:rFonts w:ascii="Arial" w:hAnsi="Arial" w:cs="Arial"/>
          <w:i/>
          <w:sz w:val="24"/>
          <w:szCs w:val="24"/>
        </w:rPr>
        <w:t>Horarios Laborales y prácticas de desplazamiento</w:t>
      </w:r>
      <w:r>
        <w:rPr>
          <w:rFonts w:ascii="Arial" w:hAnsi="Arial" w:cs="Arial"/>
          <w:sz w:val="24"/>
          <w:szCs w:val="24"/>
        </w:rPr>
        <w:t>. IIES-UNAM-PUE-UNAM</w:t>
      </w:r>
    </w:p>
    <w:p w14:paraId="3EFB7FF4" w14:textId="77777777" w:rsidR="008410B9" w:rsidRDefault="008410B9" w:rsidP="00921FC9">
      <w:pPr>
        <w:jc w:val="both"/>
        <w:rPr>
          <w:rFonts w:ascii="Arial" w:hAnsi="Arial" w:cs="Arial"/>
          <w:sz w:val="24"/>
          <w:szCs w:val="24"/>
        </w:rPr>
      </w:pPr>
      <w:r>
        <w:rPr>
          <w:rFonts w:ascii="Arial" w:hAnsi="Arial" w:cs="Arial"/>
          <w:sz w:val="24"/>
          <w:szCs w:val="24"/>
        </w:rPr>
        <w:t xml:space="preserve">Newman, P. &amp; </w:t>
      </w:r>
      <w:r w:rsidRPr="008410B9">
        <w:rPr>
          <w:rFonts w:ascii="Arial" w:hAnsi="Arial" w:cs="Arial"/>
          <w:sz w:val="24"/>
          <w:szCs w:val="24"/>
        </w:rPr>
        <w:t>Kenworthy</w:t>
      </w:r>
      <w:r>
        <w:rPr>
          <w:rFonts w:ascii="Arial" w:hAnsi="Arial" w:cs="Arial"/>
          <w:sz w:val="24"/>
          <w:szCs w:val="24"/>
        </w:rPr>
        <w:t xml:space="preserve">, J. (1999) </w:t>
      </w:r>
      <w:r>
        <w:rPr>
          <w:rFonts w:ascii="Arial" w:hAnsi="Arial" w:cs="Arial"/>
          <w:i/>
          <w:sz w:val="24"/>
          <w:szCs w:val="24"/>
        </w:rPr>
        <w:t>Sustainability and Cities. Overcomingg Automobile Dependence</w:t>
      </w:r>
      <w:r>
        <w:rPr>
          <w:rFonts w:ascii="Arial" w:hAnsi="Arial" w:cs="Arial"/>
          <w:sz w:val="24"/>
          <w:szCs w:val="24"/>
        </w:rPr>
        <w:t xml:space="preserve">, </w:t>
      </w:r>
      <w:r w:rsidRPr="008410B9">
        <w:rPr>
          <w:rFonts w:ascii="Arial" w:hAnsi="Arial" w:cs="Arial"/>
          <w:sz w:val="24"/>
          <w:szCs w:val="24"/>
        </w:rPr>
        <w:t>Island Press</w:t>
      </w:r>
      <w:r w:rsidR="004B4493">
        <w:rPr>
          <w:rFonts w:ascii="Arial" w:hAnsi="Arial" w:cs="Arial"/>
          <w:sz w:val="24"/>
          <w:szCs w:val="24"/>
        </w:rPr>
        <w:t>.</w:t>
      </w:r>
    </w:p>
    <w:p w14:paraId="51688875" w14:textId="77777777" w:rsidR="00684B8A" w:rsidRDefault="00684B8A" w:rsidP="00921FC9">
      <w:pPr>
        <w:jc w:val="both"/>
        <w:rPr>
          <w:rFonts w:ascii="Arial" w:hAnsi="Arial" w:cs="Arial"/>
          <w:sz w:val="24"/>
          <w:szCs w:val="24"/>
        </w:rPr>
      </w:pPr>
      <w:r w:rsidRPr="00684B8A">
        <w:rPr>
          <w:rFonts w:ascii="Arial" w:hAnsi="Arial" w:cs="Arial"/>
          <w:sz w:val="24"/>
          <w:szCs w:val="24"/>
        </w:rPr>
        <w:lastRenderedPageBreak/>
        <w:t xml:space="preserve">Noël, P. A., Brummitt, C. D., &amp; D’Souza, R. M. (2013). </w:t>
      </w:r>
      <w:r w:rsidRPr="00684B8A">
        <w:rPr>
          <w:rFonts w:ascii="Arial" w:hAnsi="Arial" w:cs="Arial"/>
          <w:i/>
          <w:sz w:val="24"/>
          <w:szCs w:val="24"/>
        </w:rPr>
        <w:t>Controlling self-organizing dynamics on networks using models that self-organize</w:t>
      </w:r>
      <w:r w:rsidRPr="00684B8A">
        <w:rPr>
          <w:rFonts w:ascii="Arial" w:hAnsi="Arial" w:cs="Arial"/>
          <w:sz w:val="24"/>
          <w:szCs w:val="24"/>
        </w:rPr>
        <w:t>. Physical review letters, 111(7), 078701.</w:t>
      </w:r>
    </w:p>
    <w:p w14:paraId="3247E205" w14:textId="77777777" w:rsidR="004B4493" w:rsidRDefault="004B4493" w:rsidP="00921FC9">
      <w:pPr>
        <w:jc w:val="both"/>
        <w:rPr>
          <w:rFonts w:ascii="Arial" w:hAnsi="Arial" w:cs="Arial"/>
          <w:sz w:val="24"/>
          <w:szCs w:val="24"/>
        </w:rPr>
      </w:pPr>
      <w:r w:rsidRPr="004B4493">
        <w:rPr>
          <w:rFonts w:ascii="Arial" w:hAnsi="Arial" w:cs="Arial"/>
          <w:sz w:val="24"/>
          <w:szCs w:val="24"/>
        </w:rPr>
        <w:t xml:space="preserve">Noormohammadpour, M., Salehi, M. J., Pari, S. M. A., Khalaj, B. H., Bagheri, H., &amp; Katz, M. (2013). ABMQ: </w:t>
      </w:r>
      <w:r w:rsidRPr="004B4493">
        <w:rPr>
          <w:rFonts w:ascii="Arial" w:hAnsi="Arial" w:cs="Arial"/>
          <w:i/>
          <w:sz w:val="24"/>
          <w:szCs w:val="24"/>
        </w:rPr>
        <w:t>An Agent-Based Modeler and Simulator for Self-Organization</w:t>
      </w:r>
      <w:r w:rsidRPr="004B4493">
        <w:rPr>
          <w:rFonts w:ascii="Arial" w:hAnsi="Arial" w:cs="Arial"/>
          <w:sz w:val="24"/>
          <w:szCs w:val="24"/>
        </w:rPr>
        <w:t xml:space="preserve"> in MANETs using Qt. arXiv preprint arXiv:1312.2241.</w:t>
      </w:r>
    </w:p>
    <w:p w14:paraId="0AB6BAC7" w14:textId="77777777" w:rsidR="005F6C40" w:rsidRDefault="005F6C40" w:rsidP="00921FC9">
      <w:pPr>
        <w:jc w:val="both"/>
        <w:rPr>
          <w:rFonts w:ascii="Arial" w:hAnsi="Arial" w:cs="Arial"/>
          <w:sz w:val="24"/>
          <w:szCs w:val="24"/>
        </w:rPr>
      </w:pPr>
      <w:r w:rsidRPr="005F6C40">
        <w:rPr>
          <w:rFonts w:ascii="Arial" w:hAnsi="Arial" w:cs="Arial"/>
          <w:sz w:val="24"/>
          <w:szCs w:val="24"/>
        </w:rPr>
        <w:t xml:space="preserve">NOVOA CATANO, J. A. V. I. E. R. (2008). </w:t>
      </w:r>
      <w:r w:rsidRPr="005F6C40">
        <w:rPr>
          <w:rFonts w:ascii="Arial" w:hAnsi="Arial" w:cs="Arial"/>
          <w:i/>
          <w:sz w:val="24"/>
          <w:szCs w:val="24"/>
        </w:rPr>
        <w:t>Análisis de la Probabilidad de Accidentes Vehiculares en un Modelo Propuesto de Flujo de Tráfico Vehicular Multi-Carril</w:t>
      </w:r>
      <w:r w:rsidRPr="005F6C40">
        <w:rPr>
          <w:rFonts w:ascii="Arial" w:hAnsi="Arial" w:cs="Arial"/>
          <w:sz w:val="24"/>
          <w:szCs w:val="24"/>
        </w:rPr>
        <w:t xml:space="preserve"> (Doctoral dissertation).</w:t>
      </w:r>
    </w:p>
    <w:p w14:paraId="1F28196B" w14:textId="77777777" w:rsidR="00155741" w:rsidRPr="008410B9" w:rsidRDefault="00155741" w:rsidP="00921FC9">
      <w:pPr>
        <w:jc w:val="both"/>
        <w:rPr>
          <w:rFonts w:ascii="Arial" w:hAnsi="Arial" w:cs="Arial"/>
          <w:sz w:val="24"/>
          <w:szCs w:val="24"/>
        </w:rPr>
      </w:pPr>
      <w:r w:rsidRPr="00155741">
        <w:rPr>
          <w:rFonts w:ascii="Arial" w:hAnsi="Arial" w:cs="Arial"/>
          <w:sz w:val="24"/>
          <w:szCs w:val="24"/>
        </w:rPr>
        <w:t>O’Brien, O., Cheshire, J., &amp; Batty, M. (2013). Mining bicycle sharing data for generating insights into sustainable transport systems. Journal of Transport Geography.</w:t>
      </w:r>
    </w:p>
    <w:p w14:paraId="6063EF64" w14:textId="77777777" w:rsidR="00D80D32" w:rsidRDefault="00D80D32" w:rsidP="00921FC9">
      <w:pPr>
        <w:jc w:val="both"/>
        <w:rPr>
          <w:rFonts w:ascii="Arial" w:hAnsi="Arial" w:cs="Arial"/>
          <w:sz w:val="24"/>
          <w:szCs w:val="24"/>
        </w:rPr>
      </w:pPr>
      <w:r w:rsidRPr="00D80D32">
        <w:rPr>
          <w:rFonts w:ascii="Arial" w:hAnsi="Arial" w:cs="Arial"/>
          <w:sz w:val="24"/>
          <w:szCs w:val="24"/>
        </w:rPr>
        <w:t xml:space="preserve">Odériz, F. J. R. (1999). </w:t>
      </w:r>
      <w:r w:rsidRPr="00D80D32">
        <w:rPr>
          <w:rFonts w:ascii="Arial" w:hAnsi="Arial" w:cs="Arial"/>
          <w:i/>
          <w:sz w:val="24"/>
          <w:szCs w:val="24"/>
        </w:rPr>
        <w:t>Metodología de asignación de costes de la red de transporte en un contexto de regulación abierta a la competencia</w:t>
      </w:r>
      <w:r w:rsidRPr="00D80D32">
        <w:rPr>
          <w:rFonts w:ascii="Arial" w:hAnsi="Arial" w:cs="Arial"/>
          <w:sz w:val="24"/>
          <w:szCs w:val="24"/>
        </w:rPr>
        <w:t>. Universidad Pontificia Comillas, Escuela Técnica Superior de Ingeniería.</w:t>
      </w:r>
    </w:p>
    <w:p w14:paraId="74E3C124" w14:textId="77777777" w:rsidR="00405D87" w:rsidRDefault="00405D87" w:rsidP="00921FC9">
      <w:pPr>
        <w:jc w:val="both"/>
        <w:rPr>
          <w:rFonts w:ascii="Arial" w:hAnsi="Arial" w:cs="Arial"/>
          <w:sz w:val="24"/>
          <w:szCs w:val="24"/>
        </w:rPr>
      </w:pPr>
      <w:r>
        <w:rPr>
          <w:rFonts w:ascii="Arial" w:hAnsi="Arial" w:cs="Arial"/>
          <w:sz w:val="24"/>
          <w:szCs w:val="24"/>
        </w:rPr>
        <w:t xml:space="preserve">Olívera Bustamante, F. (1997) </w:t>
      </w:r>
      <w:r w:rsidRPr="00405D87">
        <w:rPr>
          <w:rFonts w:ascii="Arial" w:hAnsi="Arial" w:cs="Arial"/>
          <w:i/>
          <w:sz w:val="24"/>
          <w:szCs w:val="24"/>
        </w:rPr>
        <w:t>Estructuración de vías terrestres</w:t>
      </w:r>
      <w:r>
        <w:rPr>
          <w:rFonts w:ascii="Arial" w:hAnsi="Arial" w:cs="Arial"/>
          <w:sz w:val="24"/>
          <w:szCs w:val="24"/>
        </w:rPr>
        <w:t>, 2ª Ed. CECSA</w:t>
      </w:r>
    </w:p>
    <w:p w14:paraId="60757EE8" w14:textId="77777777" w:rsidR="00467C87" w:rsidRDefault="00467C87" w:rsidP="00921FC9">
      <w:pPr>
        <w:jc w:val="both"/>
        <w:rPr>
          <w:rFonts w:ascii="Arial" w:hAnsi="Arial" w:cs="Arial"/>
          <w:sz w:val="24"/>
          <w:szCs w:val="24"/>
        </w:rPr>
      </w:pPr>
      <w:r>
        <w:rPr>
          <w:rFonts w:ascii="Arial" w:hAnsi="Arial" w:cs="Arial"/>
          <w:sz w:val="24"/>
          <w:szCs w:val="24"/>
        </w:rPr>
        <w:t xml:space="preserve">Ortúzar, J. de D., Willumsen, L. G. (2011) </w:t>
      </w:r>
      <w:r>
        <w:rPr>
          <w:rFonts w:ascii="Arial" w:hAnsi="Arial" w:cs="Arial"/>
          <w:i/>
          <w:sz w:val="24"/>
          <w:szCs w:val="24"/>
        </w:rPr>
        <w:t>Modelling Transport</w:t>
      </w:r>
      <w:r>
        <w:rPr>
          <w:rFonts w:ascii="Arial" w:hAnsi="Arial" w:cs="Arial"/>
          <w:sz w:val="24"/>
          <w:szCs w:val="24"/>
        </w:rPr>
        <w:t xml:space="preserve"> 3ª Ed</w:t>
      </w:r>
      <w:r>
        <w:rPr>
          <w:rFonts w:ascii="Arial" w:hAnsi="Arial" w:cs="Arial"/>
          <w:i/>
          <w:sz w:val="24"/>
          <w:szCs w:val="24"/>
        </w:rPr>
        <w:t>.</w:t>
      </w:r>
      <w:r>
        <w:rPr>
          <w:rFonts w:ascii="Arial" w:hAnsi="Arial" w:cs="Arial"/>
          <w:sz w:val="24"/>
          <w:szCs w:val="24"/>
        </w:rPr>
        <w:t xml:space="preserve"> Wiley</w:t>
      </w:r>
      <w:r w:rsidR="00895CAB">
        <w:rPr>
          <w:rFonts w:ascii="Arial" w:hAnsi="Arial" w:cs="Arial"/>
          <w:sz w:val="24"/>
          <w:szCs w:val="24"/>
        </w:rPr>
        <w:t>.</w:t>
      </w:r>
    </w:p>
    <w:p w14:paraId="16927BCD" w14:textId="77777777" w:rsidR="00F51E62" w:rsidRDefault="00F51E62" w:rsidP="00921FC9">
      <w:pPr>
        <w:jc w:val="both"/>
        <w:rPr>
          <w:rFonts w:ascii="Arial" w:hAnsi="Arial" w:cs="Arial"/>
          <w:sz w:val="24"/>
          <w:szCs w:val="24"/>
        </w:rPr>
      </w:pPr>
      <w:r w:rsidRPr="00F51E62">
        <w:rPr>
          <w:rFonts w:ascii="Arial" w:hAnsi="Arial" w:cs="Arial"/>
          <w:sz w:val="24"/>
          <w:szCs w:val="24"/>
        </w:rPr>
        <w:t xml:space="preserve">Pachón de la Cruz, A., Nieto, C. F., &amp; Velasco Vivas, M. L. (2010). </w:t>
      </w:r>
      <w:r w:rsidRPr="00F51E62">
        <w:rPr>
          <w:rFonts w:ascii="Arial" w:hAnsi="Arial" w:cs="Arial"/>
          <w:i/>
          <w:sz w:val="24"/>
          <w:szCs w:val="24"/>
        </w:rPr>
        <w:t>Modelos de comportamiento de las redes vehiculares en sus escenarios más representativos, utilizando simulación en la herramienta NCTUns</w:t>
      </w:r>
      <w:r w:rsidRPr="00F51E62">
        <w:rPr>
          <w:rFonts w:ascii="Arial" w:hAnsi="Arial" w:cs="Arial"/>
          <w:sz w:val="24"/>
          <w:szCs w:val="24"/>
        </w:rPr>
        <w:t>. Sistemas y Telemática.</w:t>
      </w:r>
    </w:p>
    <w:p w14:paraId="0CA42212" w14:textId="77777777" w:rsidR="00856274" w:rsidRDefault="00856274" w:rsidP="00921FC9">
      <w:pPr>
        <w:jc w:val="both"/>
        <w:rPr>
          <w:rFonts w:ascii="Arial" w:hAnsi="Arial" w:cs="Arial"/>
          <w:sz w:val="24"/>
          <w:szCs w:val="24"/>
        </w:rPr>
      </w:pPr>
      <w:r>
        <w:rPr>
          <w:rFonts w:ascii="Arial" w:hAnsi="Arial" w:cs="Arial"/>
          <w:sz w:val="24"/>
          <w:szCs w:val="24"/>
        </w:rPr>
        <w:t xml:space="preserve">Palomas Molina, X. (2005). </w:t>
      </w:r>
      <w:r w:rsidRPr="00856274">
        <w:rPr>
          <w:rFonts w:ascii="Arial" w:hAnsi="Arial" w:cs="Arial"/>
          <w:i/>
          <w:sz w:val="24"/>
          <w:szCs w:val="24"/>
        </w:rPr>
        <w:t>Selección de alternativas de inversión en la construcción de obras viales en la Ciudad de México</w:t>
      </w:r>
      <w:r>
        <w:rPr>
          <w:rFonts w:ascii="Arial" w:hAnsi="Arial" w:cs="Arial"/>
          <w:sz w:val="24"/>
          <w:szCs w:val="24"/>
        </w:rPr>
        <w:t>. Universidad Nacional Autónoma de México. Programa de Maestría y Doctorado en Ingeniería.</w:t>
      </w:r>
    </w:p>
    <w:p w14:paraId="0FBBC1AB" w14:textId="77777777" w:rsidR="00E15C22" w:rsidRPr="00E15C22" w:rsidRDefault="00E15C22" w:rsidP="00921FC9">
      <w:pPr>
        <w:jc w:val="both"/>
        <w:rPr>
          <w:rFonts w:ascii="Arial" w:hAnsi="Arial" w:cs="Arial"/>
          <w:sz w:val="24"/>
          <w:szCs w:val="24"/>
        </w:rPr>
      </w:pPr>
      <w:r>
        <w:rPr>
          <w:rFonts w:ascii="Arial" w:hAnsi="Arial" w:cs="Arial"/>
          <w:sz w:val="24"/>
          <w:szCs w:val="24"/>
        </w:rPr>
        <w:t xml:space="preserve">Papageorgiou M. (1983). </w:t>
      </w:r>
      <w:r>
        <w:rPr>
          <w:rFonts w:ascii="Arial" w:hAnsi="Arial" w:cs="Arial"/>
          <w:i/>
          <w:sz w:val="24"/>
          <w:szCs w:val="24"/>
        </w:rPr>
        <w:t xml:space="preserve">Applications of automatic control concepts to traffic flow Modeling and control. </w:t>
      </w:r>
      <w:r>
        <w:rPr>
          <w:rFonts w:ascii="Arial" w:hAnsi="Arial" w:cs="Arial"/>
          <w:sz w:val="24"/>
          <w:szCs w:val="24"/>
        </w:rPr>
        <w:t>Springer.</w:t>
      </w:r>
    </w:p>
    <w:p w14:paraId="31016848" w14:textId="77777777" w:rsidR="00895CAB" w:rsidRDefault="00895CAB" w:rsidP="00921FC9">
      <w:pPr>
        <w:jc w:val="both"/>
        <w:rPr>
          <w:rFonts w:ascii="Arial" w:hAnsi="Arial" w:cs="Arial"/>
          <w:sz w:val="24"/>
          <w:szCs w:val="24"/>
        </w:rPr>
      </w:pPr>
      <w:r w:rsidRPr="00895CAB">
        <w:rPr>
          <w:rFonts w:ascii="Arial" w:hAnsi="Arial" w:cs="Arial"/>
          <w:sz w:val="24"/>
          <w:szCs w:val="24"/>
        </w:rPr>
        <w:t xml:space="preserve">Pardo, C. F. (2009). </w:t>
      </w:r>
      <w:r w:rsidRPr="00A86446">
        <w:rPr>
          <w:rFonts w:ascii="Arial" w:hAnsi="Arial" w:cs="Arial"/>
          <w:i/>
          <w:sz w:val="24"/>
          <w:szCs w:val="24"/>
        </w:rPr>
        <w:t>Los cambios en los sistemas integrados de transporte masivo en las principales ciudades de América Latina</w:t>
      </w:r>
      <w:r w:rsidRPr="00895CAB">
        <w:rPr>
          <w:rFonts w:ascii="Arial" w:hAnsi="Arial" w:cs="Arial"/>
          <w:sz w:val="24"/>
          <w:szCs w:val="24"/>
        </w:rPr>
        <w:t xml:space="preserve">. Retrieved July 26, 2012, </w:t>
      </w:r>
      <w:r>
        <w:rPr>
          <w:rFonts w:ascii="Arial" w:hAnsi="Arial" w:cs="Arial"/>
          <w:sz w:val="24"/>
          <w:szCs w:val="24"/>
        </w:rPr>
        <w:t>from Cepal publicaciones.</w:t>
      </w:r>
    </w:p>
    <w:p w14:paraId="1E0A5D9D" w14:textId="77777777" w:rsidR="00093245" w:rsidRPr="00467C87" w:rsidRDefault="00093245" w:rsidP="00921FC9">
      <w:pPr>
        <w:jc w:val="both"/>
        <w:rPr>
          <w:rFonts w:ascii="Arial" w:hAnsi="Arial" w:cs="Arial"/>
          <w:sz w:val="24"/>
          <w:szCs w:val="24"/>
        </w:rPr>
      </w:pPr>
      <w:r w:rsidRPr="00093245">
        <w:rPr>
          <w:rFonts w:ascii="Arial" w:hAnsi="Arial" w:cs="Arial"/>
          <w:sz w:val="24"/>
          <w:szCs w:val="24"/>
        </w:rPr>
        <w:t>Park, M. J. (2012). Three phase traffic theory.</w:t>
      </w:r>
    </w:p>
    <w:p w14:paraId="0EB60024" w14:textId="77777777" w:rsidR="00D80D32" w:rsidRDefault="00D80D32" w:rsidP="00921FC9">
      <w:pPr>
        <w:jc w:val="both"/>
        <w:rPr>
          <w:rFonts w:ascii="Arial" w:hAnsi="Arial" w:cs="Arial"/>
          <w:sz w:val="24"/>
          <w:szCs w:val="24"/>
        </w:rPr>
      </w:pPr>
      <w:r w:rsidRPr="00D80D32">
        <w:rPr>
          <w:rFonts w:ascii="Arial" w:hAnsi="Arial" w:cs="Arial"/>
          <w:sz w:val="24"/>
          <w:szCs w:val="24"/>
        </w:rPr>
        <w:t xml:space="preserve">Pavez Reyes, M. I. (2006). </w:t>
      </w:r>
      <w:r w:rsidRPr="00D80D32">
        <w:rPr>
          <w:rFonts w:ascii="Arial" w:hAnsi="Arial" w:cs="Arial"/>
          <w:i/>
          <w:sz w:val="24"/>
          <w:szCs w:val="24"/>
        </w:rPr>
        <w:t>Vialidad y transporte en la metrópoli de Santiago, 1950-1979: concepto y estrategia de ordenación del territorio en el marco de la planificación urbana y regional por el Estado de Chile</w:t>
      </w:r>
      <w:r w:rsidRPr="00D80D32">
        <w:rPr>
          <w:rFonts w:ascii="Arial" w:hAnsi="Arial" w:cs="Arial"/>
          <w:sz w:val="24"/>
          <w:szCs w:val="24"/>
        </w:rPr>
        <w:t xml:space="preserve"> (Doctoral dissertation, Arquitectura).</w:t>
      </w:r>
    </w:p>
    <w:p w14:paraId="77303014" w14:textId="77777777" w:rsidR="001D1C46" w:rsidRDefault="001D1C46" w:rsidP="00921FC9">
      <w:pPr>
        <w:jc w:val="both"/>
        <w:rPr>
          <w:rFonts w:ascii="Arial" w:hAnsi="Arial" w:cs="Arial"/>
          <w:sz w:val="24"/>
          <w:szCs w:val="24"/>
        </w:rPr>
      </w:pPr>
      <w:r w:rsidRPr="001D1C46">
        <w:rPr>
          <w:rFonts w:ascii="Arial" w:hAnsi="Arial" w:cs="Arial"/>
          <w:sz w:val="24"/>
          <w:szCs w:val="24"/>
        </w:rPr>
        <w:lastRenderedPageBreak/>
        <w:t xml:space="preserve">Pavón, J., López-Paredes, A., Galán, J.M. (2012) </w:t>
      </w:r>
      <w:r w:rsidRPr="001D1C46">
        <w:rPr>
          <w:rFonts w:ascii="Arial" w:hAnsi="Arial" w:cs="Arial"/>
          <w:i/>
          <w:sz w:val="24"/>
          <w:szCs w:val="24"/>
        </w:rPr>
        <w:t>Modelado basado en agentes para el estudio de sistemas complejos</w:t>
      </w:r>
      <w:r w:rsidRPr="001D1C46">
        <w:rPr>
          <w:rFonts w:ascii="Arial" w:hAnsi="Arial" w:cs="Arial"/>
          <w:sz w:val="24"/>
          <w:szCs w:val="24"/>
        </w:rPr>
        <w:t>. Novática 218, pp. 13-18</w:t>
      </w:r>
    </w:p>
    <w:p w14:paraId="0EB168A7" w14:textId="77777777" w:rsidR="00BB15D2" w:rsidRDefault="00BB15D2" w:rsidP="00921FC9">
      <w:pPr>
        <w:jc w:val="both"/>
        <w:rPr>
          <w:rFonts w:ascii="Arial" w:hAnsi="Arial" w:cs="Arial"/>
          <w:sz w:val="24"/>
          <w:szCs w:val="24"/>
        </w:rPr>
      </w:pPr>
      <w:r>
        <w:rPr>
          <w:rFonts w:ascii="Arial" w:hAnsi="Arial" w:cs="Arial"/>
          <w:sz w:val="24"/>
          <w:szCs w:val="24"/>
        </w:rPr>
        <w:t xml:space="preserve">Peralta Cortés, B., (2008) </w:t>
      </w:r>
      <w:r>
        <w:rPr>
          <w:rFonts w:ascii="Arial" w:hAnsi="Arial" w:cs="Arial"/>
          <w:i/>
          <w:sz w:val="24"/>
          <w:szCs w:val="24"/>
        </w:rPr>
        <w:t>Modelado de tráfico vehicular mediante redes neuronales recurrentes</w:t>
      </w:r>
      <w:r>
        <w:rPr>
          <w:rFonts w:ascii="Arial" w:hAnsi="Arial" w:cs="Arial"/>
          <w:sz w:val="24"/>
          <w:szCs w:val="24"/>
        </w:rPr>
        <w:t>. Universidad Nacional Autónoma de México. Posgrado en Ciencia e Ingeniería de la Computación.</w:t>
      </w:r>
    </w:p>
    <w:p w14:paraId="47088C09" w14:textId="77777777" w:rsidR="00A86446" w:rsidRPr="00A86446" w:rsidRDefault="00A86446" w:rsidP="00921FC9">
      <w:pPr>
        <w:jc w:val="both"/>
        <w:rPr>
          <w:rFonts w:ascii="Arial" w:hAnsi="Arial" w:cs="Arial"/>
          <w:sz w:val="24"/>
          <w:szCs w:val="24"/>
        </w:rPr>
      </w:pPr>
      <w:r w:rsidRPr="00A86446">
        <w:rPr>
          <w:rFonts w:ascii="Arial" w:hAnsi="Arial" w:cs="Arial"/>
          <w:sz w:val="24"/>
          <w:szCs w:val="24"/>
        </w:rPr>
        <w:t>Pérez García</w:t>
      </w:r>
      <w:r>
        <w:rPr>
          <w:rFonts w:ascii="Arial" w:hAnsi="Arial" w:cs="Arial"/>
          <w:sz w:val="24"/>
          <w:szCs w:val="24"/>
        </w:rPr>
        <w:t xml:space="preserve">, N., </w:t>
      </w:r>
      <w:r w:rsidRPr="00A86446">
        <w:rPr>
          <w:rFonts w:ascii="Arial" w:hAnsi="Arial" w:cs="Arial"/>
          <w:sz w:val="24"/>
          <w:szCs w:val="24"/>
        </w:rPr>
        <w:t>Garnica Anguas</w:t>
      </w:r>
      <w:r>
        <w:rPr>
          <w:rFonts w:ascii="Arial" w:hAnsi="Arial" w:cs="Arial"/>
          <w:sz w:val="24"/>
          <w:szCs w:val="24"/>
        </w:rPr>
        <w:t xml:space="preserve">, P., (2014). </w:t>
      </w:r>
      <w:r w:rsidRPr="00A86446">
        <w:rPr>
          <w:rFonts w:ascii="Arial" w:hAnsi="Arial" w:cs="Arial"/>
          <w:i/>
          <w:sz w:val="24"/>
          <w:szCs w:val="24"/>
        </w:rPr>
        <w:t>Volumen Alfonso</w:t>
      </w:r>
      <w:r>
        <w:rPr>
          <w:rFonts w:ascii="Arial" w:hAnsi="Arial" w:cs="Arial"/>
          <w:i/>
          <w:sz w:val="24"/>
          <w:szCs w:val="24"/>
        </w:rPr>
        <w:t xml:space="preserve"> Rico R</w:t>
      </w:r>
      <w:r w:rsidRPr="00A86446">
        <w:rPr>
          <w:rFonts w:ascii="Arial" w:hAnsi="Arial" w:cs="Arial"/>
          <w:i/>
          <w:sz w:val="24"/>
          <w:szCs w:val="24"/>
        </w:rPr>
        <w:t>odríguez</w:t>
      </w:r>
      <w:r>
        <w:rPr>
          <w:rFonts w:ascii="Arial" w:hAnsi="Arial" w:cs="Arial"/>
          <w:sz w:val="24"/>
          <w:szCs w:val="24"/>
        </w:rPr>
        <w:t>. Instituto Mexicano del Transportes.</w:t>
      </w:r>
    </w:p>
    <w:p w14:paraId="2DF1060B" w14:textId="77777777" w:rsidR="0076121B" w:rsidRDefault="0076121B" w:rsidP="00921FC9">
      <w:pPr>
        <w:jc w:val="both"/>
        <w:rPr>
          <w:rFonts w:ascii="Arial" w:hAnsi="Arial" w:cs="Arial"/>
          <w:sz w:val="24"/>
          <w:szCs w:val="24"/>
        </w:rPr>
      </w:pPr>
      <w:r w:rsidRPr="0076121B">
        <w:rPr>
          <w:rFonts w:ascii="Arial" w:hAnsi="Arial" w:cs="Arial"/>
          <w:sz w:val="24"/>
          <w:szCs w:val="24"/>
        </w:rPr>
        <w:t xml:space="preserve">Piccoli, B., &amp; Tosin, A. (2009). </w:t>
      </w:r>
      <w:r w:rsidRPr="0076121B">
        <w:rPr>
          <w:rFonts w:ascii="Arial" w:hAnsi="Arial" w:cs="Arial"/>
          <w:i/>
          <w:sz w:val="24"/>
          <w:szCs w:val="24"/>
        </w:rPr>
        <w:t>Vehicular traffic: A review of continuum mathematical models</w:t>
      </w:r>
      <w:r w:rsidRPr="0076121B">
        <w:rPr>
          <w:rFonts w:ascii="Arial" w:hAnsi="Arial" w:cs="Arial"/>
          <w:sz w:val="24"/>
          <w:szCs w:val="24"/>
        </w:rPr>
        <w:t>. In Encyclopedia of Complexity and Systems Science (pp. 9727-9749). Springer New York.</w:t>
      </w:r>
    </w:p>
    <w:p w14:paraId="1281A67F" w14:textId="77777777" w:rsidR="00D70E9C" w:rsidRDefault="00D70E9C" w:rsidP="00921FC9">
      <w:pPr>
        <w:jc w:val="both"/>
        <w:rPr>
          <w:rFonts w:ascii="Arial" w:hAnsi="Arial" w:cs="Arial"/>
          <w:sz w:val="24"/>
          <w:szCs w:val="24"/>
        </w:rPr>
      </w:pPr>
      <w:r w:rsidRPr="00D70E9C">
        <w:rPr>
          <w:rFonts w:ascii="Arial" w:hAnsi="Arial" w:cs="Arial"/>
          <w:sz w:val="24"/>
          <w:szCs w:val="24"/>
        </w:rPr>
        <w:t>Placer, C. C., García, A. S., Vilán, J. V., &amp; Fernández, S. C. Análisis del comportamiento dinámico de un automóvil dotado de asientos basculantes.</w:t>
      </w:r>
    </w:p>
    <w:p w14:paraId="12DD0917" w14:textId="77777777" w:rsidR="00C765CB" w:rsidRDefault="00C765CB" w:rsidP="00921FC9">
      <w:pPr>
        <w:jc w:val="both"/>
        <w:rPr>
          <w:rFonts w:ascii="Arial" w:hAnsi="Arial" w:cs="Arial"/>
          <w:sz w:val="24"/>
          <w:szCs w:val="24"/>
        </w:rPr>
      </w:pPr>
      <w:r w:rsidRPr="00C765CB">
        <w:rPr>
          <w:rFonts w:ascii="Arial" w:hAnsi="Arial" w:cs="Arial"/>
          <w:sz w:val="24"/>
          <w:szCs w:val="24"/>
        </w:rPr>
        <w:t xml:space="preserve">Puebla, J. G. (1998, January). </w:t>
      </w:r>
      <w:r w:rsidRPr="00C765CB">
        <w:rPr>
          <w:rFonts w:ascii="Arial" w:hAnsi="Arial" w:cs="Arial"/>
          <w:i/>
          <w:sz w:val="24"/>
          <w:szCs w:val="24"/>
        </w:rPr>
        <w:t>Redes, espacio y tiempo</w:t>
      </w:r>
      <w:r w:rsidRPr="00C765CB">
        <w:rPr>
          <w:rFonts w:ascii="Arial" w:hAnsi="Arial" w:cs="Arial"/>
          <w:sz w:val="24"/>
          <w:szCs w:val="24"/>
        </w:rPr>
        <w:t>. In Anales de geografía de la Universidad Complutense (Vol. 18, p. 65).</w:t>
      </w:r>
    </w:p>
    <w:p w14:paraId="44B27E9D" w14:textId="77777777" w:rsidR="00946461" w:rsidRDefault="00946461" w:rsidP="00921FC9">
      <w:pPr>
        <w:jc w:val="both"/>
        <w:rPr>
          <w:rFonts w:ascii="Arial" w:hAnsi="Arial" w:cs="Arial"/>
          <w:sz w:val="24"/>
          <w:szCs w:val="24"/>
        </w:rPr>
      </w:pPr>
      <w:r w:rsidRPr="00946461">
        <w:rPr>
          <w:rFonts w:ascii="Arial" w:hAnsi="Arial" w:cs="Arial"/>
          <w:sz w:val="24"/>
          <w:szCs w:val="24"/>
        </w:rPr>
        <w:t xml:space="preserve">Pouyan, A. A., Ekrami, S., &amp; Taban, M. (2011, May). </w:t>
      </w:r>
      <w:r w:rsidRPr="00946461">
        <w:rPr>
          <w:rFonts w:ascii="Arial" w:hAnsi="Arial" w:cs="Arial"/>
          <w:i/>
          <w:sz w:val="24"/>
          <w:szCs w:val="24"/>
        </w:rPr>
        <w:t>A Distributed Multi-Agent Control Model for Railway Transportation System</w:t>
      </w:r>
      <w:r w:rsidRPr="00946461">
        <w:rPr>
          <w:rFonts w:ascii="Arial" w:hAnsi="Arial" w:cs="Arial"/>
          <w:sz w:val="24"/>
          <w:szCs w:val="24"/>
        </w:rPr>
        <w:t>. In ICAS 2011, The Seventh International Conference on Autonomic and Autonomous Systems (pp. 24-28).</w:t>
      </w:r>
    </w:p>
    <w:p w14:paraId="0EB01CE9" w14:textId="77777777" w:rsidR="003C3A88" w:rsidRDefault="003C3A88" w:rsidP="00921FC9">
      <w:pPr>
        <w:jc w:val="both"/>
        <w:rPr>
          <w:rFonts w:ascii="Arial" w:hAnsi="Arial" w:cs="Arial"/>
          <w:sz w:val="24"/>
          <w:szCs w:val="24"/>
        </w:rPr>
      </w:pPr>
      <w:r w:rsidRPr="003C3A88">
        <w:rPr>
          <w:rFonts w:ascii="Arial" w:hAnsi="Arial" w:cs="Arial"/>
          <w:sz w:val="24"/>
          <w:szCs w:val="24"/>
        </w:rPr>
        <w:t xml:space="preserve">Pumain, D. (2004). </w:t>
      </w:r>
      <w:r w:rsidRPr="003C3A88">
        <w:rPr>
          <w:rFonts w:ascii="Arial" w:hAnsi="Arial" w:cs="Arial"/>
          <w:i/>
          <w:sz w:val="24"/>
          <w:szCs w:val="24"/>
        </w:rPr>
        <w:t>Scaling laws and urban systems</w:t>
      </w:r>
      <w:r w:rsidRPr="003C3A88">
        <w:rPr>
          <w:rFonts w:ascii="Arial" w:hAnsi="Arial" w:cs="Arial"/>
          <w:sz w:val="24"/>
          <w:szCs w:val="24"/>
        </w:rPr>
        <w:t>. Santa Fe Institute, Working Paper n 04-02, 2, 26.</w:t>
      </w:r>
    </w:p>
    <w:p w14:paraId="1551E240" w14:textId="77777777" w:rsidR="009761AD" w:rsidRDefault="009761AD" w:rsidP="00921FC9">
      <w:pPr>
        <w:jc w:val="both"/>
        <w:rPr>
          <w:rFonts w:ascii="Arial" w:hAnsi="Arial" w:cs="Arial"/>
          <w:sz w:val="24"/>
          <w:szCs w:val="24"/>
        </w:rPr>
      </w:pPr>
      <w:r w:rsidRPr="009761AD">
        <w:rPr>
          <w:rFonts w:ascii="Arial" w:hAnsi="Arial" w:cs="Arial"/>
          <w:sz w:val="24"/>
          <w:szCs w:val="24"/>
        </w:rPr>
        <w:t xml:space="preserve">Qi, H., Wang, D., Chen, P., &amp; Bie, Y. (2014). </w:t>
      </w:r>
      <w:r w:rsidRPr="009761AD">
        <w:rPr>
          <w:rFonts w:ascii="Arial" w:hAnsi="Arial" w:cs="Arial"/>
          <w:i/>
          <w:sz w:val="24"/>
          <w:szCs w:val="24"/>
        </w:rPr>
        <w:t>Location-dependent lane-changing behavior for arterial road traffic</w:t>
      </w:r>
      <w:r w:rsidRPr="009761AD">
        <w:rPr>
          <w:rFonts w:ascii="Arial" w:hAnsi="Arial" w:cs="Arial"/>
          <w:sz w:val="24"/>
          <w:szCs w:val="24"/>
        </w:rPr>
        <w:t>. Networks and Spatial Economics, 14(1), 67-89.</w:t>
      </w:r>
    </w:p>
    <w:p w14:paraId="01616F4B" w14:textId="77777777" w:rsidR="00D95443" w:rsidRDefault="00D95443" w:rsidP="00921FC9">
      <w:pPr>
        <w:jc w:val="both"/>
        <w:rPr>
          <w:rFonts w:ascii="Arial" w:hAnsi="Arial" w:cs="Arial"/>
          <w:sz w:val="24"/>
          <w:szCs w:val="24"/>
        </w:rPr>
      </w:pPr>
      <w:r w:rsidRPr="00D95443">
        <w:rPr>
          <w:rFonts w:ascii="Arial" w:hAnsi="Arial" w:cs="Arial"/>
          <w:sz w:val="24"/>
          <w:szCs w:val="24"/>
        </w:rPr>
        <w:t xml:space="preserve">Ramanujam, V. (2007). </w:t>
      </w:r>
      <w:r w:rsidRPr="00D95443">
        <w:rPr>
          <w:rFonts w:ascii="Arial" w:hAnsi="Arial" w:cs="Arial"/>
          <w:i/>
          <w:sz w:val="24"/>
          <w:szCs w:val="24"/>
        </w:rPr>
        <w:t>Lane changing models for arterial traffic</w:t>
      </w:r>
      <w:r w:rsidRPr="00D95443">
        <w:rPr>
          <w:rFonts w:ascii="Arial" w:hAnsi="Arial" w:cs="Arial"/>
          <w:sz w:val="24"/>
          <w:szCs w:val="24"/>
        </w:rPr>
        <w:t xml:space="preserve"> (Doctoral dissertation, Massachusetts Institute of Technology).</w:t>
      </w:r>
    </w:p>
    <w:p w14:paraId="11F75303" w14:textId="77777777" w:rsidR="002E3DE0" w:rsidRDefault="002E3DE0" w:rsidP="00921FC9">
      <w:pPr>
        <w:jc w:val="both"/>
        <w:rPr>
          <w:rFonts w:ascii="Arial" w:hAnsi="Arial" w:cs="Arial"/>
          <w:sz w:val="24"/>
          <w:szCs w:val="24"/>
        </w:rPr>
      </w:pPr>
      <w:r>
        <w:rPr>
          <w:rFonts w:ascii="Arial" w:hAnsi="Arial" w:cs="Arial"/>
          <w:sz w:val="24"/>
          <w:szCs w:val="24"/>
        </w:rPr>
        <w:t xml:space="preserve">Ramírez Flores, J. C. (2014) </w:t>
      </w:r>
      <w:r w:rsidRPr="002E3DE0">
        <w:rPr>
          <w:rFonts w:ascii="Arial" w:hAnsi="Arial" w:cs="Arial"/>
          <w:i/>
          <w:sz w:val="24"/>
          <w:szCs w:val="24"/>
        </w:rPr>
        <w:t>Diagnóstico sobre la situación actual del sistema de transporte público en el Estado de México</w:t>
      </w:r>
      <w:r>
        <w:rPr>
          <w:rFonts w:ascii="Arial" w:hAnsi="Arial" w:cs="Arial"/>
          <w:sz w:val="24"/>
          <w:szCs w:val="24"/>
        </w:rPr>
        <w:t xml:space="preserve">. Propuesta de Sistema Metropolitano de Transporte para los Municipios Conurbados del Estado de México. UNAM. Facultad de Economía.  </w:t>
      </w:r>
    </w:p>
    <w:p w14:paraId="5838477F" w14:textId="77777777" w:rsidR="0076109C" w:rsidRDefault="0076109C" w:rsidP="00921FC9">
      <w:pPr>
        <w:jc w:val="both"/>
        <w:rPr>
          <w:rFonts w:ascii="Arial" w:hAnsi="Arial" w:cs="Arial"/>
          <w:sz w:val="24"/>
          <w:szCs w:val="24"/>
        </w:rPr>
      </w:pPr>
      <w:r w:rsidRPr="0076109C">
        <w:rPr>
          <w:rFonts w:ascii="Arial" w:hAnsi="Arial" w:cs="Arial"/>
          <w:sz w:val="24"/>
          <w:szCs w:val="24"/>
        </w:rPr>
        <w:t>Rao, N. S., Gao, J., &amp; Chua, L. O. (2005). On Dynamics of Transport Protocols Over Wide-Area Internet Connections. In Complex Dynamics in Communication Networks (pp. 69-101). Springer Berlin Heidelberg.</w:t>
      </w:r>
    </w:p>
    <w:p w14:paraId="021BBB54" w14:textId="77777777" w:rsidR="00B93A73" w:rsidRDefault="00B93A73" w:rsidP="00921FC9">
      <w:pPr>
        <w:jc w:val="both"/>
        <w:rPr>
          <w:rFonts w:ascii="Arial" w:hAnsi="Arial" w:cs="Arial"/>
          <w:sz w:val="24"/>
          <w:szCs w:val="24"/>
        </w:rPr>
      </w:pPr>
      <w:r w:rsidRPr="00B93A73">
        <w:rPr>
          <w:rFonts w:ascii="Arial" w:hAnsi="Arial" w:cs="Arial"/>
          <w:sz w:val="24"/>
          <w:szCs w:val="24"/>
        </w:rPr>
        <w:t xml:space="preserve">Rastelli, J. P., De Pedro, T., &amp; Santos, M. (2012, February). </w:t>
      </w:r>
      <w:r w:rsidRPr="00B93A73">
        <w:rPr>
          <w:rFonts w:ascii="Arial" w:hAnsi="Arial" w:cs="Arial"/>
          <w:i/>
          <w:sz w:val="24"/>
          <w:szCs w:val="24"/>
        </w:rPr>
        <w:t>Controladores borrosos para la dirección de vehículos autónomos en maniobras dentro de entornos urbanos</w:t>
      </w:r>
      <w:r w:rsidRPr="00B93A73">
        <w:rPr>
          <w:rFonts w:ascii="Arial" w:hAnsi="Arial" w:cs="Arial"/>
          <w:sz w:val="24"/>
          <w:szCs w:val="24"/>
        </w:rPr>
        <w:t>. In XVI Congreso Español sobre Tecnologías y Lógica Fuzzy.</w:t>
      </w:r>
    </w:p>
    <w:p w14:paraId="7CEE3BC3" w14:textId="77777777" w:rsidR="00AB41DC" w:rsidRDefault="00AB41DC" w:rsidP="00921FC9">
      <w:pPr>
        <w:jc w:val="both"/>
        <w:rPr>
          <w:rFonts w:ascii="Arial" w:hAnsi="Arial" w:cs="Arial"/>
          <w:sz w:val="24"/>
          <w:szCs w:val="24"/>
        </w:rPr>
      </w:pPr>
      <w:r w:rsidRPr="00AB41DC">
        <w:rPr>
          <w:rFonts w:ascii="Arial" w:hAnsi="Arial" w:cs="Arial"/>
          <w:sz w:val="24"/>
          <w:szCs w:val="24"/>
        </w:rPr>
        <w:lastRenderedPageBreak/>
        <w:t>Ren, D., Zhang, J., Zhang, J., &amp; Cui, S. (2011</w:t>
      </w:r>
      <w:r w:rsidRPr="00AB41DC">
        <w:rPr>
          <w:rFonts w:ascii="Arial" w:hAnsi="Arial" w:cs="Arial"/>
          <w:i/>
          <w:sz w:val="24"/>
          <w:szCs w:val="24"/>
        </w:rPr>
        <w:t>). Trajectory planning and yaw rate tracking control for lane changing of intelligent vehicle on curved road</w:t>
      </w:r>
      <w:r w:rsidRPr="00AB41DC">
        <w:rPr>
          <w:rFonts w:ascii="Arial" w:hAnsi="Arial" w:cs="Arial"/>
          <w:sz w:val="24"/>
          <w:szCs w:val="24"/>
        </w:rPr>
        <w:t>. Science China Technological Sciences, 54(3), 630-642.</w:t>
      </w:r>
    </w:p>
    <w:p w14:paraId="5A779529" w14:textId="77777777" w:rsidR="006030A9" w:rsidRDefault="006030A9" w:rsidP="00921FC9">
      <w:pPr>
        <w:jc w:val="both"/>
        <w:rPr>
          <w:rFonts w:ascii="Arial" w:hAnsi="Arial" w:cs="Arial"/>
          <w:sz w:val="24"/>
          <w:szCs w:val="24"/>
        </w:rPr>
      </w:pPr>
      <w:r>
        <w:rPr>
          <w:rFonts w:ascii="Arial" w:hAnsi="Arial" w:cs="Arial"/>
          <w:sz w:val="24"/>
          <w:szCs w:val="24"/>
        </w:rPr>
        <w:t xml:space="preserve">Reyes Espíndola. R. C y M., Cárdenas Grisales. J. (2004). </w:t>
      </w:r>
      <w:r>
        <w:rPr>
          <w:rFonts w:ascii="Arial" w:hAnsi="Arial" w:cs="Arial"/>
          <w:i/>
          <w:sz w:val="24"/>
          <w:szCs w:val="24"/>
        </w:rPr>
        <w:t xml:space="preserve">Ingeniería de Tránsito fundamentos y aplicaciones. </w:t>
      </w:r>
      <w:r>
        <w:rPr>
          <w:rFonts w:ascii="Arial" w:hAnsi="Arial" w:cs="Arial"/>
          <w:sz w:val="24"/>
          <w:szCs w:val="24"/>
        </w:rPr>
        <w:t>7ª Edición. Alfaomega.</w:t>
      </w:r>
    </w:p>
    <w:p w14:paraId="38A23743" w14:textId="77777777" w:rsidR="00543980" w:rsidRDefault="00543980" w:rsidP="00921FC9">
      <w:pPr>
        <w:jc w:val="both"/>
        <w:rPr>
          <w:rFonts w:ascii="Arial" w:hAnsi="Arial" w:cs="Arial"/>
          <w:sz w:val="24"/>
          <w:szCs w:val="24"/>
        </w:rPr>
      </w:pPr>
      <w:r>
        <w:rPr>
          <w:rFonts w:ascii="Arial" w:hAnsi="Arial" w:cs="Arial"/>
          <w:sz w:val="24"/>
          <w:szCs w:val="24"/>
        </w:rPr>
        <w:t xml:space="preserve">Rivas Tovar, L. A., ET AL. (2010) </w:t>
      </w:r>
      <w:r>
        <w:rPr>
          <w:rFonts w:ascii="Arial" w:hAnsi="Arial" w:cs="Arial"/>
          <w:i/>
          <w:sz w:val="24"/>
          <w:szCs w:val="24"/>
        </w:rPr>
        <w:t>Incentivos y desincentivos en los sistemas de transporte público en Londres, Madrid y la Ciudad de México</w:t>
      </w:r>
      <w:r>
        <w:rPr>
          <w:rFonts w:ascii="Arial" w:hAnsi="Arial" w:cs="Arial"/>
          <w:sz w:val="24"/>
          <w:szCs w:val="24"/>
        </w:rPr>
        <w:t>. IPN</w:t>
      </w:r>
    </w:p>
    <w:p w14:paraId="422ED85C" w14:textId="77777777" w:rsidR="00E0212B" w:rsidRDefault="00E0212B" w:rsidP="00921FC9">
      <w:pPr>
        <w:jc w:val="both"/>
        <w:rPr>
          <w:rFonts w:ascii="Arial" w:hAnsi="Arial" w:cs="Arial"/>
          <w:sz w:val="24"/>
          <w:szCs w:val="24"/>
        </w:rPr>
      </w:pPr>
      <w:r w:rsidRPr="00E0212B">
        <w:rPr>
          <w:rFonts w:ascii="Arial" w:hAnsi="Arial" w:cs="Arial"/>
          <w:sz w:val="24"/>
          <w:szCs w:val="24"/>
        </w:rPr>
        <w:t>Rodaro, E., &amp; Yeldan, Ö. (2013). A multi-lane traffic simulation model via continuous cellular automata. arXiv preprint arXiv:1302.0488.</w:t>
      </w:r>
    </w:p>
    <w:p w14:paraId="1A2F2527" w14:textId="77777777" w:rsidR="002F0196" w:rsidRDefault="002F0196" w:rsidP="00921FC9">
      <w:pPr>
        <w:jc w:val="both"/>
        <w:rPr>
          <w:rFonts w:ascii="Arial" w:hAnsi="Arial" w:cs="Arial"/>
          <w:sz w:val="24"/>
          <w:szCs w:val="24"/>
        </w:rPr>
      </w:pPr>
      <w:r>
        <w:rPr>
          <w:rFonts w:ascii="Arial" w:hAnsi="Arial" w:cs="Arial"/>
          <w:sz w:val="24"/>
          <w:szCs w:val="24"/>
        </w:rPr>
        <w:t xml:space="preserve">Rodríguez López, J., Navarro Benítez B. (1999) </w:t>
      </w:r>
      <w:r w:rsidRPr="002F0196">
        <w:rPr>
          <w:rFonts w:ascii="Arial" w:hAnsi="Arial" w:cs="Arial"/>
          <w:i/>
          <w:sz w:val="24"/>
          <w:szCs w:val="24"/>
        </w:rPr>
        <w:t>El transporte urbano de pasajeros de la Ciudad de México en el siglo XX</w:t>
      </w:r>
      <w:r>
        <w:rPr>
          <w:rFonts w:ascii="Arial" w:hAnsi="Arial" w:cs="Arial"/>
          <w:sz w:val="24"/>
          <w:szCs w:val="24"/>
        </w:rPr>
        <w:t xml:space="preserve">. </w:t>
      </w:r>
      <w:r w:rsidRPr="002F0196">
        <w:rPr>
          <w:rFonts w:ascii="Arial" w:hAnsi="Arial" w:cs="Arial"/>
          <w:sz w:val="24"/>
          <w:szCs w:val="24"/>
        </w:rPr>
        <w:t>Comité Editorial del Gobierno del Distrito Federal</w:t>
      </w:r>
      <w:r w:rsidR="00642C9D">
        <w:rPr>
          <w:rFonts w:ascii="Arial" w:hAnsi="Arial" w:cs="Arial"/>
          <w:sz w:val="24"/>
          <w:szCs w:val="24"/>
        </w:rPr>
        <w:t>.</w:t>
      </w:r>
    </w:p>
    <w:p w14:paraId="1DB119F1" w14:textId="77777777" w:rsidR="00B6432E" w:rsidRPr="00B6432E" w:rsidRDefault="00B6432E" w:rsidP="00921FC9">
      <w:pPr>
        <w:jc w:val="both"/>
        <w:rPr>
          <w:rFonts w:ascii="Arial" w:hAnsi="Arial" w:cs="Arial"/>
          <w:sz w:val="24"/>
          <w:szCs w:val="24"/>
        </w:rPr>
      </w:pPr>
      <w:r>
        <w:rPr>
          <w:rFonts w:ascii="Arial" w:hAnsi="Arial" w:cs="Arial"/>
          <w:sz w:val="24"/>
          <w:szCs w:val="24"/>
        </w:rPr>
        <w:t xml:space="preserve">Rodríguez Niño, D. F., Ardila Díaz., G. O. (2002). </w:t>
      </w:r>
      <w:r>
        <w:rPr>
          <w:rFonts w:ascii="Arial" w:hAnsi="Arial" w:cs="Arial"/>
          <w:i/>
          <w:sz w:val="24"/>
          <w:szCs w:val="24"/>
        </w:rPr>
        <w:t>Concurrencia en sistemas multiagente: implementación de un simulador de tráfico urbano.</w:t>
      </w:r>
      <w:r>
        <w:rPr>
          <w:rFonts w:ascii="Arial" w:hAnsi="Arial" w:cs="Arial"/>
          <w:sz w:val="24"/>
          <w:szCs w:val="24"/>
        </w:rPr>
        <w:t xml:space="preserve"> Proyecto de Investigación II. Director: Ing. Enrique González Guerrero. Pontificia Universidad Javeriana. Bogota.</w:t>
      </w:r>
    </w:p>
    <w:p w14:paraId="2E3D050C" w14:textId="77777777" w:rsidR="00C023D9" w:rsidRDefault="00C023D9" w:rsidP="00C023D9">
      <w:pPr>
        <w:jc w:val="both"/>
        <w:rPr>
          <w:rFonts w:ascii="Arial" w:hAnsi="Arial" w:cs="Arial"/>
          <w:sz w:val="24"/>
          <w:szCs w:val="24"/>
        </w:rPr>
      </w:pPr>
      <w:r>
        <w:rPr>
          <w:rFonts w:ascii="Arial" w:hAnsi="Arial" w:cs="Arial"/>
          <w:sz w:val="24"/>
          <w:szCs w:val="24"/>
        </w:rPr>
        <w:t xml:space="preserve">Romero Pérez, V. (2009). </w:t>
      </w:r>
      <w:r w:rsidRPr="00C023D9">
        <w:rPr>
          <w:rFonts w:ascii="Arial" w:hAnsi="Arial" w:cs="Arial"/>
          <w:i/>
          <w:sz w:val="24"/>
          <w:szCs w:val="24"/>
        </w:rPr>
        <w:t>Creación de un entorno 3d para la simulación de tráfico urbano</w:t>
      </w:r>
      <w:r>
        <w:rPr>
          <w:rFonts w:ascii="Arial" w:hAnsi="Arial" w:cs="Arial"/>
          <w:i/>
          <w:sz w:val="24"/>
          <w:szCs w:val="24"/>
        </w:rPr>
        <w:t>.</w:t>
      </w:r>
      <w:r>
        <w:rPr>
          <w:rFonts w:ascii="Arial" w:hAnsi="Arial" w:cs="Arial"/>
          <w:sz w:val="24"/>
          <w:szCs w:val="24"/>
        </w:rPr>
        <w:t xml:space="preserve"> Universidad Carlos III de M</w:t>
      </w:r>
      <w:r w:rsidRPr="00C023D9">
        <w:rPr>
          <w:rFonts w:ascii="Arial" w:hAnsi="Arial" w:cs="Arial"/>
          <w:sz w:val="24"/>
          <w:szCs w:val="24"/>
        </w:rPr>
        <w:t>adrid</w:t>
      </w:r>
      <w:r>
        <w:rPr>
          <w:rFonts w:ascii="Arial" w:hAnsi="Arial" w:cs="Arial"/>
          <w:sz w:val="24"/>
          <w:szCs w:val="24"/>
        </w:rPr>
        <w:t>. Escuela P</w:t>
      </w:r>
      <w:r w:rsidRPr="00C023D9">
        <w:rPr>
          <w:rFonts w:ascii="Arial" w:hAnsi="Arial" w:cs="Arial"/>
          <w:sz w:val="24"/>
          <w:szCs w:val="24"/>
        </w:rPr>
        <w:t xml:space="preserve">olitécnica </w:t>
      </w:r>
      <w:r>
        <w:rPr>
          <w:rFonts w:ascii="Arial" w:hAnsi="Arial" w:cs="Arial"/>
          <w:sz w:val="24"/>
          <w:szCs w:val="24"/>
        </w:rPr>
        <w:t>S</w:t>
      </w:r>
      <w:r w:rsidRPr="00C023D9">
        <w:rPr>
          <w:rFonts w:ascii="Arial" w:hAnsi="Arial" w:cs="Arial"/>
          <w:sz w:val="24"/>
          <w:szCs w:val="24"/>
        </w:rPr>
        <w:t>uperior</w:t>
      </w:r>
      <w:r>
        <w:rPr>
          <w:rFonts w:ascii="Arial" w:hAnsi="Arial" w:cs="Arial"/>
          <w:sz w:val="24"/>
          <w:szCs w:val="24"/>
        </w:rPr>
        <w:t>. Ingeniería I</w:t>
      </w:r>
      <w:r w:rsidRPr="00C023D9">
        <w:rPr>
          <w:rFonts w:ascii="Arial" w:hAnsi="Arial" w:cs="Arial"/>
          <w:sz w:val="24"/>
          <w:szCs w:val="24"/>
        </w:rPr>
        <w:t>nformática</w:t>
      </w:r>
      <w:r w:rsidR="001938CD">
        <w:rPr>
          <w:rFonts w:ascii="Arial" w:hAnsi="Arial" w:cs="Arial"/>
          <w:sz w:val="24"/>
          <w:szCs w:val="24"/>
        </w:rPr>
        <w:t>.</w:t>
      </w:r>
    </w:p>
    <w:p w14:paraId="75F776AC" w14:textId="77777777" w:rsidR="005305DE" w:rsidRDefault="005305DE" w:rsidP="00921FC9">
      <w:pPr>
        <w:jc w:val="both"/>
        <w:rPr>
          <w:rFonts w:ascii="Arial" w:hAnsi="Arial" w:cs="Arial"/>
          <w:sz w:val="24"/>
          <w:szCs w:val="24"/>
        </w:rPr>
      </w:pPr>
      <w:r>
        <w:rPr>
          <w:rFonts w:ascii="Arial" w:hAnsi="Arial" w:cs="Arial"/>
          <w:sz w:val="24"/>
          <w:szCs w:val="24"/>
        </w:rPr>
        <w:t xml:space="preserve">Ruíz Rodríguez, J. M. (2008) </w:t>
      </w:r>
      <w:r>
        <w:rPr>
          <w:rFonts w:ascii="Arial" w:hAnsi="Arial" w:cs="Arial"/>
          <w:i/>
          <w:sz w:val="24"/>
          <w:szCs w:val="24"/>
        </w:rPr>
        <w:t>Transporte de mercancías por carretera. Capacitación profesional</w:t>
      </w:r>
      <w:r w:rsidR="00597C6C">
        <w:rPr>
          <w:rFonts w:ascii="Arial" w:hAnsi="Arial" w:cs="Arial"/>
          <w:sz w:val="24"/>
          <w:szCs w:val="24"/>
        </w:rPr>
        <w:t xml:space="preserve">. </w:t>
      </w:r>
      <w:r w:rsidR="00597C6C" w:rsidRPr="00597C6C">
        <w:rPr>
          <w:rFonts w:ascii="Arial" w:hAnsi="Arial" w:cs="Arial"/>
          <w:sz w:val="24"/>
          <w:szCs w:val="24"/>
        </w:rPr>
        <w:t>Marge Books</w:t>
      </w:r>
      <w:r w:rsidR="00A21B3B">
        <w:rPr>
          <w:rFonts w:ascii="Arial" w:hAnsi="Arial" w:cs="Arial"/>
          <w:sz w:val="24"/>
          <w:szCs w:val="24"/>
        </w:rPr>
        <w:t>.</w:t>
      </w:r>
    </w:p>
    <w:p w14:paraId="3190921B" w14:textId="77777777" w:rsidR="00F93B01" w:rsidRDefault="00F93B01" w:rsidP="00921FC9">
      <w:pPr>
        <w:jc w:val="both"/>
        <w:rPr>
          <w:rFonts w:ascii="Arial" w:hAnsi="Arial" w:cs="Arial"/>
          <w:sz w:val="24"/>
          <w:szCs w:val="24"/>
        </w:rPr>
      </w:pPr>
      <w:r w:rsidRPr="00F93B01">
        <w:rPr>
          <w:rFonts w:ascii="Arial" w:hAnsi="Arial" w:cs="Arial"/>
          <w:sz w:val="24"/>
          <w:szCs w:val="24"/>
        </w:rPr>
        <w:t xml:space="preserve">Salvucci, D. D., Liu, A., &amp; Boer, E. R. (2001). </w:t>
      </w:r>
      <w:r w:rsidRPr="00F93B01">
        <w:rPr>
          <w:rFonts w:ascii="Arial" w:hAnsi="Arial" w:cs="Arial"/>
          <w:i/>
          <w:sz w:val="24"/>
          <w:szCs w:val="24"/>
        </w:rPr>
        <w:t>Control and monitoring during lane changes</w:t>
      </w:r>
      <w:r w:rsidRPr="00F93B01">
        <w:rPr>
          <w:rFonts w:ascii="Arial" w:hAnsi="Arial" w:cs="Arial"/>
          <w:sz w:val="24"/>
          <w:szCs w:val="24"/>
        </w:rPr>
        <w:t>. Vision in Vehicles, 9.</w:t>
      </w:r>
    </w:p>
    <w:p w14:paraId="1241E5C3" w14:textId="77777777" w:rsidR="003314D4" w:rsidRDefault="003314D4" w:rsidP="00921FC9">
      <w:pPr>
        <w:jc w:val="both"/>
        <w:rPr>
          <w:rFonts w:ascii="Arial" w:hAnsi="Arial" w:cs="Arial"/>
          <w:sz w:val="24"/>
          <w:szCs w:val="24"/>
        </w:rPr>
      </w:pPr>
      <w:r>
        <w:rPr>
          <w:rFonts w:ascii="Arial" w:hAnsi="Arial" w:cs="Arial"/>
          <w:sz w:val="24"/>
          <w:szCs w:val="24"/>
        </w:rPr>
        <w:t xml:space="preserve">Santana Rivas, I., J. (2009). </w:t>
      </w:r>
      <w:r>
        <w:rPr>
          <w:rFonts w:ascii="Arial" w:hAnsi="Arial" w:cs="Arial"/>
          <w:i/>
          <w:sz w:val="24"/>
          <w:szCs w:val="24"/>
        </w:rPr>
        <w:t>Modelación y simulación de la dinámica de eatones usando Autómatas Celulares con condiciones de frontera abiertas y periódicas</w:t>
      </w:r>
      <w:r>
        <w:rPr>
          <w:rFonts w:ascii="Arial" w:hAnsi="Arial" w:cs="Arial"/>
          <w:sz w:val="24"/>
          <w:szCs w:val="24"/>
        </w:rPr>
        <w:t>. Instituto Politécnico Nacional. Centro de Investigación en Computación.</w:t>
      </w:r>
    </w:p>
    <w:p w14:paraId="0518160D" w14:textId="77777777" w:rsidR="00556093" w:rsidRPr="003314D4" w:rsidRDefault="00556093" w:rsidP="00921FC9">
      <w:pPr>
        <w:jc w:val="both"/>
        <w:rPr>
          <w:rFonts w:ascii="Arial" w:hAnsi="Arial" w:cs="Arial"/>
          <w:sz w:val="24"/>
          <w:szCs w:val="24"/>
        </w:rPr>
      </w:pPr>
      <w:r w:rsidRPr="00556093">
        <w:rPr>
          <w:rFonts w:ascii="Arial" w:hAnsi="Arial" w:cs="Arial"/>
          <w:sz w:val="24"/>
          <w:szCs w:val="24"/>
        </w:rPr>
        <w:t xml:space="preserve">SARVI, M., &amp; ROSE, G. (2007, September). </w:t>
      </w:r>
      <w:r w:rsidRPr="00556093">
        <w:rPr>
          <w:rFonts w:ascii="Arial" w:hAnsi="Arial" w:cs="Arial"/>
          <w:i/>
          <w:sz w:val="24"/>
          <w:szCs w:val="24"/>
        </w:rPr>
        <w:t>Modelling lane changing behaviour of heavy commercial vehicles</w:t>
      </w:r>
      <w:r w:rsidRPr="00556093">
        <w:rPr>
          <w:rFonts w:ascii="Arial" w:hAnsi="Arial" w:cs="Arial"/>
          <w:sz w:val="24"/>
          <w:szCs w:val="24"/>
        </w:rPr>
        <w:t>. In AUSTRALASIAN TRANSPORT RESEARCH FORUM (ATRF), 30TH, 2007, MELBOURNE, VICTORIA, AUSTRALIA, VOL 30.</w:t>
      </w:r>
    </w:p>
    <w:p w14:paraId="0812AAA5" w14:textId="77777777" w:rsidR="0030461F" w:rsidRDefault="0030461F" w:rsidP="00921FC9">
      <w:pPr>
        <w:jc w:val="both"/>
        <w:rPr>
          <w:rFonts w:ascii="Arial" w:hAnsi="Arial" w:cs="Arial"/>
          <w:sz w:val="24"/>
          <w:szCs w:val="24"/>
        </w:rPr>
      </w:pPr>
      <w:r w:rsidRPr="0030461F">
        <w:rPr>
          <w:rFonts w:ascii="Arial" w:hAnsi="Arial" w:cs="Arial"/>
          <w:sz w:val="24"/>
          <w:szCs w:val="24"/>
        </w:rPr>
        <w:t xml:space="preserve">Schill, A., Held, A., Böhmak, W., Springer, T., &amp; Ziegert, T. (1998, January). </w:t>
      </w:r>
      <w:r w:rsidRPr="006C59B0">
        <w:rPr>
          <w:rFonts w:ascii="Arial" w:hAnsi="Arial" w:cs="Arial"/>
          <w:i/>
          <w:sz w:val="24"/>
          <w:szCs w:val="24"/>
        </w:rPr>
        <w:t>An agent based application for personalized vehicular traffic management</w:t>
      </w:r>
      <w:r w:rsidRPr="0030461F">
        <w:rPr>
          <w:rFonts w:ascii="Arial" w:hAnsi="Arial" w:cs="Arial"/>
          <w:sz w:val="24"/>
          <w:szCs w:val="24"/>
        </w:rPr>
        <w:t>. In Mobile Agents (pp. 99-111). Springer Berlin Heidelberg.</w:t>
      </w:r>
    </w:p>
    <w:p w14:paraId="4F293F14" w14:textId="77777777" w:rsidR="008B5B8B" w:rsidRDefault="008B5B8B" w:rsidP="00921FC9">
      <w:pPr>
        <w:jc w:val="both"/>
        <w:rPr>
          <w:rFonts w:ascii="Arial" w:hAnsi="Arial" w:cs="Arial"/>
          <w:sz w:val="24"/>
          <w:szCs w:val="24"/>
        </w:rPr>
      </w:pPr>
      <w:r w:rsidRPr="008B5B8B">
        <w:rPr>
          <w:rFonts w:ascii="Arial" w:hAnsi="Arial" w:cs="Arial"/>
          <w:sz w:val="24"/>
          <w:szCs w:val="24"/>
        </w:rPr>
        <w:lastRenderedPageBreak/>
        <w:t xml:space="preserve">Schroeder, S., Zilske, M., Liedtke, G., &amp; Nagel, K. (2012). </w:t>
      </w:r>
      <w:r w:rsidRPr="008B5B8B">
        <w:rPr>
          <w:rFonts w:ascii="Arial" w:hAnsi="Arial" w:cs="Arial"/>
          <w:i/>
          <w:sz w:val="24"/>
          <w:szCs w:val="24"/>
        </w:rPr>
        <w:t>Towards a multi-agent logistics and commercial transport model: The transport service provider's view</w:t>
      </w:r>
      <w:r w:rsidRPr="008B5B8B">
        <w:rPr>
          <w:rFonts w:ascii="Arial" w:hAnsi="Arial" w:cs="Arial"/>
          <w:sz w:val="24"/>
          <w:szCs w:val="24"/>
        </w:rPr>
        <w:t>. Procedia-Social and Behavioral Sciences, 39, 649-663.</w:t>
      </w:r>
    </w:p>
    <w:p w14:paraId="7C65B283" w14:textId="77777777" w:rsidR="000019F5" w:rsidRDefault="000019F5" w:rsidP="00921FC9">
      <w:pPr>
        <w:jc w:val="both"/>
        <w:rPr>
          <w:rFonts w:ascii="Arial" w:hAnsi="Arial" w:cs="Arial"/>
          <w:sz w:val="24"/>
          <w:szCs w:val="24"/>
        </w:rPr>
      </w:pPr>
      <w:r>
        <w:rPr>
          <w:rFonts w:ascii="Arial" w:hAnsi="Arial" w:cs="Arial"/>
          <w:sz w:val="24"/>
          <w:szCs w:val="24"/>
        </w:rPr>
        <w:t>Schreckenberg, M.</w:t>
      </w:r>
      <w:r w:rsidRPr="000019F5">
        <w:rPr>
          <w:rFonts w:ascii="Arial" w:hAnsi="Arial" w:cs="Arial"/>
          <w:sz w:val="24"/>
          <w:szCs w:val="24"/>
        </w:rPr>
        <w:t>, Selten, R</w:t>
      </w:r>
      <w:r>
        <w:rPr>
          <w:rFonts w:ascii="Arial" w:hAnsi="Arial" w:cs="Arial"/>
          <w:sz w:val="24"/>
          <w:szCs w:val="24"/>
        </w:rPr>
        <w:t xml:space="preserve">. </w:t>
      </w:r>
      <w:r w:rsidRPr="000019F5">
        <w:rPr>
          <w:rFonts w:ascii="Arial" w:hAnsi="Arial" w:cs="Arial"/>
          <w:sz w:val="24"/>
          <w:szCs w:val="24"/>
        </w:rPr>
        <w:t>Eds.</w:t>
      </w:r>
      <w:r>
        <w:rPr>
          <w:rFonts w:ascii="Arial" w:hAnsi="Arial" w:cs="Arial"/>
          <w:sz w:val="24"/>
          <w:szCs w:val="24"/>
        </w:rPr>
        <w:t xml:space="preserve"> (2004) </w:t>
      </w:r>
      <w:r w:rsidRPr="000019F5">
        <w:rPr>
          <w:rFonts w:ascii="Arial" w:hAnsi="Arial" w:cs="Arial"/>
          <w:i/>
          <w:sz w:val="24"/>
          <w:szCs w:val="24"/>
        </w:rPr>
        <w:t>Human Behaviour and Traffic Networks</w:t>
      </w:r>
      <w:r>
        <w:rPr>
          <w:rFonts w:ascii="Arial" w:hAnsi="Arial" w:cs="Arial"/>
          <w:sz w:val="24"/>
          <w:szCs w:val="24"/>
        </w:rPr>
        <w:t>. Springer.</w:t>
      </w:r>
    </w:p>
    <w:p w14:paraId="647E3A08" w14:textId="77777777" w:rsidR="007F3D57" w:rsidRDefault="007F3D57" w:rsidP="00921FC9">
      <w:pPr>
        <w:jc w:val="both"/>
        <w:rPr>
          <w:rFonts w:ascii="Arial" w:hAnsi="Arial" w:cs="Arial"/>
          <w:sz w:val="24"/>
          <w:szCs w:val="24"/>
        </w:rPr>
      </w:pPr>
      <w:r w:rsidRPr="007F3D57">
        <w:rPr>
          <w:rFonts w:ascii="Arial" w:hAnsi="Arial" w:cs="Arial"/>
          <w:sz w:val="24"/>
          <w:szCs w:val="24"/>
        </w:rPr>
        <w:t>Schneider,</w:t>
      </w:r>
      <w:r>
        <w:rPr>
          <w:rFonts w:ascii="Arial" w:hAnsi="Arial" w:cs="Arial"/>
          <w:sz w:val="24"/>
          <w:szCs w:val="24"/>
        </w:rPr>
        <w:t xml:space="preserve"> S. M.,</w:t>
      </w:r>
      <w:r w:rsidRPr="007F3D57">
        <w:rPr>
          <w:rFonts w:ascii="Arial" w:hAnsi="Arial" w:cs="Arial"/>
          <w:sz w:val="24"/>
          <w:szCs w:val="24"/>
        </w:rPr>
        <w:t xml:space="preserve"> Belik,</w:t>
      </w:r>
      <w:r>
        <w:rPr>
          <w:rFonts w:ascii="Arial" w:hAnsi="Arial" w:cs="Arial"/>
          <w:sz w:val="24"/>
          <w:szCs w:val="24"/>
        </w:rPr>
        <w:t xml:space="preserve"> V., </w:t>
      </w:r>
      <w:r w:rsidRPr="007F3D57">
        <w:rPr>
          <w:rFonts w:ascii="Arial" w:hAnsi="Arial" w:cs="Arial"/>
          <w:sz w:val="24"/>
          <w:szCs w:val="24"/>
        </w:rPr>
        <w:t>Couronn</w:t>
      </w:r>
      <w:r>
        <w:rPr>
          <w:rFonts w:ascii="Arial" w:hAnsi="Arial" w:cs="Arial"/>
          <w:sz w:val="24"/>
          <w:szCs w:val="24"/>
        </w:rPr>
        <w:t>é</w:t>
      </w:r>
      <w:r w:rsidRPr="007F3D57">
        <w:rPr>
          <w:rFonts w:ascii="Arial" w:hAnsi="Arial" w:cs="Arial"/>
          <w:sz w:val="24"/>
          <w:szCs w:val="24"/>
        </w:rPr>
        <w:t>,</w:t>
      </w:r>
      <w:r>
        <w:rPr>
          <w:rFonts w:ascii="Arial" w:hAnsi="Arial" w:cs="Arial"/>
          <w:sz w:val="24"/>
          <w:szCs w:val="24"/>
        </w:rPr>
        <w:t xml:space="preserve"> T.,</w:t>
      </w:r>
      <w:r w:rsidRPr="007F3D57">
        <w:rPr>
          <w:rFonts w:ascii="Arial" w:hAnsi="Arial" w:cs="Arial"/>
          <w:sz w:val="24"/>
          <w:szCs w:val="24"/>
        </w:rPr>
        <w:t xml:space="preserve"> Smoreda,</w:t>
      </w:r>
      <w:r>
        <w:rPr>
          <w:rFonts w:ascii="Arial" w:hAnsi="Arial" w:cs="Arial"/>
          <w:sz w:val="24"/>
          <w:szCs w:val="24"/>
        </w:rPr>
        <w:t xml:space="preserve"> Z.,</w:t>
      </w:r>
      <w:r w:rsidRPr="007F3D57">
        <w:rPr>
          <w:rFonts w:ascii="Arial" w:hAnsi="Arial" w:cs="Arial"/>
          <w:sz w:val="24"/>
          <w:szCs w:val="24"/>
        </w:rPr>
        <w:t xml:space="preserve"> Gonz</w:t>
      </w:r>
      <w:r>
        <w:rPr>
          <w:rFonts w:ascii="Arial" w:hAnsi="Arial" w:cs="Arial"/>
          <w:sz w:val="24"/>
          <w:szCs w:val="24"/>
        </w:rPr>
        <w:t>á</w:t>
      </w:r>
      <w:r w:rsidRPr="007F3D57">
        <w:rPr>
          <w:rFonts w:ascii="Arial" w:hAnsi="Arial" w:cs="Arial"/>
          <w:sz w:val="24"/>
          <w:szCs w:val="24"/>
        </w:rPr>
        <w:t>lez</w:t>
      </w:r>
      <w:r>
        <w:rPr>
          <w:rFonts w:ascii="Arial" w:hAnsi="Arial" w:cs="Arial"/>
          <w:sz w:val="24"/>
          <w:szCs w:val="24"/>
        </w:rPr>
        <w:t xml:space="preserve">, M. C. (2013) </w:t>
      </w:r>
      <w:r w:rsidRPr="007F3D57">
        <w:rPr>
          <w:rFonts w:ascii="Arial" w:hAnsi="Arial" w:cs="Arial"/>
          <w:i/>
          <w:sz w:val="24"/>
          <w:szCs w:val="24"/>
        </w:rPr>
        <w:t>Unraveling Daily Human Mobility Motifs</w:t>
      </w:r>
      <w:r>
        <w:rPr>
          <w:rFonts w:ascii="Arial" w:hAnsi="Arial" w:cs="Arial"/>
          <w:sz w:val="24"/>
          <w:szCs w:val="24"/>
        </w:rPr>
        <w:t xml:space="preserve">. </w:t>
      </w:r>
      <w:r w:rsidRPr="007F3D57">
        <w:rPr>
          <w:rFonts w:ascii="Arial" w:hAnsi="Arial" w:cs="Arial"/>
          <w:sz w:val="24"/>
          <w:szCs w:val="24"/>
        </w:rPr>
        <w:t xml:space="preserve">Orange </w:t>
      </w:r>
      <w:r>
        <w:rPr>
          <w:rFonts w:ascii="Arial" w:hAnsi="Arial" w:cs="Arial"/>
          <w:sz w:val="24"/>
          <w:szCs w:val="24"/>
        </w:rPr>
        <w:t>Labs, 38 rue du Gé</w:t>
      </w:r>
      <w:r w:rsidRPr="007F3D57">
        <w:rPr>
          <w:rFonts w:ascii="Arial" w:hAnsi="Arial" w:cs="Arial"/>
          <w:sz w:val="24"/>
          <w:szCs w:val="24"/>
        </w:rPr>
        <w:t>n</w:t>
      </w:r>
      <w:r>
        <w:rPr>
          <w:rFonts w:ascii="Arial" w:hAnsi="Arial" w:cs="Arial"/>
          <w:sz w:val="24"/>
          <w:szCs w:val="24"/>
        </w:rPr>
        <w:t>é</w:t>
      </w:r>
      <w:r w:rsidRPr="007F3D57">
        <w:rPr>
          <w:rFonts w:ascii="Arial" w:hAnsi="Arial" w:cs="Arial"/>
          <w:sz w:val="24"/>
          <w:szCs w:val="24"/>
        </w:rPr>
        <w:t>ral Leclerc, 92794 Issy les Moulineaux, France</w:t>
      </w:r>
      <w:r>
        <w:rPr>
          <w:rFonts w:ascii="Arial" w:hAnsi="Arial" w:cs="Arial"/>
          <w:sz w:val="24"/>
          <w:szCs w:val="24"/>
        </w:rPr>
        <w:t>.</w:t>
      </w:r>
    </w:p>
    <w:p w14:paraId="59853B37" w14:textId="77777777" w:rsidR="00CC665A" w:rsidRDefault="00CC665A" w:rsidP="00921FC9">
      <w:pPr>
        <w:jc w:val="both"/>
        <w:rPr>
          <w:rFonts w:ascii="Arial" w:hAnsi="Arial" w:cs="Arial"/>
          <w:sz w:val="24"/>
          <w:szCs w:val="24"/>
        </w:rPr>
      </w:pPr>
      <w:r>
        <w:rPr>
          <w:rFonts w:ascii="Arial" w:hAnsi="Arial" w:cs="Arial"/>
          <w:sz w:val="24"/>
          <w:szCs w:val="24"/>
        </w:rPr>
        <w:t>Serrano Cornejo., B. J. (2012). El sistema ineficiente del transporte de pasajeros en el Distrito Federal: implicaciones en la movilidad de la población y en el Medio Ambiente. UNAM. Maestría en Urbanismo.</w:t>
      </w:r>
    </w:p>
    <w:p w14:paraId="673DA5EA" w14:textId="77777777" w:rsidR="004139C5" w:rsidRPr="007F3D57" w:rsidRDefault="004139C5" w:rsidP="00921FC9">
      <w:pPr>
        <w:jc w:val="both"/>
        <w:rPr>
          <w:rFonts w:ascii="Arial" w:hAnsi="Arial" w:cs="Arial"/>
          <w:sz w:val="24"/>
          <w:szCs w:val="24"/>
        </w:rPr>
      </w:pPr>
      <w:r w:rsidRPr="004139C5">
        <w:rPr>
          <w:rFonts w:ascii="Arial" w:hAnsi="Arial" w:cs="Arial"/>
          <w:sz w:val="24"/>
          <w:szCs w:val="24"/>
        </w:rPr>
        <w:t xml:space="preserve">Shin, I. R. N. M., Lee, S. H. N. K., &amp; Chong, S. (2007). </w:t>
      </w:r>
      <w:r w:rsidRPr="004139C5">
        <w:rPr>
          <w:rFonts w:ascii="Arial" w:hAnsi="Arial" w:cs="Arial"/>
          <w:i/>
          <w:sz w:val="24"/>
          <w:szCs w:val="24"/>
        </w:rPr>
        <w:t>Human mobility patterns and their impact on routing in human-driven mobile networks</w:t>
      </w:r>
      <w:r w:rsidRPr="004139C5">
        <w:rPr>
          <w:rFonts w:ascii="Arial" w:hAnsi="Arial" w:cs="Arial"/>
          <w:sz w:val="24"/>
          <w:szCs w:val="24"/>
        </w:rPr>
        <w:t>.</w:t>
      </w:r>
    </w:p>
    <w:p w14:paraId="4312E24A" w14:textId="77777777" w:rsidR="00881A1A" w:rsidRDefault="00881A1A" w:rsidP="00921FC9">
      <w:pPr>
        <w:jc w:val="both"/>
        <w:rPr>
          <w:rFonts w:ascii="Arial" w:hAnsi="Arial" w:cs="Arial"/>
          <w:sz w:val="24"/>
          <w:szCs w:val="24"/>
        </w:rPr>
      </w:pPr>
      <w:r w:rsidRPr="00881A1A">
        <w:rPr>
          <w:rFonts w:ascii="Arial" w:hAnsi="Arial" w:cs="Arial"/>
          <w:sz w:val="24"/>
          <w:szCs w:val="24"/>
        </w:rPr>
        <w:t>Simini, F., González, M. C., Maritan, A., &amp; Barabási, A. L. (2012). A universal model for mobility and migration patterns. Nature, 484(7392), 96-100.</w:t>
      </w:r>
    </w:p>
    <w:p w14:paraId="46801A62" w14:textId="77777777" w:rsidR="009819D3" w:rsidRDefault="009819D3" w:rsidP="00921FC9">
      <w:pPr>
        <w:jc w:val="both"/>
        <w:rPr>
          <w:rFonts w:ascii="Arial" w:hAnsi="Arial" w:cs="Arial"/>
          <w:sz w:val="24"/>
          <w:szCs w:val="24"/>
        </w:rPr>
      </w:pPr>
      <w:r w:rsidRPr="009819D3">
        <w:rPr>
          <w:rFonts w:ascii="Arial" w:hAnsi="Arial" w:cs="Arial"/>
          <w:sz w:val="24"/>
          <w:szCs w:val="24"/>
        </w:rPr>
        <w:t xml:space="preserve">Singh, K., &amp; Li, B. (2012). </w:t>
      </w:r>
      <w:r w:rsidRPr="009819D3">
        <w:rPr>
          <w:rFonts w:ascii="Arial" w:hAnsi="Arial" w:cs="Arial"/>
          <w:i/>
          <w:sz w:val="24"/>
          <w:szCs w:val="24"/>
        </w:rPr>
        <w:t>Discrete choice modelling for traffic densities with lane-change behaviour</w:t>
      </w:r>
      <w:r w:rsidRPr="009819D3">
        <w:rPr>
          <w:rFonts w:ascii="Arial" w:hAnsi="Arial" w:cs="Arial"/>
          <w:sz w:val="24"/>
          <w:szCs w:val="24"/>
        </w:rPr>
        <w:t>. Procedia-Social and Behavioral Sciences, 43, 367-374.</w:t>
      </w:r>
    </w:p>
    <w:p w14:paraId="3B80F1DA" w14:textId="77777777" w:rsidR="001101BC" w:rsidRDefault="001101BC" w:rsidP="001101BC">
      <w:pPr>
        <w:jc w:val="both"/>
        <w:rPr>
          <w:rFonts w:ascii="Arial" w:hAnsi="Arial" w:cs="Arial"/>
          <w:sz w:val="24"/>
          <w:szCs w:val="24"/>
        </w:rPr>
      </w:pPr>
      <w:r w:rsidRPr="001101BC">
        <w:rPr>
          <w:rFonts w:ascii="Arial" w:hAnsi="Arial" w:cs="Arial"/>
          <w:sz w:val="24"/>
          <w:szCs w:val="24"/>
        </w:rPr>
        <w:t>Sirakoulis, Georgios Ch., Bandini, Stefania (Eds.)</w:t>
      </w:r>
      <w:r>
        <w:rPr>
          <w:rFonts w:ascii="Arial" w:hAnsi="Arial" w:cs="Arial"/>
          <w:sz w:val="24"/>
          <w:szCs w:val="24"/>
        </w:rPr>
        <w:t xml:space="preserve"> (2012). </w:t>
      </w:r>
      <w:r w:rsidRPr="001101BC">
        <w:rPr>
          <w:rFonts w:ascii="Arial" w:hAnsi="Arial" w:cs="Arial"/>
          <w:sz w:val="24"/>
          <w:szCs w:val="24"/>
        </w:rPr>
        <w:t>Cellular Automata</w:t>
      </w:r>
      <w:r>
        <w:rPr>
          <w:rFonts w:ascii="Arial" w:hAnsi="Arial" w:cs="Arial"/>
          <w:sz w:val="24"/>
          <w:szCs w:val="24"/>
        </w:rPr>
        <w:t xml:space="preserve">. </w:t>
      </w:r>
      <w:r w:rsidRPr="001101BC">
        <w:rPr>
          <w:rFonts w:ascii="Arial" w:hAnsi="Arial" w:cs="Arial"/>
          <w:sz w:val="24"/>
          <w:szCs w:val="24"/>
        </w:rPr>
        <w:t>10th International Conference on Cellular Automata for Research and Industry, ACRI 2012, Santorini Island,</w:t>
      </w:r>
      <w:r>
        <w:rPr>
          <w:rFonts w:ascii="Arial" w:hAnsi="Arial" w:cs="Arial"/>
          <w:sz w:val="24"/>
          <w:szCs w:val="24"/>
        </w:rPr>
        <w:t xml:space="preserve"> Greece, September 24-27, 2012. Springer.</w:t>
      </w:r>
    </w:p>
    <w:p w14:paraId="5CCB0046" w14:textId="77777777" w:rsidR="0011007C" w:rsidRDefault="0011007C" w:rsidP="001101BC">
      <w:pPr>
        <w:jc w:val="both"/>
        <w:rPr>
          <w:rFonts w:ascii="Arial" w:hAnsi="Arial" w:cs="Arial"/>
          <w:sz w:val="24"/>
          <w:szCs w:val="24"/>
        </w:rPr>
      </w:pPr>
      <w:r w:rsidRPr="0011007C">
        <w:rPr>
          <w:rFonts w:ascii="Arial" w:hAnsi="Arial" w:cs="Arial"/>
          <w:sz w:val="24"/>
          <w:szCs w:val="24"/>
        </w:rPr>
        <w:t xml:space="preserve">Smilowitz, K. R., Daganzo, C. F., Cassidy, M. J., &amp; Bertini, R. L. (1999). </w:t>
      </w:r>
      <w:r w:rsidRPr="0011007C">
        <w:rPr>
          <w:rFonts w:ascii="Arial" w:hAnsi="Arial" w:cs="Arial"/>
          <w:i/>
          <w:sz w:val="24"/>
          <w:szCs w:val="24"/>
        </w:rPr>
        <w:t>Some observations of highway traffic in long queues</w:t>
      </w:r>
      <w:r w:rsidRPr="0011007C">
        <w:rPr>
          <w:rFonts w:ascii="Arial" w:hAnsi="Arial" w:cs="Arial"/>
          <w:sz w:val="24"/>
          <w:szCs w:val="24"/>
        </w:rPr>
        <w:t>. Transportation Research Record: Journal of the Transportation Research Board, 1678(1), 225-233.</w:t>
      </w:r>
    </w:p>
    <w:p w14:paraId="72D67397" w14:textId="77777777" w:rsidR="0011007C" w:rsidRDefault="00DE2B19" w:rsidP="001101BC">
      <w:pPr>
        <w:jc w:val="both"/>
        <w:rPr>
          <w:rFonts w:ascii="Arial" w:hAnsi="Arial" w:cs="Arial"/>
          <w:sz w:val="24"/>
          <w:szCs w:val="24"/>
        </w:rPr>
      </w:pPr>
      <w:r w:rsidRPr="00DE2B19">
        <w:rPr>
          <w:rFonts w:ascii="Arial" w:hAnsi="Arial" w:cs="Arial"/>
          <w:sz w:val="24"/>
          <w:szCs w:val="24"/>
        </w:rPr>
        <w:t xml:space="preserve">Smith, R. D. (2009). </w:t>
      </w:r>
      <w:r w:rsidRPr="00240F02">
        <w:rPr>
          <w:rFonts w:ascii="Arial" w:hAnsi="Arial" w:cs="Arial"/>
          <w:i/>
          <w:sz w:val="24"/>
          <w:szCs w:val="24"/>
        </w:rPr>
        <w:t>Data Traffic Dynamics and Saturation on a Single Link</w:t>
      </w:r>
      <w:r w:rsidRPr="00DE2B19">
        <w:rPr>
          <w:rFonts w:ascii="Arial" w:hAnsi="Arial" w:cs="Arial"/>
          <w:sz w:val="24"/>
          <w:szCs w:val="24"/>
        </w:rPr>
        <w:t>. International Journal of Computer, Information &amp; Systems Science &amp; Engineering, 3(1).</w:t>
      </w:r>
    </w:p>
    <w:p w14:paraId="281D52DB" w14:textId="77777777" w:rsidR="00C77AED" w:rsidRDefault="00C77AED" w:rsidP="00921FC9">
      <w:pPr>
        <w:jc w:val="both"/>
        <w:rPr>
          <w:rFonts w:ascii="Arial" w:hAnsi="Arial" w:cs="Arial"/>
          <w:sz w:val="24"/>
          <w:szCs w:val="24"/>
        </w:rPr>
      </w:pPr>
      <w:r w:rsidRPr="00C77AED">
        <w:rPr>
          <w:rFonts w:ascii="Arial" w:hAnsi="Arial" w:cs="Arial"/>
          <w:sz w:val="24"/>
          <w:szCs w:val="24"/>
        </w:rPr>
        <w:t>Soares, V. N., Farahmand, F., &amp; Rodrigues, J. J. (2011). Traffic differentiation support in vehicular delay-tolerant networks. Telecommunication Systems, 48(1-2), 151-162.</w:t>
      </w:r>
    </w:p>
    <w:p w14:paraId="08005DB9" w14:textId="77777777" w:rsidR="001D6E67" w:rsidRDefault="001D6E67" w:rsidP="00921FC9">
      <w:pPr>
        <w:jc w:val="both"/>
        <w:rPr>
          <w:rFonts w:ascii="Arial" w:hAnsi="Arial" w:cs="Arial"/>
          <w:sz w:val="24"/>
          <w:szCs w:val="24"/>
        </w:rPr>
      </w:pPr>
      <w:r w:rsidRPr="001D6E67">
        <w:rPr>
          <w:rFonts w:ascii="Arial" w:hAnsi="Arial" w:cs="Arial"/>
          <w:sz w:val="24"/>
          <w:szCs w:val="24"/>
        </w:rPr>
        <w:t>Solís, P. (2011). Desigualdad y movilidad social en la ciudad de México. Estudios Sociológicos, 283-298.</w:t>
      </w:r>
    </w:p>
    <w:p w14:paraId="11184499" w14:textId="77777777" w:rsidR="00D652E7" w:rsidRDefault="00D652E7" w:rsidP="00D652E7">
      <w:pPr>
        <w:jc w:val="both"/>
        <w:rPr>
          <w:rFonts w:ascii="Arial" w:hAnsi="Arial" w:cs="Arial"/>
          <w:sz w:val="24"/>
          <w:szCs w:val="24"/>
        </w:rPr>
      </w:pPr>
      <w:r w:rsidRPr="00D652E7">
        <w:rPr>
          <w:rFonts w:ascii="Arial" w:hAnsi="Arial" w:cs="Arial"/>
          <w:sz w:val="24"/>
          <w:szCs w:val="24"/>
        </w:rPr>
        <w:t>Strang, Th., Festag, A., Vinel, A., Mehmood, R., Rico Garcia, C., Röckl, M. (Eds.)</w:t>
      </w:r>
      <w:r>
        <w:rPr>
          <w:rFonts w:ascii="Arial" w:hAnsi="Arial" w:cs="Arial"/>
          <w:sz w:val="24"/>
          <w:szCs w:val="24"/>
        </w:rPr>
        <w:t xml:space="preserve"> (2011). </w:t>
      </w:r>
      <w:r w:rsidRPr="00D652E7">
        <w:rPr>
          <w:rFonts w:ascii="Arial" w:hAnsi="Arial" w:cs="Arial"/>
          <w:i/>
          <w:sz w:val="24"/>
          <w:szCs w:val="24"/>
        </w:rPr>
        <w:t>Communication Technologies for Vehicles</w:t>
      </w:r>
      <w:r>
        <w:rPr>
          <w:rFonts w:ascii="Arial" w:hAnsi="Arial" w:cs="Arial"/>
          <w:sz w:val="24"/>
          <w:szCs w:val="24"/>
        </w:rPr>
        <w:t xml:space="preserve">. </w:t>
      </w:r>
      <w:r w:rsidRPr="00D652E7">
        <w:rPr>
          <w:rFonts w:ascii="Arial" w:hAnsi="Arial" w:cs="Arial"/>
          <w:sz w:val="24"/>
          <w:szCs w:val="24"/>
        </w:rPr>
        <w:t>Thi</w:t>
      </w:r>
      <w:r>
        <w:rPr>
          <w:rFonts w:ascii="Arial" w:hAnsi="Arial" w:cs="Arial"/>
          <w:sz w:val="24"/>
          <w:szCs w:val="24"/>
        </w:rPr>
        <w:t xml:space="preserve">rd International Workshop, </w:t>
      </w:r>
      <w:r>
        <w:rPr>
          <w:rFonts w:ascii="Arial" w:hAnsi="Arial" w:cs="Arial"/>
          <w:sz w:val="24"/>
          <w:szCs w:val="24"/>
        </w:rPr>
        <w:lastRenderedPageBreak/>
        <w:t xml:space="preserve">Nets Cars/Nets </w:t>
      </w:r>
      <w:r w:rsidRPr="00D652E7">
        <w:rPr>
          <w:rFonts w:ascii="Arial" w:hAnsi="Arial" w:cs="Arial"/>
          <w:sz w:val="24"/>
          <w:szCs w:val="24"/>
        </w:rPr>
        <w:t>Trains 2011, Oberpfaffenhofen, Germany, March 23-24, 2011, Proceedings</w:t>
      </w:r>
      <w:r>
        <w:rPr>
          <w:rFonts w:ascii="Arial" w:hAnsi="Arial" w:cs="Arial"/>
          <w:sz w:val="24"/>
          <w:szCs w:val="24"/>
        </w:rPr>
        <w:t xml:space="preserve"> </w:t>
      </w:r>
      <w:r w:rsidRPr="00D652E7">
        <w:rPr>
          <w:rFonts w:ascii="Arial" w:hAnsi="Arial" w:cs="Arial"/>
          <w:sz w:val="24"/>
          <w:szCs w:val="24"/>
        </w:rPr>
        <w:t>Series: Lecture Notes in Computer Science, Vol. 6596</w:t>
      </w:r>
      <w:r>
        <w:rPr>
          <w:rFonts w:ascii="Arial" w:hAnsi="Arial" w:cs="Arial"/>
          <w:sz w:val="24"/>
          <w:szCs w:val="24"/>
        </w:rPr>
        <w:t xml:space="preserve"> </w:t>
      </w:r>
      <w:r w:rsidRPr="00D652E7">
        <w:rPr>
          <w:rFonts w:ascii="Arial" w:hAnsi="Arial" w:cs="Arial"/>
          <w:sz w:val="24"/>
          <w:szCs w:val="24"/>
        </w:rPr>
        <w:t>Subseries: Computer Communication Networks and Telecommunications</w:t>
      </w:r>
      <w:r>
        <w:rPr>
          <w:rFonts w:ascii="Arial" w:hAnsi="Arial" w:cs="Arial"/>
          <w:sz w:val="24"/>
          <w:szCs w:val="24"/>
        </w:rPr>
        <w:t>. Springer</w:t>
      </w:r>
    </w:p>
    <w:p w14:paraId="6B0C5282" w14:textId="77777777" w:rsidR="00C86CF1" w:rsidRDefault="00C86CF1" w:rsidP="00D652E7">
      <w:pPr>
        <w:jc w:val="both"/>
        <w:rPr>
          <w:rFonts w:ascii="Arial" w:hAnsi="Arial" w:cs="Arial"/>
          <w:sz w:val="24"/>
          <w:szCs w:val="24"/>
        </w:rPr>
      </w:pPr>
      <w:r w:rsidRPr="00C86CF1">
        <w:rPr>
          <w:rFonts w:ascii="Arial" w:hAnsi="Arial" w:cs="Arial"/>
          <w:sz w:val="24"/>
          <w:szCs w:val="24"/>
        </w:rPr>
        <w:t>SUBSECRETARIA, D. D. U. Y. O., &amp; TERRITORIO, D. (2001). Programa de asistencia técnica en transporte urbano para las ci</w:t>
      </w:r>
      <w:r>
        <w:rPr>
          <w:rFonts w:ascii="Arial" w:hAnsi="Arial" w:cs="Arial"/>
          <w:sz w:val="24"/>
          <w:szCs w:val="24"/>
        </w:rPr>
        <w:t>udades medias mexicanas.</w:t>
      </w:r>
      <w:r w:rsidR="00864E45">
        <w:rPr>
          <w:rFonts w:ascii="Arial" w:hAnsi="Arial" w:cs="Arial"/>
          <w:sz w:val="24"/>
          <w:szCs w:val="24"/>
        </w:rPr>
        <w:t xml:space="preserve"> </w:t>
      </w:r>
      <w:r w:rsidR="00864E45" w:rsidRPr="00864E45">
        <w:rPr>
          <w:rFonts w:ascii="Arial" w:hAnsi="Arial" w:cs="Arial"/>
          <w:i/>
          <w:sz w:val="24"/>
          <w:szCs w:val="24"/>
        </w:rPr>
        <w:t>Manual de Diseño Geométrico de Vialidades</w:t>
      </w:r>
      <w:r w:rsidRPr="00864E45">
        <w:rPr>
          <w:rFonts w:ascii="Arial" w:hAnsi="Arial" w:cs="Arial"/>
          <w:i/>
          <w:sz w:val="24"/>
          <w:szCs w:val="24"/>
        </w:rPr>
        <w:t xml:space="preserve"> </w:t>
      </w:r>
      <w:r>
        <w:rPr>
          <w:rFonts w:ascii="Arial" w:hAnsi="Arial" w:cs="Arial"/>
          <w:sz w:val="24"/>
          <w:szCs w:val="24"/>
        </w:rPr>
        <w:t>Tomo IV</w:t>
      </w:r>
      <w:r w:rsidRPr="00C86CF1">
        <w:rPr>
          <w:rFonts w:ascii="Arial" w:hAnsi="Arial" w:cs="Arial"/>
          <w:sz w:val="24"/>
          <w:szCs w:val="24"/>
        </w:rPr>
        <w:t>, México.</w:t>
      </w:r>
    </w:p>
    <w:p w14:paraId="52C63684" w14:textId="77777777" w:rsidR="0043774D" w:rsidRDefault="0043774D" w:rsidP="00D652E7">
      <w:pPr>
        <w:jc w:val="both"/>
        <w:rPr>
          <w:rFonts w:ascii="Arial" w:hAnsi="Arial" w:cs="Arial"/>
          <w:sz w:val="24"/>
          <w:szCs w:val="24"/>
        </w:rPr>
      </w:pPr>
      <w:r w:rsidRPr="0043774D">
        <w:rPr>
          <w:rFonts w:ascii="Arial" w:hAnsi="Arial" w:cs="Arial"/>
          <w:sz w:val="24"/>
          <w:szCs w:val="24"/>
        </w:rPr>
        <w:t xml:space="preserve">Sun, D. J. (2009). </w:t>
      </w:r>
      <w:r w:rsidRPr="0043774D">
        <w:rPr>
          <w:rFonts w:ascii="Arial" w:hAnsi="Arial" w:cs="Arial"/>
          <w:i/>
          <w:sz w:val="24"/>
          <w:szCs w:val="24"/>
        </w:rPr>
        <w:t>A lane-changing model for urban arterial streets</w:t>
      </w:r>
      <w:r w:rsidRPr="0043774D">
        <w:rPr>
          <w:rFonts w:ascii="Arial" w:hAnsi="Arial" w:cs="Arial"/>
          <w:sz w:val="24"/>
          <w:szCs w:val="24"/>
        </w:rPr>
        <w:t xml:space="preserve"> (Doctoral dissertation, University of Florida).</w:t>
      </w:r>
    </w:p>
    <w:p w14:paraId="1926585F" w14:textId="77777777" w:rsidR="00E015DE" w:rsidRPr="000019F5" w:rsidRDefault="00E015DE" w:rsidP="00D652E7">
      <w:pPr>
        <w:jc w:val="both"/>
        <w:rPr>
          <w:rFonts w:ascii="Arial" w:hAnsi="Arial" w:cs="Arial"/>
          <w:sz w:val="24"/>
          <w:szCs w:val="24"/>
        </w:rPr>
      </w:pPr>
      <w:r w:rsidRPr="00E015DE">
        <w:rPr>
          <w:rFonts w:ascii="Arial" w:hAnsi="Arial" w:cs="Arial"/>
          <w:sz w:val="24"/>
          <w:szCs w:val="24"/>
        </w:rPr>
        <w:t xml:space="preserve">Sun, Y., &amp; Ioannou, P. A. (1995). </w:t>
      </w:r>
      <w:r w:rsidRPr="00E015DE">
        <w:rPr>
          <w:rFonts w:ascii="Arial" w:hAnsi="Arial" w:cs="Arial"/>
          <w:i/>
          <w:sz w:val="24"/>
          <w:szCs w:val="24"/>
        </w:rPr>
        <w:t>A Handbook for Inter-Vehicle Spacing in Vehicle Following</w:t>
      </w:r>
      <w:r w:rsidRPr="00E015DE">
        <w:rPr>
          <w:rFonts w:ascii="Arial" w:hAnsi="Arial" w:cs="Arial"/>
          <w:sz w:val="24"/>
          <w:szCs w:val="24"/>
        </w:rPr>
        <w:t xml:space="preserve"> (No. UCB-ITS-PRR-95-1).</w:t>
      </w:r>
    </w:p>
    <w:p w14:paraId="6F18F5FF" w14:textId="77777777" w:rsidR="001B21EB" w:rsidRDefault="001B21EB" w:rsidP="00921FC9">
      <w:pPr>
        <w:jc w:val="both"/>
        <w:rPr>
          <w:rFonts w:ascii="Arial" w:hAnsi="Arial" w:cs="Arial"/>
          <w:sz w:val="24"/>
          <w:szCs w:val="24"/>
        </w:rPr>
      </w:pPr>
      <w:r>
        <w:rPr>
          <w:rFonts w:ascii="Arial" w:hAnsi="Arial" w:cs="Arial"/>
          <w:sz w:val="24"/>
          <w:szCs w:val="24"/>
        </w:rPr>
        <w:t xml:space="preserve">Sussman, J. (2000) </w:t>
      </w:r>
      <w:r>
        <w:rPr>
          <w:rFonts w:ascii="Arial" w:hAnsi="Arial" w:cs="Arial"/>
          <w:i/>
          <w:sz w:val="24"/>
          <w:szCs w:val="24"/>
        </w:rPr>
        <w:t>Introduction to Transportation Systems.</w:t>
      </w:r>
      <w:r>
        <w:rPr>
          <w:rFonts w:ascii="Arial" w:hAnsi="Arial" w:cs="Arial"/>
          <w:sz w:val="24"/>
          <w:szCs w:val="24"/>
        </w:rPr>
        <w:t xml:space="preserve"> Artech House, Incorporated.</w:t>
      </w:r>
    </w:p>
    <w:p w14:paraId="2BA22E66" w14:textId="77777777" w:rsidR="00907DEB" w:rsidRDefault="00907DEB" w:rsidP="00921FC9">
      <w:pPr>
        <w:jc w:val="both"/>
        <w:rPr>
          <w:rFonts w:ascii="Arial" w:hAnsi="Arial" w:cs="Arial"/>
          <w:sz w:val="24"/>
          <w:szCs w:val="24"/>
        </w:rPr>
      </w:pPr>
      <w:r w:rsidRPr="00907DEB">
        <w:rPr>
          <w:rFonts w:ascii="Arial" w:hAnsi="Arial" w:cs="Arial"/>
          <w:sz w:val="24"/>
          <w:szCs w:val="24"/>
        </w:rPr>
        <w:t xml:space="preserve">Tang, T., Huang, H., Wong, S. C., &amp; Jiang, R. (2008). </w:t>
      </w:r>
      <w:r w:rsidRPr="00BA4BE0">
        <w:rPr>
          <w:rFonts w:ascii="Arial" w:hAnsi="Arial" w:cs="Arial"/>
          <w:i/>
          <w:sz w:val="24"/>
          <w:szCs w:val="24"/>
        </w:rPr>
        <w:t>A car-following model with the anticipation effect of potential lane changing</w:t>
      </w:r>
      <w:r w:rsidRPr="00907DEB">
        <w:rPr>
          <w:rFonts w:ascii="Arial" w:hAnsi="Arial" w:cs="Arial"/>
          <w:sz w:val="24"/>
          <w:szCs w:val="24"/>
        </w:rPr>
        <w:t>. Acta Mechanica Sinica, 24(4), 399-407.</w:t>
      </w:r>
    </w:p>
    <w:p w14:paraId="07DAD527" w14:textId="77777777" w:rsidR="00166D7C" w:rsidRDefault="00166D7C" w:rsidP="00921FC9">
      <w:pPr>
        <w:jc w:val="both"/>
        <w:rPr>
          <w:rFonts w:ascii="Arial" w:hAnsi="Arial" w:cs="Arial"/>
          <w:sz w:val="24"/>
          <w:szCs w:val="24"/>
        </w:rPr>
      </w:pPr>
      <w:r w:rsidRPr="00166D7C">
        <w:rPr>
          <w:rFonts w:ascii="Arial" w:hAnsi="Arial" w:cs="Arial"/>
          <w:sz w:val="24"/>
          <w:szCs w:val="24"/>
        </w:rPr>
        <w:t xml:space="preserve">Tang, T., Huang, H., Wong, S. C., &amp; Jiang, R. (2007). </w:t>
      </w:r>
      <w:r w:rsidRPr="00166D7C">
        <w:rPr>
          <w:rFonts w:ascii="Arial" w:hAnsi="Arial" w:cs="Arial"/>
          <w:i/>
          <w:sz w:val="24"/>
          <w:szCs w:val="24"/>
        </w:rPr>
        <w:t>Lane changing analysis for two-lane traffic flow.</w:t>
      </w:r>
      <w:r w:rsidRPr="00166D7C">
        <w:rPr>
          <w:rFonts w:ascii="Arial" w:hAnsi="Arial" w:cs="Arial"/>
          <w:sz w:val="24"/>
          <w:szCs w:val="24"/>
        </w:rPr>
        <w:t xml:space="preserve"> Acta Mechanica Sinica, 23(1), 49-54.</w:t>
      </w:r>
    </w:p>
    <w:p w14:paraId="712FE154" w14:textId="77777777" w:rsidR="00B05D2F" w:rsidRDefault="00B05D2F" w:rsidP="00921FC9">
      <w:pPr>
        <w:jc w:val="both"/>
        <w:rPr>
          <w:rFonts w:ascii="Arial" w:hAnsi="Arial" w:cs="Arial"/>
          <w:sz w:val="24"/>
          <w:szCs w:val="24"/>
        </w:rPr>
      </w:pPr>
      <w:r w:rsidRPr="00B05D2F">
        <w:rPr>
          <w:rFonts w:ascii="Arial" w:hAnsi="Arial" w:cs="Arial"/>
          <w:sz w:val="24"/>
          <w:szCs w:val="24"/>
        </w:rPr>
        <w:t xml:space="preserve">Tarifa, E. (2001). </w:t>
      </w:r>
      <w:r w:rsidRPr="00B05D2F">
        <w:rPr>
          <w:rFonts w:ascii="Arial" w:hAnsi="Arial" w:cs="Arial"/>
          <w:i/>
          <w:sz w:val="24"/>
          <w:szCs w:val="24"/>
        </w:rPr>
        <w:t>Teoría de modelos y simulación</w:t>
      </w:r>
      <w:r w:rsidRPr="00B05D2F">
        <w:rPr>
          <w:rFonts w:ascii="Arial" w:hAnsi="Arial" w:cs="Arial"/>
          <w:sz w:val="24"/>
          <w:szCs w:val="24"/>
        </w:rPr>
        <w:t>. Facultad de Ingeniería, Universidad de Jujuy.</w:t>
      </w:r>
    </w:p>
    <w:p w14:paraId="54E43B24" w14:textId="77777777" w:rsidR="00596F42" w:rsidRDefault="00596F42" w:rsidP="00921FC9">
      <w:pPr>
        <w:jc w:val="both"/>
        <w:rPr>
          <w:rFonts w:ascii="Arial" w:hAnsi="Arial" w:cs="Arial"/>
          <w:sz w:val="24"/>
          <w:szCs w:val="24"/>
        </w:rPr>
      </w:pPr>
      <w:r w:rsidRPr="00596F42">
        <w:rPr>
          <w:rFonts w:ascii="Arial" w:hAnsi="Arial" w:cs="Arial"/>
          <w:sz w:val="24"/>
          <w:szCs w:val="24"/>
        </w:rPr>
        <w:t>Thakur, G. S., Hui, P., &amp; Helmy, A. (2013). The structure and traffic flow anatomy of the planet-scale urban vehicular mobility. Networking Science, 1-11.</w:t>
      </w:r>
    </w:p>
    <w:p w14:paraId="52BDB602" w14:textId="77777777" w:rsidR="00F64FDF" w:rsidRPr="00F64FDF" w:rsidRDefault="00F64FDF" w:rsidP="00921FC9">
      <w:pPr>
        <w:jc w:val="both"/>
        <w:rPr>
          <w:rFonts w:ascii="Arial" w:hAnsi="Arial" w:cs="Arial"/>
          <w:sz w:val="24"/>
          <w:szCs w:val="24"/>
        </w:rPr>
      </w:pPr>
      <w:r w:rsidRPr="00F64FDF">
        <w:rPr>
          <w:rFonts w:ascii="Arial" w:hAnsi="Arial" w:cs="Arial"/>
          <w:sz w:val="24"/>
          <w:szCs w:val="24"/>
        </w:rPr>
        <w:t xml:space="preserve">ThomasBöhme, A. M., &amp; Unger, H. (2006). </w:t>
      </w:r>
      <w:r w:rsidRPr="00F64FDF">
        <w:rPr>
          <w:rFonts w:ascii="Arial" w:hAnsi="Arial" w:cs="Arial"/>
          <w:i/>
          <w:sz w:val="24"/>
          <w:szCs w:val="24"/>
        </w:rPr>
        <w:t>Innovative Internet Community Systems.</w:t>
      </w:r>
      <w:r>
        <w:rPr>
          <w:rFonts w:ascii="Arial" w:hAnsi="Arial" w:cs="Arial"/>
          <w:i/>
          <w:sz w:val="24"/>
          <w:szCs w:val="24"/>
        </w:rPr>
        <w:t xml:space="preserve"> </w:t>
      </w:r>
      <w:r>
        <w:rPr>
          <w:rFonts w:ascii="Arial" w:hAnsi="Arial" w:cs="Arial"/>
          <w:sz w:val="24"/>
          <w:szCs w:val="24"/>
        </w:rPr>
        <w:t>Springer</w:t>
      </w:r>
      <w:r w:rsidR="00330375">
        <w:rPr>
          <w:rFonts w:ascii="Arial" w:hAnsi="Arial" w:cs="Arial"/>
          <w:sz w:val="24"/>
          <w:szCs w:val="24"/>
        </w:rPr>
        <w:t>.</w:t>
      </w:r>
    </w:p>
    <w:p w14:paraId="52FC5413" w14:textId="77777777" w:rsidR="00D76B46" w:rsidRDefault="00D76B46" w:rsidP="00921FC9">
      <w:pPr>
        <w:jc w:val="both"/>
        <w:rPr>
          <w:rFonts w:ascii="Arial" w:hAnsi="Arial" w:cs="Arial"/>
          <w:sz w:val="24"/>
          <w:szCs w:val="24"/>
        </w:rPr>
      </w:pPr>
      <w:r>
        <w:rPr>
          <w:rFonts w:ascii="Arial" w:hAnsi="Arial" w:cs="Arial"/>
          <w:sz w:val="24"/>
          <w:szCs w:val="24"/>
        </w:rPr>
        <w:t xml:space="preserve">Thomson, I. (2001) </w:t>
      </w:r>
      <w:r>
        <w:rPr>
          <w:rFonts w:ascii="Arial" w:hAnsi="Arial" w:cs="Arial"/>
          <w:i/>
          <w:sz w:val="24"/>
          <w:szCs w:val="24"/>
        </w:rPr>
        <w:t xml:space="preserve">El desarrollo </w:t>
      </w:r>
      <w:r w:rsidR="00072EA1">
        <w:rPr>
          <w:rFonts w:ascii="Arial" w:hAnsi="Arial" w:cs="Arial"/>
          <w:i/>
          <w:sz w:val="24"/>
          <w:szCs w:val="24"/>
        </w:rPr>
        <w:t>institucional</w:t>
      </w:r>
      <w:r>
        <w:rPr>
          <w:rFonts w:ascii="Arial" w:hAnsi="Arial" w:cs="Arial"/>
          <w:i/>
          <w:sz w:val="24"/>
          <w:szCs w:val="24"/>
        </w:rPr>
        <w:t xml:space="preserve"> del transporte en América Latina durante los últimos veinticinco años del siglo veinte.</w:t>
      </w:r>
      <w:r>
        <w:rPr>
          <w:rFonts w:ascii="Arial" w:hAnsi="Arial" w:cs="Arial"/>
          <w:sz w:val="24"/>
          <w:szCs w:val="24"/>
        </w:rPr>
        <w:t xml:space="preserve"> CEPAL-ECLAC División de Recursos Naturales</w:t>
      </w:r>
      <w:r w:rsidR="00072EA1">
        <w:rPr>
          <w:rFonts w:ascii="Arial" w:hAnsi="Arial" w:cs="Arial"/>
          <w:sz w:val="24"/>
          <w:szCs w:val="24"/>
        </w:rPr>
        <w:t xml:space="preserve"> e Infraestructura. Unidad de transporte. </w:t>
      </w:r>
    </w:p>
    <w:p w14:paraId="35324594" w14:textId="77777777" w:rsidR="006B043D" w:rsidRDefault="006B043D" w:rsidP="00921FC9">
      <w:pPr>
        <w:jc w:val="both"/>
        <w:rPr>
          <w:rFonts w:ascii="Arial" w:hAnsi="Arial" w:cs="Arial"/>
          <w:sz w:val="24"/>
          <w:szCs w:val="24"/>
        </w:rPr>
      </w:pPr>
      <w:r>
        <w:rPr>
          <w:rFonts w:ascii="Arial" w:hAnsi="Arial" w:cs="Arial"/>
          <w:sz w:val="24"/>
          <w:szCs w:val="24"/>
        </w:rPr>
        <w:t xml:space="preserve">Thomson, J. M., (1976) </w:t>
      </w:r>
      <w:r>
        <w:rPr>
          <w:rFonts w:ascii="Arial" w:hAnsi="Arial" w:cs="Arial"/>
          <w:i/>
          <w:sz w:val="24"/>
          <w:szCs w:val="24"/>
        </w:rPr>
        <w:t>Teoría económica del transporte. Curso de Economía Moderna</w:t>
      </w:r>
      <w:r>
        <w:rPr>
          <w:rFonts w:ascii="Arial" w:hAnsi="Arial" w:cs="Arial"/>
          <w:sz w:val="24"/>
          <w:szCs w:val="24"/>
        </w:rPr>
        <w:t>. Alianza Universidad.</w:t>
      </w:r>
    </w:p>
    <w:p w14:paraId="64A40F16" w14:textId="77777777" w:rsidR="00BE1BE5" w:rsidRDefault="00BE1BE5" w:rsidP="00921FC9">
      <w:pPr>
        <w:jc w:val="both"/>
        <w:rPr>
          <w:rFonts w:ascii="Arial" w:hAnsi="Arial" w:cs="Arial"/>
          <w:sz w:val="24"/>
          <w:szCs w:val="24"/>
        </w:rPr>
      </w:pPr>
      <w:r w:rsidRPr="00BE1BE5">
        <w:rPr>
          <w:rFonts w:ascii="Arial" w:hAnsi="Arial" w:cs="Arial"/>
          <w:sz w:val="24"/>
          <w:szCs w:val="24"/>
        </w:rPr>
        <w:t xml:space="preserve">Thomson, I., &amp; Bull, A. (2001). </w:t>
      </w:r>
      <w:r w:rsidRPr="00BE1BE5">
        <w:rPr>
          <w:rFonts w:ascii="Arial" w:hAnsi="Arial" w:cs="Arial"/>
          <w:i/>
          <w:sz w:val="24"/>
          <w:szCs w:val="24"/>
        </w:rPr>
        <w:t>La congestión de tránsito urbano: causas y consecuencias económicas y sociales</w:t>
      </w:r>
      <w:r w:rsidRPr="00BE1BE5">
        <w:rPr>
          <w:rFonts w:ascii="Arial" w:hAnsi="Arial" w:cs="Arial"/>
          <w:sz w:val="24"/>
          <w:szCs w:val="24"/>
        </w:rPr>
        <w:t>, serie Recursos naturales e infraestructura, N 25 (LC/L. 1560-P), Santiago de Chile, Comisión Económica para América Latina y el Caribe (CEPAL). Publicación de las Naciones Unidas, Nº de venta: S, 1.</w:t>
      </w:r>
    </w:p>
    <w:p w14:paraId="04E3B469" w14:textId="77777777" w:rsidR="000677CE" w:rsidRDefault="000677CE" w:rsidP="00921FC9">
      <w:pPr>
        <w:jc w:val="both"/>
        <w:rPr>
          <w:rFonts w:ascii="Arial" w:hAnsi="Arial" w:cs="Arial"/>
          <w:sz w:val="24"/>
          <w:szCs w:val="24"/>
        </w:rPr>
      </w:pPr>
      <w:r w:rsidRPr="000677CE">
        <w:rPr>
          <w:rFonts w:ascii="Arial" w:hAnsi="Arial" w:cs="Arial"/>
          <w:sz w:val="24"/>
          <w:szCs w:val="24"/>
        </w:rPr>
        <w:lastRenderedPageBreak/>
        <w:t xml:space="preserve">Toledo, T., &amp; Zohar, D. (2007). </w:t>
      </w:r>
      <w:r w:rsidRPr="000677CE">
        <w:rPr>
          <w:rFonts w:ascii="Arial" w:hAnsi="Arial" w:cs="Arial"/>
          <w:i/>
          <w:sz w:val="24"/>
          <w:szCs w:val="24"/>
        </w:rPr>
        <w:t>Modeling duration of lane changes</w:t>
      </w:r>
      <w:r w:rsidRPr="000677CE">
        <w:rPr>
          <w:rFonts w:ascii="Arial" w:hAnsi="Arial" w:cs="Arial"/>
          <w:sz w:val="24"/>
          <w:szCs w:val="24"/>
        </w:rPr>
        <w:t>. Transportation Research Record: Journal of the Transportation Research Board, 1999(1), 71-78.</w:t>
      </w:r>
    </w:p>
    <w:p w14:paraId="2E8CC576" w14:textId="77777777" w:rsidR="002E3DE0" w:rsidRDefault="002E3DE0" w:rsidP="00921FC9">
      <w:pPr>
        <w:jc w:val="both"/>
        <w:rPr>
          <w:rFonts w:ascii="Arial" w:hAnsi="Arial" w:cs="Arial"/>
          <w:sz w:val="24"/>
          <w:szCs w:val="24"/>
        </w:rPr>
      </w:pPr>
      <w:r>
        <w:rPr>
          <w:rFonts w:ascii="Arial" w:hAnsi="Arial" w:cs="Arial"/>
          <w:sz w:val="24"/>
          <w:szCs w:val="24"/>
        </w:rPr>
        <w:t>Torres Garibay, J. V. (2006). Consecuencias e Interacciones del desarrollo reciente de la ciudad de México y su red vial. Nuevas metodologías para el análisis de los fenómenos urbanos y la operación de la infraestructura vial, en una mega ciudad latinoamericano. Universidad Nacional Autónoma de México. Programa de Maestría y Doctorado en Urbanismo.</w:t>
      </w:r>
    </w:p>
    <w:p w14:paraId="698004E0" w14:textId="77777777" w:rsidR="00FA5A30" w:rsidRDefault="00FA5A30" w:rsidP="00921FC9">
      <w:pPr>
        <w:jc w:val="both"/>
        <w:rPr>
          <w:rFonts w:ascii="Arial" w:hAnsi="Arial" w:cs="Arial"/>
          <w:sz w:val="24"/>
          <w:szCs w:val="24"/>
        </w:rPr>
      </w:pPr>
      <w:r w:rsidRPr="00FA5A30">
        <w:rPr>
          <w:rFonts w:ascii="Arial" w:hAnsi="Arial" w:cs="Arial"/>
          <w:sz w:val="24"/>
          <w:szCs w:val="24"/>
        </w:rPr>
        <w:t xml:space="preserve">Tranouez, P., Daudé, É., &amp; Langlois, P. (2012). </w:t>
      </w:r>
      <w:r w:rsidRPr="000F41A9">
        <w:rPr>
          <w:rFonts w:ascii="Arial" w:hAnsi="Arial" w:cs="Arial"/>
          <w:i/>
          <w:sz w:val="24"/>
          <w:szCs w:val="24"/>
        </w:rPr>
        <w:t>A multiagent urban traffic simulation</w:t>
      </w:r>
      <w:r w:rsidRPr="00FA5A30">
        <w:rPr>
          <w:rFonts w:ascii="Arial" w:hAnsi="Arial" w:cs="Arial"/>
          <w:sz w:val="24"/>
          <w:szCs w:val="24"/>
        </w:rPr>
        <w:t>. arXiv preprint arXiv:1201.5472.</w:t>
      </w:r>
    </w:p>
    <w:p w14:paraId="6F47EA60" w14:textId="77777777" w:rsidR="00632EF2" w:rsidRDefault="00632EF2" w:rsidP="00921FC9">
      <w:pPr>
        <w:jc w:val="both"/>
        <w:rPr>
          <w:rFonts w:ascii="Arial" w:hAnsi="Arial" w:cs="Arial"/>
          <w:sz w:val="24"/>
          <w:szCs w:val="24"/>
        </w:rPr>
      </w:pPr>
      <w:r w:rsidRPr="00632EF2">
        <w:rPr>
          <w:rFonts w:ascii="Arial" w:hAnsi="Arial" w:cs="Arial"/>
          <w:sz w:val="24"/>
          <w:szCs w:val="24"/>
        </w:rPr>
        <w:t xml:space="preserve">TRANSPORT, U. (2002). </w:t>
      </w:r>
      <w:r w:rsidRPr="00632EF2">
        <w:rPr>
          <w:rFonts w:ascii="Arial" w:hAnsi="Arial" w:cs="Arial"/>
          <w:i/>
          <w:sz w:val="24"/>
          <w:szCs w:val="24"/>
        </w:rPr>
        <w:t>Cities on the move</w:t>
      </w:r>
      <w:r w:rsidRPr="00632EF2">
        <w:rPr>
          <w:rFonts w:ascii="Arial" w:hAnsi="Arial" w:cs="Arial"/>
          <w:sz w:val="24"/>
          <w:szCs w:val="24"/>
        </w:rPr>
        <w:t>.</w:t>
      </w:r>
    </w:p>
    <w:p w14:paraId="34F75F62" w14:textId="77777777" w:rsidR="00B70D5A" w:rsidRDefault="00B70D5A" w:rsidP="00B70D5A">
      <w:pPr>
        <w:jc w:val="both"/>
        <w:rPr>
          <w:rFonts w:ascii="Arial" w:hAnsi="Arial" w:cs="Arial"/>
          <w:sz w:val="24"/>
          <w:szCs w:val="24"/>
        </w:rPr>
      </w:pPr>
      <w:r w:rsidRPr="00B70D5A">
        <w:rPr>
          <w:rFonts w:ascii="Arial" w:hAnsi="Arial" w:cs="Arial"/>
          <w:sz w:val="24"/>
          <w:szCs w:val="24"/>
        </w:rPr>
        <w:t>Trapeznikovaa,</w:t>
      </w:r>
      <w:r>
        <w:rPr>
          <w:rFonts w:ascii="Arial" w:hAnsi="Arial" w:cs="Arial"/>
          <w:sz w:val="24"/>
          <w:szCs w:val="24"/>
        </w:rPr>
        <w:t xml:space="preserve"> M. A.,</w:t>
      </w:r>
      <w:r w:rsidRPr="00B70D5A">
        <w:rPr>
          <w:rFonts w:ascii="Arial" w:hAnsi="Arial" w:cs="Arial"/>
          <w:sz w:val="24"/>
          <w:szCs w:val="24"/>
        </w:rPr>
        <w:t xml:space="preserve"> Furmanova,</w:t>
      </w:r>
      <w:r>
        <w:rPr>
          <w:rFonts w:ascii="Arial" w:hAnsi="Arial" w:cs="Arial"/>
          <w:sz w:val="24"/>
          <w:szCs w:val="24"/>
        </w:rPr>
        <w:t xml:space="preserve"> </w:t>
      </w:r>
      <w:r w:rsidRPr="00B70D5A">
        <w:rPr>
          <w:rFonts w:ascii="Arial" w:hAnsi="Arial" w:cs="Arial"/>
          <w:sz w:val="24"/>
          <w:szCs w:val="24"/>
        </w:rPr>
        <w:t>I. R. Churbanovaa,</w:t>
      </w:r>
      <w:r>
        <w:rPr>
          <w:rFonts w:ascii="Arial" w:hAnsi="Arial" w:cs="Arial"/>
          <w:sz w:val="24"/>
          <w:szCs w:val="24"/>
        </w:rPr>
        <w:t xml:space="preserve"> </w:t>
      </w:r>
      <w:r w:rsidRPr="00B70D5A">
        <w:rPr>
          <w:rFonts w:ascii="Arial" w:hAnsi="Arial" w:cs="Arial"/>
          <w:sz w:val="24"/>
          <w:szCs w:val="24"/>
        </w:rPr>
        <w:t>N. G. Lipp</w:t>
      </w:r>
      <w:r>
        <w:rPr>
          <w:rFonts w:ascii="Arial" w:hAnsi="Arial" w:cs="Arial"/>
          <w:sz w:val="24"/>
          <w:szCs w:val="24"/>
        </w:rPr>
        <w:t xml:space="preserve">, R. (2010) </w:t>
      </w:r>
      <w:r w:rsidRPr="00B70D5A">
        <w:rPr>
          <w:rFonts w:ascii="Arial" w:hAnsi="Arial" w:cs="Arial"/>
          <w:i/>
          <w:sz w:val="24"/>
          <w:szCs w:val="24"/>
        </w:rPr>
        <w:t>Simulating Multilane Traffic Flows Based on Cellular Automata Theory</w:t>
      </w:r>
      <w:r>
        <w:rPr>
          <w:rFonts w:ascii="Arial" w:hAnsi="Arial" w:cs="Arial"/>
          <w:sz w:val="24"/>
          <w:szCs w:val="24"/>
        </w:rPr>
        <w:t xml:space="preserve">. </w:t>
      </w:r>
      <w:r w:rsidRPr="00B70D5A">
        <w:rPr>
          <w:rFonts w:ascii="Arial" w:hAnsi="Arial" w:cs="Arial"/>
          <w:sz w:val="24"/>
          <w:szCs w:val="24"/>
        </w:rPr>
        <w:t xml:space="preserve">Mathematical models and </w:t>
      </w:r>
      <w:r>
        <w:rPr>
          <w:rFonts w:ascii="Arial" w:hAnsi="Arial" w:cs="Arial"/>
          <w:sz w:val="24"/>
          <w:szCs w:val="24"/>
        </w:rPr>
        <w:t>computer simulations 4 (</w:t>
      </w:r>
      <w:r w:rsidRPr="00B70D5A">
        <w:rPr>
          <w:rFonts w:ascii="Arial" w:hAnsi="Arial" w:cs="Arial"/>
          <w:sz w:val="24"/>
          <w:szCs w:val="24"/>
        </w:rPr>
        <w:t>1</w:t>
      </w:r>
      <w:r>
        <w:rPr>
          <w:rFonts w:ascii="Arial" w:hAnsi="Arial" w:cs="Arial"/>
          <w:sz w:val="24"/>
          <w:szCs w:val="24"/>
        </w:rPr>
        <w:t>)</w:t>
      </w:r>
      <w:r w:rsidR="005F193B">
        <w:rPr>
          <w:rFonts w:ascii="Arial" w:hAnsi="Arial" w:cs="Arial"/>
          <w:sz w:val="24"/>
          <w:szCs w:val="24"/>
        </w:rPr>
        <w:t>.</w:t>
      </w:r>
    </w:p>
    <w:p w14:paraId="11130BD8" w14:textId="77777777" w:rsidR="005F193B" w:rsidRPr="00B70D5A" w:rsidRDefault="005F193B" w:rsidP="00B70D5A">
      <w:pPr>
        <w:jc w:val="both"/>
        <w:rPr>
          <w:rFonts w:ascii="Arial" w:hAnsi="Arial" w:cs="Arial"/>
          <w:sz w:val="24"/>
          <w:szCs w:val="24"/>
        </w:rPr>
      </w:pPr>
      <w:r w:rsidRPr="005F193B">
        <w:rPr>
          <w:rFonts w:ascii="Arial" w:hAnsi="Arial" w:cs="Arial"/>
          <w:sz w:val="24"/>
          <w:szCs w:val="24"/>
        </w:rPr>
        <w:t xml:space="preserve">Treiber, M., &amp; Kesting, A. (2013). </w:t>
      </w:r>
      <w:r w:rsidRPr="005F193B">
        <w:rPr>
          <w:rFonts w:ascii="Arial" w:hAnsi="Arial" w:cs="Arial"/>
          <w:i/>
          <w:sz w:val="24"/>
          <w:szCs w:val="24"/>
        </w:rPr>
        <w:t>Lane-Changing and Other Discrete-Choice Situations</w:t>
      </w:r>
      <w:r w:rsidRPr="005F193B">
        <w:rPr>
          <w:rFonts w:ascii="Arial" w:hAnsi="Arial" w:cs="Arial"/>
          <w:sz w:val="24"/>
          <w:szCs w:val="24"/>
        </w:rPr>
        <w:t>. In Traffic Flow Dynamics (pp. 239-255). Springer Berlin Heidelberg.</w:t>
      </w:r>
    </w:p>
    <w:p w14:paraId="22BA1DC2" w14:textId="77777777" w:rsidR="00405D87" w:rsidRDefault="00405D87" w:rsidP="00921FC9">
      <w:pPr>
        <w:jc w:val="both"/>
        <w:rPr>
          <w:rFonts w:ascii="Arial" w:hAnsi="Arial" w:cs="Arial"/>
          <w:sz w:val="24"/>
          <w:szCs w:val="24"/>
        </w:rPr>
      </w:pPr>
      <w:r>
        <w:rPr>
          <w:rFonts w:ascii="Arial" w:hAnsi="Arial" w:cs="Arial"/>
          <w:sz w:val="24"/>
          <w:szCs w:val="24"/>
        </w:rPr>
        <w:t>Truyols Mateu, S. (2008</w:t>
      </w:r>
      <w:r w:rsidRPr="00405D87">
        <w:rPr>
          <w:rFonts w:ascii="Arial" w:hAnsi="Arial" w:cs="Arial"/>
          <w:sz w:val="24"/>
          <w:szCs w:val="24"/>
        </w:rPr>
        <w:t>)</w:t>
      </w:r>
      <w:r>
        <w:rPr>
          <w:rFonts w:ascii="Arial" w:hAnsi="Arial" w:cs="Arial"/>
          <w:sz w:val="24"/>
          <w:szCs w:val="24"/>
        </w:rPr>
        <w:t xml:space="preserve"> </w:t>
      </w:r>
      <w:r>
        <w:rPr>
          <w:rFonts w:ascii="Arial" w:hAnsi="Arial" w:cs="Arial"/>
          <w:i/>
          <w:sz w:val="24"/>
          <w:szCs w:val="24"/>
        </w:rPr>
        <w:t>Introducción a la ingeniería del transporte. Teoría y práctica</w:t>
      </w:r>
      <w:r>
        <w:rPr>
          <w:rFonts w:ascii="Arial" w:hAnsi="Arial" w:cs="Arial"/>
          <w:sz w:val="24"/>
          <w:szCs w:val="24"/>
        </w:rPr>
        <w:t>. 5ª Ed. Delta Publicaciones.</w:t>
      </w:r>
    </w:p>
    <w:p w14:paraId="59146F78" w14:textId="77777777" w:rsidR="00987AE1" w:rsidRDefault="00987AE1" w:rsidP="00921FC9">
      <w:pPr>
        <w:jc w:val="both"/>
        <w:rPr>
          <w:rFonts w:ascii="Arial" w:hAnsi="Arial" w:cs="Arial"/>
          <w:sz w:val="24"/>
          <w:szCs w:val="24"/>
        </w:rPr>
      </w:pPr>
      <w:r>
        <w:rPr>
          <w:rFonts w:ascii="Arial" w:hAnsi="Arial" w:cs="Arial"/>
          <w:sz w:val="24"/>
          <w:szCs w:val="24"/>
        </w:rPr>
        <w:t>Truyols Mateu, S., Hernáiz Casanova, A. Alcubilla de la Fuente, F. (2012</w:t>
      </w:r>
      <w:r w:rsidRPr="00405D87">
        <w:rPr>
          <w:rFonts w:ascii="Arial" w:hAnsi="Arial" w:cs="Arial"/>
          <w:sz w:val="24"/>
          <w:szCs w:val="24"/>
        </w:rPr>
        <w:t>)</w:t>
      </w:r>
      <w:r>
        <w:rPr>
          <w:rFonts w:ascii="Arial" w:hAnsi="Arial" w:cs="Arial"/>
          <w:sz w:val="24"/>
          <w:szCs w:val="24"/>
        </w:rPr>
        <w:t xml:space="preserve"> </w:t>
      </w:r>
      <w:r>
        <w:rPr>
          <w:rFonts w:ascii="Arial" w:hAnsi="Arial" w:cs="Arial"/>
          <w:i/>
          <w:sz w:val="24"/>
          <w:szCs w:val="24"/>
        </w:rPr>
        <w:t>Ingeniería del Transporte Teoría y Práctica</w:t>
      </w:r>
      <w:r>
        <w:rPr>
          <w:rFonts w:ascii="Arial" w:hAnsi="Arial" w:cs="Arial"/>
          <w:sz w:val="24"/>
          <w:szCs w:val="24"/>
        </w:rPr>
        <w:t>. Delta Publicaciones-Grupo Vanchri.</w:t>
      </w:r>
    </w:p>
    <w:p w14:paraId="00054030" w14:textId="77777777" w:rsidR="00D965D7" w:rsidRDefault="00D965D7" w:rsidP="00921FC9">
      <w:pPr>
        <w:jc w:val="both"/>
        <w:rPr>
          <w:rFonts w:ascii="Arial" w:hAnsi="Arial" w:cs="Arial"/>
          <w:sz w:val="24"/>
          <w:szCs w:val="24"/>
        </w:rPr>
      </w:pPr>
      <w:r w:rsidRPr="00D965D7">
        <w:rPr>
          <w:rFonts w:ascii="Arial" w:hAnsi="Arial" w:cs="Arial"/>
          <w:sz w:val="24"/>
          <w:szCs w:val="24"/>
        </w:rPr>
        <w:t xml:space="preserve">Tsoumanis, A. C., Siettos, C. I., Bafas, G. V., &amp; Kevrekidis, I. G. (2010). </w:t>
      </w:r>
      <w:r w:rsidRPr="00D965D7">
        <w:rPr>
          <w:rFonts w:ascii="Arial" w:hAnsi="Arial" w:cs="Arial"/>
          <w:i/>
          <w:sz w:val="24"/>
          <w:szCs w:val="24"/>
        </w:rPr>
        <w:t>Equation-free multiscale computations in social networks: from agent-based modeling to coarse-grained stability and bifurcation analysis</w:t>
      </w:r>
      <w:r w:rsidRPr="00D965D7">
        <w:rPr>
          <w:rFonts w:ascii="Arial" w:hAnsi="Arial" w:cs="Arial"/>
          <w:sz w:val="24"/>
          <w:szCs w:val="24"/>
        </w:rPr>
        <w:t>. International Journal of Bifurcation and Chaos, 20(11), 3673-3688.</w:t>
      </w:r>
    </w:p>
    <w:p w14:paraId="647C32FF" w14:textId="77777777" w:rsidR="00881A1A" w:rsidRDefault="00881A1A" w:rsidP="00921FC9">
      <w:pPr>
        <w:jc w:val="both"/>
        <w:rPr>
          <w:rFonts w:ascii="Arial" w:hAnsi="Arial" w:cs="Arial"/>
          <w:sz w:val="24"/>
          <w:szCs w:val="24"/>
        </w:rPr>
      </w:pPr>
      <w:r w:rsidRPr="00881A1A">
        <w:rPr>
          <w:rFonts w:ascii="Arial" w:hAnsi="Arial" w:cs="Arial"/>
          <w:sz w:val="24"/>
          <w:szCs w:val="24"/>
        </w:rPr>
        <w:t>Varela, E. Z., Suárez, J. G. R., &amp; Rojas, S. A. (2013). Aplicaciones del enfoque sistémico y el de agentes para generar modelos de dinámicas urbanas. In Modelo de gestión urbana sostenible (pp. 90-111). Ediciones Uninorte.</w:t>
      </w:r>
    </w:p>
    <w:p w14:paraId="0BBD5E5F" w14:textId="77777777" w:rsidR="00D85F4F" w:rsidRDefault="00D85F4F" w:rsidP="00921FC9">
      <w:pPr>
        <w:jc w:val="both"/>
        <w:rPr>
          <w:rFonts w:ascii="Arial" w:hAnsi="Arial" w:cs="Arial"/>
          <w:sz w:val="24"/>
          <w:szCs w:val="24"/>
        </w:rPr>
      </w:pPr>
      <w:r w:rsidRPr="00D85F4F">
        <w:rPr>
          <w:rFonts w:ascii="Arial" w:hAnsi="Arial" w:cs="Arial"/>
          <w:sz w:val="24"/>
          <w:szCs w:val="24"/>
        </w:rPr>
        <w:t xml:space="preserve">Vasirani, M., &amp; Ossowski, S. (2012). </w:t>
      </w:r>
      <w:r w:rsidRPr="00D85F4F">
        <w:rPr>
          <w:rFonts w:ascii="Arial" w:hAnsi="Arial" w:cs="Arial"/>
          <w:i/>
          <w:sz w:val="24"/>
          <w:szCs w:val="24"/>
        </w:rPr>
        <w:t>A market-inspired approach for intersection management</w:t>
      </w:r>
      <w:r w:rsidRPr="00D85F4F">
        <w:rPr>
          <w:rFonts w:ascii="Arial" w:hAnsi="Arial" w:cs="Arial"/>
          <w:sz w:val="24"/>
          <w:szCs w:val="24"/>
        </w:rPr>
        <w:t xml:space="preserve"> in urban road traffic networks. Journal of Artificial Intelligence Research, 43(1), 621-659.</w:t>
      </w:r>
    </w:p>
    <w:p w14:paraId="7ADA1BE7" w14:textId="77777777" w:rsidR="00297DF8" w:rsidRDefault="00297DF8" w:rsidP="00297DF8">
      <w:pPr>
        <w:jc w:val="both"/>
        <w:rPr>
          <w:rFonts w:ascii="Arial" w:hAnsi="Arial" w:cs="Arial"/>
          <w:sz w:val="24"/>
          <w:szCs w:val="24"/>
        </w:rPr>
      </w:pPr>
      <w:r w:rsidRPr="00297DF8">
        <w:rPr>
          <w:rFonts w:ascii="Arial" w:hAnsi="Arial" w:cs="Arial"/>
          <w:sz w:val="24"/>
          <w:szCs w:val="24"/>
        </w:rPr>
        <w:t>Vergara,</w:t>
      </w:r>
      <w:r>
        <w:rPr>
          <w:rFonts w:ascii="Arial" w:hAnsi="Arial" w:cs="Arial"/>
          <w:sz w:val="24"/>
          <w:szCs w:val="24"/>
        </w:rPr>
        <w:t xml:space="preserve"> R. A., </w:t>
      </w:r>
      <w:r w:rsidRPr="00297DF8">
        <w:rPr>
          <w:rFonts w:ascii="Arial" w:hAnsi="Arial" w:cs="Arial"/>
          <w:sz w:val="24"/>
          <w:szCs w:val="24"/>
        </w:rPr>
        <w:t>Zurek</w:t>
      </w:r>
      <w:r>
        <w:rPr>
          <w:rFonts w:ascii="Arial" w:hAnsi="Arial" w:cs="Arial"/>
          <w:sz w:val="24"/>
          <w:szCs w:val="24"/>
        </w:rPr>
        <w:t>, E. et. al. (2013)</w:t>
      </w:r>
      <w:r w:rsidRPr="00297DF8">
        <w:t xml:space="preserve"> </w:t>
      </w:r>
      <w:r w:rsidRPr="00297DF8">
        <w:rPr>
          <w:rFonts w:ascii="Arial" w:hAnsi="Arial" w:cs="Arial"/>
          <w:i/>
          <w:sz w:val="24"/>
          <w:szCs w:val="24"/>
        </w:rPr>
        <w:t>Modelo de gestión urbana sostenible</w:t>
      </w:r>
      <w:r>
        <w:rPr>
          <w:rFonts w:ascii="Arial" w:hAnsi="Arial" w:cs="Arial"/>
          <w:sz w:val="24"/>
          <w:szCs w:val="24"/>
        </w:rPr>
        <w:t>.</w:t>
      </w:r>
      <w:r w:rsidRPr="00297DF8">
        <w:rPr>
          <w:rFonts w:ascii="Arial" w:hAnsi="Arial" w:cs="Arial"/>
          <w:sz w:val="24"/>
          <w:szCs w:val="24"/>
        </w:rPr>
        <w:t xml:space="preserve"> Barranquilla</w:t>
      </w:r>
      <w:r>
        <w:rPr>
          <w:rFonts w:ascii="Arial" w:hAnsi="Arial" w:cs="Arial"/>
          <w:sz w:val="24"/>
          <w:szCs w:val="24"/>
        </w:rPr>
        <w:t>.</w:t>
      </w:r>
      <w:r w:rsidRPr="00297DF8">
        <w:rPr>
          <w:rFonts w:ascii="Arial" w:hAnsi="Arial" w:cs="Arial"/>
          <w:sz w:val="24"/>
          <w:szCs w:val="24"/>
        </w:rPr>
        <w:t xml:space="preserve"> Editor</w:t>
      </w:r>
      <w:r>
        <w:rPr>
          <w:rFonts w:ascii="Arial" w:hAnsi="Arial" w:cs="Arial"/>
          <w:sz w:val="24"/>
          <w:szCs w:val="24"/>
        </w:rPr>
        <w:t>ial Universidad del Norte.</w:t>
      </w:r>
    </w:p>
    <w:p w14:paraId="1C6D725E" w14:textId="77777777" w:rsidR="00762A18" w:rsidRDefault="00762A18" w:rsidP="00921FC9">
      <w:pPr>
        <w:jc w:val="both"/>
        <w:rPr>
          <w:rFonts w:ascii="Arial" w:hAnsi="Arial" w:cs="Arial"/>
          <w:sz w:val="24"/>
          <w:szCs w:val="24"/>
        </w:rPr>
      </w:pPr>
      <w:r w:rsidRPr="00762A18">
        <w:rPr>
          <w:rFonts w:ascii="Arial" w:hAnsi="Arial" w:cs="Arial"/>
          <w:sz w:val="24"/>
          <w:szCs w:val="24"/>
        </w:rPr>
        <w:t xml:space="preserve">Velasco, R. M., &amp; Saavedra, P. (2008). </w:t>
      </w:r>
      <w:r w:rsidRPr="00762A18">
        <w:rPr>
          <w:rFonts w:ascii="Arial" w:hAnsi="Arial" w:cs="Arial"/>
          <w:i/>
          <w:sz w:val="24"/>
          <w:szCs w:val="24"/>
        </w:rPr>
        <w:t>Macroscopic models in traffic flow. Qualitative Theory of Dynamical Systems</w:t>
      </w:r>
      <w:r w:rsidRPr="00762A18">
        <w:rPr>
          <w:rFonts w:ascii="Arial" w:hAnsi="Arial" w:cs="Arial"/>
          <w:sz w:val="24"/>
          <w:szCs w:val="24"/>
        </w:rPr>
        <w:t>, 7(1), 237-252.</w:t>
      </w:r>
    </w:p>
    <w:p w14:paraId="2DC946F5" w14:textId="77777777" w:rsidR="00D85F4F" w:rsidRDefault="00D85F4F" w:rsidP="00921FC9">
      <w:pPr>
        <w:jc w:val="both"/>
        <w:rPr>
          <w:rFonts w:ascii="Arial" w:hAnsi="Arial" w:cs="Arial"/>
          <w:sz w:val="24"/>
          <w:szCs w:val="24"/>
        </w:rPr>
      </w:pPr>
      <w:r w:rsidRPr="00D85F4F">
        <w:rPr>
          <w:rFonts w:ascii="Arial" w:hAnsi="Arial" w:cs="Arial"/>
          <w:sz w:val="24"/>
          <w:szCs w:val="24"/>
        </w:rPr>
        <w:lastRenderedPageBreak/>
        <w:t xml:space="preserve">Vishal, V., Gugwad, S., &amp; Singh, S. (2012). </w:t>
      </w:r>
      <w:r w:rsidRPr="005F1CB2">
        <w:rPr>
          <w:rFonts w:ascii="Arial" w:hAnsi="Arial" w:cs="Arial"/>
          <w:i/>
          <w:sz w:val="24"/>
          <w:szCs w:val="24"/>
        </w:rPr>
        <w:t>Modeling and Verification of Agent Based Adaptive Traffic Signal using Symbolic Model Verifier</w:t>
      </w:r>
      <w:r w:rsidRPr="00D85F4F">
        <w:rPr>
          <w:rFonts w:ascii="Arial" w:hAnsi="Arial" w:cs="Arial"/>
          <w:sz w:val="24"/>
          <w:szCs w:val="24"/>
        </w:rPr>
        <w:t>. International Journal of Computer Applications, 53.</w:t>
      </w:r>
    </w:p>
    <w:p w14:paraId="1DB3F16F" w14:textId="77777777" w:rsidR="00396146" w:rsidRDefault="00396146" w:rsidP="00921FC9">
      <w:pPr>
        <w:jc w:val="both"/>
        <w:rPr>
          <w:rFonts w:ascii="Arial" w:hAnsi="Arial" w:cs="Arial"/>
          <w:sz w:val="24"/>
          <w:szCs w:val="24"/>
        </w:rPr>
      </w:pPr>
      <w:r w:rsidRPr="00396146">
        <w:rPr>
          <w:rFonts w:ascii="Arial" w:hAnsi="Arial" w:cs="Arial"/>
          <w:sz w:val="24"/>
          <w:szCs w:val="24"/>
        </w:rPr>
        <w:t xml:space="preserve">Vizuet, G. I. (2010). </w:t>
      </w:r>
      <w:r w:rsidRPr="00396146">
        <w:rPr>
          <w:rFonts w:ascii="Arial" w:hAnsi="Arial" w:cs="Arial"/>
          <w:i/>
          <w:sz w:val="24"/>
          <w:szCs w:val="24"/>
        </w:rPr>
        <w:t>Política de vivienda y movilidad residencial en la Ciudad de México</w:t>
      </w:r>
      <w:r w:rsidRPr="00396146">
        <w:rPr>
          <w:rFonts w:ascii="Arial" w:hAnsi="Arial" w:cs="Arial"/>
          <w:sz w:val="24"/>
          <w:szCs w:val="24"/>
        </w:rPr>
        <w:t>. Estudios Demográficos y Urbanos, 277-316.</w:t>
      </w:r>
    </w:p>
    <w:p w14:paraId="1B41ED4B" w14:textId="77777777" w:rsidR="0053594E" w:rsidRDefault="0053594E" w:rsidP="00921FC9">
      <w:pPr>
        <w:jc w:val="both"/>
        <w:rPr>
          <w:rFonts w:ascii="Arial" w:hAnsi="Arial" w:cs="Arial"/>
          <w:sz w:val="24"/>
          <w:szCs w:val="24"/>
        </w:rPr>
      </w:pPr>
      <w:r>
        <w:rPr>
          <w:rFonts w:ascii="Arial" w:hAnsi="Arial" w:cs="Arial"/>
          <w:sz w:val="24"/>
          <w:szCs w:val="24"/>
        </w:rPr>
        <w:t xml:space="preserve">Voigt, F. (1964). </w:t>
      </w:r>
      <w:r w:rsidRPr="0053594E">
        <w:rPr>
          <w:rFonts w:ascii="Arial" w:hAnsi="Arial" w:cs="Arial"/>
          <w:i/>
          <w:sz w:val="24"/>
          <w:szCs w:val="24"/>
        </w:rPr>
        <w:t>Economía de los sistemas de transporte</w:t>
      </w:r>
      <w:r>
        <w:rPr>
          <w:rFonts w:ascii="Arial" w:hAnsi="Arial" w:cs="Arial"/>
          <w:sz w:val="24"/>
          <w:szCs w:val="24"/>
        </w:rPr>
        <w:t>. Fondo de Cultura Económica.</w:t>
      </w:r>
    </w:p>
    <w:p w14:paraId="4B39120A" w14:textId="77777777" w:rsidR="002B31FB" w:rsidRDefault="002B31FB" w:rsidP="00921FC9">
      <w:pPr>
        <w:jc w:val="both"/>
        <w:rPr>
          <w:rFonts w:ascii="Arial" w:hAnsi="Arial" w:cs="Arial"/>
          <w:sz w:val="24"/>
          <w:szCs w:val="24"/>
        </w:rPr>
      </w:pPr>
      <w:r w:rsidRPr="002B31FB">
        <w:rPr>
          <w:rFonts w:ascii="Arial" w:hAnsi="Arial" w:cs="Arial"/>
          <w:sz w:val="24"/>
          <w:szCs w:val="24"/>
        </w:rPr>
        <w:t>Vuchic</w:t>
      </w:r>
      <w:r>
        <w:rPr>
          <w:rFonts w:ascii="Arial" w:hAnsi="Arial" w:cs="Arial"/>
          <w:sz w:val="24"/>
          <w:szCs w:val="24"/>
        </w:rPr>
        <w:t xml:space="preserve">, V. R. (2005). </w:t>
      </w:r>
      <w:r w:rsidRPr="002B31FB">
        <w:rPr>
          <w:rFonts w:ascii="Arial" w:hAnsi="Arial" w:cs="Arial"/>
          <w:i/>
          <w:sz w:val="24"/>
          <w:szCs w:val="24"/>
        </w:rPr>
        <w:t>Urban Transit: Operations, Planning and Economics</w:t>
      </w:r>
      <w:r>
        <w:rPr>
          <w:rFonts w:ascii="Arial" w:hAnsi="Arial" w:cs="Arial"/>
          <w:i/>
          <w:sz w:val="24"/>
          <w:szCs w:val="24"/>
        </w:rPr>
        <w:t>.</w:t>
      </w:r>
      <w:r w:rsidRPr="002B31FB">
        <w:rPr>
          <w:rFonts w:ascii="Arial" w:hAnsi="Arial" w:cs="Arial"/>
          <w:sz w:val="24"/>
          <w:szCs w:val="24"/>
        </w:rPr>
        <w:t xml:space="preserve"> Wiley</w:t>
      </w:r>
    </w:p>
    <w:p w14:paraId="6775E186" w14:textId="77777777" w:rsidR="00987AE1" w:rsidRDefault="00E4439A" w:rsidP="00921FC9">
      <w:pPr>
        <w:jc w:val="both"/>
        <w:rPr>
          <w:rFonts w:ascii="Arial" w:hAnsi="Arial" w:cs="Arial"/>
          <w:sz w:val="24"/>
          <w:szCs w:val="24"/>
        </w:rPr>
      </w:pPr>
      <w:r w:rsidRPr="00E4439A">
        <w:rPr>
          <w:rFonts w:ascii="Arial" w:hAnsi="Arial" w:cs="Arial"/>
          <w:sz w:val="24"/>
          <w:szCs w:val="24"/>
        </w:rPr>
        <w:t>Walloth</w:t>
      </w:r>
      <w:r>
        <w:rPr>
          <w:rFonts w:ascii="Arial" w:hAnsi="Arial" w:cs="Arial"/>
          <w:sz w:val="24"/>
          <w:szCs w:val="24"/>
        </w:rPr>
        <w:t xml:space="preserve">, C., </w:t>
      </w:r>
      <w:r w:rsidRPr="00E4439A">
        <w:rPr>
          <w:rFonts w:ascii="Arial" w:hAnsi="Arial" w:cs="Arial"/>
          <w:sz w:val="24"/>
          <w:szCs w:val="24"/>
        </w:rPr>
        <w:t>Gurr</w:t>
      </w:r>
      <w:r>
        <w:rPr>
          <w:rFonts w:ascii="Arial" w:hAnsi="Arial" w:cs="Arial"/>
          <w:sz w:val="24"/>
          <w:szCs w:val="24"/>
        </w:rPr>
        <w:t xml:space="preserve">, J. M., </w:t>
      </w:r>
      <w:r w:rsidRPr="00E4439A">
        <w:rPr>
          <w:rFonts w:ascii="Arial" w:hAnsi="Arial" w:cs="Arial"/>
          <w:sz w:val="24"/>
          <w:szCs w:val="24"/>
        </w:rPr>
        <w:t>Schmidt</w:t>
      </w:r>
      <w:r>
        <w:rPr>
          <w:rFonts w:ascii="Arial" w:hAnsi="Arial" w:cs="Arial"/>
          <w:sz w:val="24"/>
          <w:szCs w:val="24"/>
        </w:rPr>
        <w:t xml:space="preserve">, </w:t>
      </w:r>
      <w:r w:rsidRPr="00E4439A">
        <w:rPr>
          <w:rFonts w:ascii="Arial" w:hAnsi="Arial" w:cs="Arial"/>
          <w:sz w:val="24"/>
          <w:szCs w:val="24"/>
        </w:rPr>
        <w:t>J. A</w:t>
      </w:r>
      <w:r>
        <w:rPr>
          <w:rFonts w:ascii="Arial" w:hAnsi="Arial" w:cs="Arial"/>
          <w:sz w:val="24"/>
          <w:szCs w:val="24"/>
        </w:rPr>
        <w:t xml:space="preserve">. </w:t>
      </w:r>
      <w:r w:rsidRPr="00E4439A">
        <w:rPr>
          <w:rFonts w:ascii="Arial" w:hAnsi="Arial" w:cs="Arial"/>
          <w:sz w:val="24"/>
          <w:szCs w:val="24"/>
        </w:rPr>
        <w:t>Editors</w:t>
      </w:r>
      <w:r>
        <w:rPr>
          <w:rFonts w:ascii="Arial" w:hAnsi="Arial" w:cs="Arial"/>
          <w:sz w:val="24"/>
          <w:szCs w:val="24"/>
        </w:rPr>
        <w:t xml:space="preserve"> (2014). </w:t>
      </w:r>
      <w:r w:rsidRPr="00E4439A">
        <w:rPr>
          <w:rFonts w:ascii="Arial" w:hAnsi="Arial" w:cs="Arial"/>
          <w:i/>
          <w:sz w:val="24"/>
          <w:szCs w:val="24"/>
        </w:rPr>
        <w:t>Understanding Complex Urban Systems: Multidisciplinary Approaches to Modeling</w:t>
      </w:r>
      <w:r>
        <w:rPr>
          <w:rFonts w:ascii="Arial" w:hAnsi="Arial" w:cs="Arial"/>
          <w:sz w:val="24"/>
          <w:szCs w:val="24"/>
        </w:rPr>
        <w:t xml:space="preserve">. </w:t>
      </w:r>
      <w:r w:rsidR="00987AE1">
        <w:rPr>
          <w:rFonts w:ascii="Arial" w:hAnsi="Arial" w:cs="Arial"/>
          <w:sz w:val="24"/>
          <w:szCs w:val="24"/>
        </w:rPr>
        <w:t>Springer-Verlag.</w:t>
      </w:r>
    </w:p>
    <w:p w14:paraId="3059ADFE" w14:textId="77777777" w:rsidR="00C62C56" w:rsidRDefault="00C62C56" w:rsidP="00921FC9">
      <w:pPr>
        <w:jc w:val="both"/>
        <w:rPr>
          <w:rFonts w:ascii="Arial" w:hAnsi="Arial" w:cs="Arial"/>
          <w:sz w:val="24"/>
          <w:szCs w:val="24"/>
        </w:rPr>
      </w:pPr>
      <w:r w:rsidRPr="00C62C56">
        <w:rPr>
          <w:rFonts w:ascii="Arial" w:hAnsi="Arial" w:cs="Arial"/>
          <w:sz w:val="24"/>
          <w:szCs w:val="24"/>
        </w:rPr>
        <w:t xml:space="preserve">Wang, B. H., &amp; Wamg, W. X. (2008). </w:t>
      </w:r>
      <w:r w:rsidRPr="00AE042E">
        <w:rPr>
          <w:rFonts w:ascii="Arial" w:hAnsi="Arial" w:cs="Arial"/>
          <w:i/>
          <w:sz w:val="24"/>
          <w:szCs w:val="24"/>
        </w:rPr>
        <w:t>Routing strategies in traffic network and phase transition in network traffic flow</w:t>
      </w:r>
      <w:r w:rsidRPr="00C62C56">
        <w:rPr>
          <w:rFonts w:ascii="Arial" w:hAnsi="Arial" w:cs="Arial"/>
          <w:sz w:val="24"/>
          <w:szCs w:val="24"/>
        </w:rPr>
        <w:t>. Pramana, 71(2), 353-358.</w:t>
      </w:r>
    </w:p>
    <w:p w14:paraId="7B74BAB8" w14:textId="77777777" w:rsidR="009B6879" w:rsidRDefault="009B6879" w:rsidP="00921FC9">
      <w:pPr>
        <w:jc w:val="both"/>
        <w:rPr>
          <w:rFonts w:ascii="Arial" w:hAnsi="Arial" w:cs="Arial"/>
          <w:color w:val="222222"/>
          <w:sz w:val="24"/>
          <w:szCs w:val="24"/>
          <w:shd w:val="clear" w:color="auto" w:fill="FFFFFF"/>
        </w:rPr>
      </w:pPr>
      <w:r w:rsidRPr="009B6879">
        <w:rPr>
          <w:rFonts w:ascii="Arial" w:hAnsi="Arial" w:cs="Arial"/>
          <w:color w:val="222222"/>
          <w:sz w:val="24"/>
          <w:szCs w:val="24"/>
          <w:shd w:val="clear" w:color="auto" w:fill="FFFFFF"/>
        </w:rPr>
        <w:t>Wang, W., &amp; Wets, G. (Eds.). (2012).</w:t>
      </w:r>
      <w:r w:rsidRPr="009B6879">
        <w:rPr>
          <w:rStyle w:val="apple-converted-space"/>
          <w:rFonts w:ascii="Arial" w:hAnsi="Arial" w:cs="Arial"/>
          <w:color w:val="222222"/>
          <w:sz w:val="24"/>
          <w:szCs w:val="24"/>
          <w:shd w:val="clear" w:color="auto" w:fill="FFFFFF"/>
        </w:rPr>
        <w:t> </w:t>
      </w:r>
      <w:r w:rsidRPr="009B6879">
        <w:rPr>
          <w:rFonts w:ascii="Arial" w:hAnsi="Arial" w:cs="Arial"/>
          <w:i/>
          <w:iCs/>
          <w:color w:val="222222"/>
          <w:sz w:val="24"/>
          <w:szCs w:val="24"/>
          <w:shd w:val="clear" w:color="auto" w:fill="FFFFFF"/>
        </w:rPr>
        <w:t>Computational Intelligence for Traffic and Mobility</w:t>
      </w:r>
      <w:r w:rsidRPr="009B6879">
        <w:rPr>
          <w:rStyle w:val="apple-converted-space"/>
          <w:rFonts w:ascii="Arial" w:hAnsi="Arial" w:cs="Arial"/>
          <w:color w:val="222222"/>
          <w:sz w:val="24"/>
          <w:szCs w:val="24"/>
          <w:shd w:val="clear" w:color="auto" w:fill="FFFFFF"/>
        </w:rPr>
        <w:t> </w:t>
      </w:r>
      <w:r w:rsidRPr="009B6879">
        <w:rPr>
          <w:rFonts w:ascii="Arial" w:hAnsi="Arial" w:cs="Arial"/>
          <w:color w:val="222222"/>
          <w:sz w:val="24"/>
          <w:szCs w:val="24"/>
          <w:shd w:val="clear" w:color="auto" w:fill="FFFFFF"/>
        </w:rPr>
        <w:t>(Vol. 8). Springer.</w:t>
      </w:r>
    </w:p>
    <w:p w14:paraId="482C0FB1" w14:textId="77777777" w:rsidR="000C6E1E" w:rsidRDefault="00D70E9C" w:rsidP="00921FC9">
      <w:pPr>
        <w:jc w:val="both"/>
        <w:rPr>
          <w:rFonts w:ascii="Arial" w:hAnsi="Arial" w:cs="Arial"/>
          <w:color w:val="222222"/>
          <w:sz w:val="24"/>
          <w:szCs w:val="24"/>
          <w:shd w:val="clear" w:color="auto" w:fill="FFFFFF"/>
        </w:rPr>
      </w:pPr>
      <w:r w:rsidRPr="00D70E9C">
        <w:rPr>
          <w:rFonts w:ascii="Arial" w:hAnsi="Arial" w:cs="Arial"/>
          <w:color w:val="222222"/>
          <w:sz w:val="24"/>
          <w:szCs w:val="24"/>
          <w:shd w:val="clear" w:color="auto" w:fill="FFFFFF"/>
        </w:rPr>
        <w:t xml:space="preserve">Willumsen, L. (2014). </w:t>
      </w:r>
      <w:r w:rsidRPr="000C6E1E">
        <w:rPr>
          <w:rFonts w:ascii="Arial" w:hAnsi="Arial" w:cs="Arial"/>
          <w:i/>
          <w:color w:val="222222"/>
          <w:sz w:val="24"/>
          <w:szCs w:val="24"/>
          <w:shd w:val="clear" w:color="auto" w:fill="FFFFFF"/>
        </w:rPr>
        <w:t>Modelos simplificados de transporte urbano</w:t>
      </w:r>
      <w:r w:rsidRPr="00D70E9C">
        <w:rPr>
          <w:rFonts w:ascii="Arial" w:hAnsi="Arial" w:cs="Arial"/>
          <w:color w:val="222222"/>
          <w:sz w:val="24"/>
          <w:szCs w:val="24"/>
          <w:shd w:val="clear" w:color="auto" w:fill="FFFFFF"/>
        </w:rPr>
        <w:t>. Revista EURE-Revista de Estudios Urbano Regionales, 12(33).</w:t>
      </w:r>
    </w:p>
    <w:p w14:paraId="5D62D40A" w14:textId="77777777" w:rsidR="00D20601" w:rsidRDefault="00D20601" w:rsidP="00921FC9">
      <w:pPr>
        <w:jc w:val="both"/>
        <w:rPr>
          <w:rFonts w:ascii="Arial" w:hAnsi="Arial" w:cs="Arial"/>
          <w:color w:val="222222"/>
          <w:sz w:val="24"/>
          <w:szCs w:val="24"/>
          <w:shd w:val="clear" w:color="auto" w:fill="FFFFFF"/>
        </w:rPr>
      </w:pPr>
      <w:r w:rsidRPr="00D20601">
        <w:rPr>
          <w:rFonts w:ascii="Arial" w:hAnsi="Arial" w:cs="Arial"/>
          <w:color w:val="222222"/>
          <w:sz w:val="24"/>
          <w:szCs w:val="24"/>
          <w:shd w:val="clear" w:color="auto" w:fill="FFFFFF"/>
        </w:rPr>
        <w:t xml:space="preserve">Xu, Y., Luo, F., &amp; Tian, X. (2009). </w:t>
      </w:r>
      <w:r w:rsidRPr="00D20601">
        <w:rPr>
          <w:rFonts w:ascii="Arial" w:hAnsi="Arial" w:cs="Arial"/>
          <w:i/>
          <w:color w:val="222222"/>
          <w:sz w:val="24"/>
          <w:szCs w:val="24"/>
          <w:shd w:val="clear" w:color="auto" w:fill="FFFFFF"/>
        </w:rPr>
        <w:t>Adaptive Cellular Automata Traffic System Model Based on Hybrid System Theory</w:t>
      </w:r>
      <w:r w:rsidRPr="00D20601">
        <w:rPr>
          <w:rFonts w:ascii="Arial" w:hAnsi="Arial" w:cs="Arial"/>
          <w:color w:val="222222"/>
          <w:sz w:val="24"/>
          <w:szCs w:val="24"/>
          <w:shd w:val="clear" w:color="auto" w:fill="FFFFFF"/>
        </w:rPr>
        <w:t>. In Intelligent Robotics and Applications (pp. 994-1003). Springer Berlin Heidelberg.</w:t>
      </w:r>
    </w:p>
    <w:p w14:paraId="336D5C33" w14:textId="77777777" w:rsidR="007178BD" w:rsidRDefault="007178BD" w:rsidP="00921FC9">
      <w:pPr>
        <w:jc w:val="both"/>
        <w:rPr>
          <w:rFonts w:ascii="Arial" w:hAnsi="Arial" w:cs="Arial"/>
          <w:sz w:val="24"/>
          <w:szCs w:val="24"/>
        </w:rPr>
      </w:pPr>
      <w:r w:rsidRPr="007178BD">
        <w:rPr>
          <w:rFonts w:ascii="Arial" w:hAnsi="Arial" w:cs="Arial"/>
          <w:sz w:val="24"/>
          <w:szCs w:val="24"/>
        </w:rPr>
        <w:t xml:space="preserve">Yan-lin, W., &amp; Tie-jun, W. (2002). </w:t>
      </w:r>
      <w:r w:rsidRPr="007178BD">
        <w:rPr>
          <w:rFonts w:ascii="Arial" w:hAnsi="Arial" w:cs="Arial"/>
          <w:i/>
          <w:sz w:val="24"/>
          <w:szCs w:val="24"/>
        </w:rPr>
        <w:t>Car-following models of vehicular traffic</w:t>
      </w:r>
      <w:r w:rsidRPr="007178BD">
        <w:rPr>
          <w:rFonts w:ascii="Arial" w:hAnsi="Arial" w:cs="Arial"/>
          <w:sz w:val="24"/>
          <w:szCs w:val="24"/>
        </w:rPr>
        <w:t>. Journal of Zhejiang University Science, 3(4), 412-417.</w:t>
      </w:r>
    </w:p>
    <w:p w14:paraId="0576DED5" w14:textId="77777777" w:rsidR="00552CFB" w:rsidRPr="009B6879" w:rsidRDefault="00552CFB" w:rsidP="00921FC9">
      <w:pPr>
        <w:jc w:val="both"/>
        <w:rPr>
          <w:rFonts w:ascii="Arial" w:hAnsi="Arial" w:cs="Arial"/>
          <w:sz w:val="24"/>
          <w:szCs w:val="24"/>
        </w:rPr>
      </w:pPr>
      <w:r w:rsidRPr="00552CFB">
        <w:rPr>
          <w:rFonts w:ascii="Arial" w:hAnsi="Arial" w:cs="Arial"/>
          <w:sz w:val="24"/>
          <w:szCs w:val="24"/>
        </w:rPr>
        <w:t xml:space="preserve">Yin, L., He, Y., Dong, X., &amp; Lu, Z. (2012). </w:t>
      </w:r>
      <w:r w:rsidRPr="00552CFB">
        <w:rPr>
          <w:rFonts w:ascii="Arial" w:hAnsi="Arial" w:cs="Arial"/>
          <w:i/>
          <w:sz w:val="24"/>
          <w:szCs w:val="24"/>
        </w:rPr>
        <w:t>Multi-step Prediction of Volterra Neural Network for Traffic Flow Based on Chaos Algorithm</w:t>
      </w:r>
      <w:r w:rsidRPr="00552CFB">
        <w:rPr>
          <w:rFonts w:ascii="Arial" w:hAnsi="Arial" w:cs="Arial"/>
          <w:sz w:val="24"/>
          <w:szCs w:val="24"/>
        </w:rPr>
        <w:t>. In Information Computing and Applications (pp. 232-241). Springer Berlin Heidelberg.</w:t>
      </w:r>
    </w:p>
    <w:p w14:paraId="3C4F3DBD" w14:textId="77777777" w:rsidR="00EC6F9E" w:rsidRDefault="00EC6F9E" w:rsidP="00921FC9">
      <w:pPr>
        <w:jc w:val="both"/>
        <w:rPr>
          <w:rFonts w:ascii="Arial" w:hAnsi="Arial" w:cs="Arial"/>
          <w:sz w:val="24"/>
          <w:szCs w:val="24"/>
        </w:rPr>
      </w:pPr>
      <w:r>
        <w:rPr>
          <w:rFonts w:ascii="Arial" w:hAnsi="Arial" w:cs="Arial"/>
          <w:sz w:val="24"/>
          <w:szCs w:val="24"/>
        </w:rPr>
        <w:t>Zamorano, C., Bigas, J. M., Sastre, J. (</w:t>
      </w:r>
      <w:r w:rsidR="006A59C8">
        <w:rPr>
          <w:rFonts w:ascii="Arial" w:hAnsi="Arial" w:cs="Arial"/>
          <w:sz w:val="24"/>
          <w:szCs w:val="24"/>
        </w:rPr>
        <w:t>2004</w:t>
      </w:r>
      <w:r>
        <w:rPr>
          <w:rFonts w:ascii="Arial" w:hAnsi="Arial" w:cs="Arial"/>
          <w:sz w:val="24"/>
          <w:szCs w:val="24"/>
        </w:rPr>
        <w:t>)</w:t>
      </w:r>
      <w:r w:rsidR="006A59C8">
        <w:rPr>
          <w:rFonts w:ascii="Arial" w:hAnsi="Arial" w:cs="Arial"/>
          <w:sz w:val="24"/>
          <w:szCs w:val="24"/>
        </w:rPr>
        <w:t xml:space="preserve"> </w:t>
      </w:r>
      <w:r w:rsidR="006A59C8">
        <w:rPr>
          <w:rFonts w:ascii="Arial" w:hAnsi="Arial" w:cs="Arial"/>
          <w:i/>
          <w:sz w:val="24"/>
          <w:szCs w:val="24"/>
        </w:rPr>
        <w:t>Manual para la planificación, financiación e implantación de sistemas de transporte urbano</w:t>
      </w:r>
      <w:r w:rsidR="006A59C8">
        <w:rPr>
          <w:rFonts w:ascii="Arial" w:hAnsi="Arial" w:cs="Arial"/>
          <w:sz w:val="24"/>
          <w:szCs w:val="24"/>
        </w:rPr>
        <w:t xml:space="preserve">. </w:t>
      </w:r>
      <w:r w:rsidR="006A59C8" w:rsidRPr="006A59C8">
        <w:rPr>
          <w:rFonts w:ascii="Arial" w:hAnsi="Arial" w:cs="Arial"/>
          <w:sz w:val="24"/>
          <w:szCs w:val="24"/>
        </w:rPr>
        <w:t>Consorcio Regional de Transportes de Madrid</w:t>
      </w:r>
      <w:r w:rsidR="00095B94">
        <w:rPr>
          <w:rFonts w:ascii="Arial" w:hAnsi="Arial" w:cs="Arial"/>
          <w:sz w:val="24"/>
          <w:szCs w:val="24"/>
        </w:rPr>
        <w:t>.</w:t>
      </w:r>
    </w:p>
    <w:p w14:paraId="47004384" w14:textId="77777777" w:rsidR="00095B94" w:rsidRDefault="00095B94" w:rsidP="00921FC9">
      <w:pPr>
        <w:jc w:val="both"/>
        <w:rPr>
          <w:rFonts w:ascii="Arial" w:hAnsi="Arial" w:cs="Arial"/>
          <w:sz w:val="24"/>
          <w:szCs w:val="24"/>
        </w:rPr>
      </w:pPr>
      <w:r w:rsidRPr="00095B94">
        <w:rPr>
          <w:rFonts w:ascii="Arial" w:hAnsi="Arial" w:cs="Arial"/>
          <w:sz w:val="24"/>
          <w:szCs w:val="24"/>
        </w:rPr>
        <w:t xml:space="preserve">Zhu, H., &amp; Li, M. (2013). </w:t>
      </w:r>
      <w:r w:rsidRPr="00095B94">
        <w:rPr>
          <w:rFonts w:ascii="Arial" w:hAnsi="Arial" w:cs="Arial"/>
          <w:i/>
          <w:sz w:val="24"/>
          <w:szCs w:val="24"/>
        </w:rPr>
        <w:t>Realistic Vehicular Mobility Models</w:t>
      </w:r>
      <w:r w:rsidRPr="00095B94">
        <w:rPr>
          <w:rFonts w:ascii="Arial" w:hAnsi="Arial" w:cs="Arial"/>
          <w:sz w:val="24"/>
          <w:szCs w:val="24"/>
        </w:rPr>
        <w:t>. In Studies on Urban Vehicular Ad-hoc Networks (pp. 23-39). Springer New York.</w:t>
      </w:r>
    </w:p>
    <w:p w14:paraId="702B0035" w14:textId="77777777" w:rsidR="008775A1" w:rsidRPr="006A59C8" w:rsidRDefault="008775A1" w:rsidP="00921FC9">
      <w:pPr>
        <w:jc w:val="both"/>
        <w:rPr>
          <w:rFonts w:ascii="Arial" w:hAnsi="Arial" w:cs="Arial"/>
          <w:i/>
          <w:sz w:val="24"/>
          <w:szCs w:val="24"/>
        </w:rPr>
      </w:pPr>
    </w:p>
    <w:p w14:paraId="3CB3E89D" w14:textId="77777777" w:rsidR="006030A9" w:rsidRPr="006030A9" w:rsidRDefault="006030A9" w:rsidP="00921FC9">
      <w:pPr>
        <w:jc w:val="both"/>
        <w:rPr>
          <w:rFonts w:ascii="Arial" w:hAnsi="Arial" w:cs="Arial"/>
          <w:i/>
          <w:sz w:val="24"/>
          <w:szCs w:val="24"/>
        </w:rPr>
      </w:pPr>
    </w:p>
    <w:sectPr w:rsidR="006030A9" w:rsidRPr="006030A9">
      <w:head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F72FF7" w14:textId="77777777" w:rsidR="004C77B1" w:rsidRDefault="004C77B1" w:rsidP="00D73D45">
      <w:pPr>
        <w:spacing w:after="0" w:line="240" w:lineRule="auto"/>
      </w:pPr>
      <w:r>
        <w:separator/>
      </w:r>
    </w:p>
  </w:endnote>
  <w:endnote w:type="continuationSeparator" w:id="0">
    <w:p w14:paraId="3DA8155A" w14:textId="77777777" w:rsidR="004C77B1" w:rsidRDefault="004C77B1" w:rsidP="00D73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5CF27" w14:textId="77777777" w:rsidR="004C77B1" w:rsidRDefault="004C77B1" w:rsidP="00D73D45">
      <w:pPr>
        <w:spacing w:after="0" w:line="240" w:lineRule="auto"/>
      </w:pPr>
      <w:r>
        <w:separator/>
      </w:r>
    </w:p>
  </w:footnote>
  <w:footnote w:type="continuationSeparator" w:id="0">
    <w:p w14:paraId="67D6D654" w14:textId="77777777" w:rsidR="004C77B1" w:rsidRDefault="004C77B1" w:rsidP="00D73D45">
      <w:pPr>
        <w:spacing w:after="0" w:line="240" w:lineRule="auto"/>
      </w:pPr>
      <w:r>
        <w:continuationSeparator/>
      </w:r>
    </w:p>
  </w:footnote>
  <w:footnote w:id="1">
    <w:p w14:paraId="416238D5" w14:textId="77777777" w:rsidR="004C77B1" w:rsidRDefault="004C77B1">
      <w:pPr>
        <w:pStyle w:val="Textonotapie"/>
      </w:pPr>
      <w:r>
        <w:rPr>
          <w:rStyle w:val="Refdenotaalpie"/>
        </w:rPr>
        <w:footnoteRef/>
      </w:r>
      <w:r>
        <w:t xml:space="preserve"> Consultado el 15 de octubre de 2014: </w:t>
      </w:r>
      <w:hyperlink r:id="rId1" w:history="1">
        <w:r w:rsidRPr="000E53D9">
          <w:rPr>
            <w:rStyle w:val="Hipervnculo"/>
          </w:rPr>
          <w:t>http://www.caliper.com/TransCAD/introduccion.htm</w:t>
        </w:r>
      </w:hyperlink>
    </w:p>
  </w:footnote>
  <w:footnote w:id="2">
    <w:p w14:paraId="702B1652" w14:textId="77777777" w:rsidR="004C77B1" w:rsidRDefault="004C77B1">
      <w:pPr>
        <w:pStyle w:val="Textonotapie"/>
      </w:pPr>
      <w:r>
        <w:rPr>
          <w:rStyle w:val="Refdenotaalpie"/>
        </w:rPr>
        <w:footnoteRef/>
      </w:r>
      <w:r>
        <w:t xml:space="preserve"> Consultado el 15 de octubre de 2014: </w:t>
      </w:r>
      <w:hyperlink r:id="rId2" w:history="1">
        <w:r w:rsidRPr="000E53D9">
          <w:rPr>
            <w:rStyle w:val="Hipervnculo"/>
          </w:rPr>
          <w:t>http://www.caliper.com/transmodeler/descripcion.htm</w:t>
        </w:r>
      </w:hyperlink>
    </w:p>
  </w:footnote>
  <w:footnote w:id="3">
    <w:p w14:paraId="40044AEA" w14:textId="77777777" w:rsidR="004C77B1" w:rsidRDefault="004C77B1">
      <w:pPr>
        <w:pStyle w:val="Textonotapie"/>
      </w:pPr>
      <w:r>
        <w:rPr>
          <w:rStyle w:val="Refdenotaalpie"/>
        </w:rPr>
        <w:footnoteRef/>
      </w:r>
      <w:r>
        <w:t xml:space="preserve"> Consultado el 15 de octubre de 2014: </w:t>
      </w:r>
      <w:hyperlink r:id="rId3" w:history="1">
        <w:r w:rsidRPr="000E53D9">
          <w:rPr>
            <w:rStyle w:val="Hipervnculo"/>
          </w:rPr>
          <w:t>http://www.aimsun.com/wp/?page_id=2048&amp;lang=es</w:t>
        </w:r>
      </w:hyperlink>
    </w:p>
  </w:footnote>
  <w:footnote w:id="4">
    <w:p w14:paraId="7FBAC80C" w14:textId="77777777" w:rsidR="004C77B1" w:rsidRDefault="004C77B1">
      <w:pPr>
        <w:pStyle w:val="Textonotapie"/>
      </w:pPr>
      <w:r>
        <w:rPr>
          <w:rStyle w:val="Refdenotaalpie"/>
        </w:rPr>
        <w:footnoteRef/>
      </w:r>
      <w:r>
        <w:t xml:space="preserve"> Consultado el 15 de octubre de 2014: </w:t>
      </w:r>
      <w:hyperlink r:id="rId4" w:history="1">
        <w:r w:rsidRPr="000E53D9">
          <w:rPr>
            <w:rStyle w:val="Hipervnculo"/>
          </w:rPr>
          <w:t>https://www.arenasimulation.com/industry-solutions/logistics-simulation-software</w:t>
        </w:r>
      </w:hyperlink>
    </w:p>
  </w:footnote>
  <w:footnote w:id="5">
    <w:p w14:paraId="3B997AC8" w14:textId="77777777" w:rsidR="004C77B1" w:rsidRDefault="004C77B1">
      <w:pPr>
        <w:pStyle w:val="Textonotapie"/>
      </w:pPr>
      <w:r>
        <w:rPr>
          <w:rStyle w:val="Refdenotaalpie"/>
        </w:rPr>
        <w:footnoteRef/>
      </w:r>
      <w:r>
        <w:t xml:space="preserve"> Consultado el 15 de octubre de 2014: </w:t>
      </w:r>
      <w:hyperlink r:id="rId5" w:history="1">
        <w:r w:rsidRPr="000E53D9">
          <w:rPr>
            <w:rStyle w:val="Hipervnculo"/>
          </w:rPr>
          <w:t>https://www.arcgis.com/features/features.html</w:t>
        </w:r>
      </w:hyperlink>
      <w:r>
        <w:t>.</w:t>
      </w:r>
    </w:p>
  </w:footnote>
  <w:footnote w:id="6">
    <w:p w14:paraId="0A081F67" w14:textId="77777777" w:rsidR="004C77B1" w:rsidRDefault="004C77B1">
      <w:pPr>
        <w:pStyle w:val="Textonotapie"/>
      </w:pPr>
      <w:r>
        <w:rPr>
          <w:rStyle w:val="Refdenotaalpie"/>
        </w:rPr>
        <w:footnoteRef/>
      </w:r>
      <w:r>
        <w:t xml:space="preserve"> Consultado el 15 de octubre de 2014: </w:t>
      </w:r>
      <w:hyperlink r:id="rId6" w:history="1">
        <w:r w:rsidRPr="000E53D9">
          <w:rPr>
            <w:rStyle w:val="Hipervnculo"/>
          </w:rPr>
          <w:t>http://vision-traffic.ptvgroup.com/en-uk/use-cases/</w:t>
        </w:r>
      </w:hyperlink>
    </w:p>
  </w:footnote>
  <w:footnote w:id="7">
    <w:p w14:paraId="74A9769A" w14:textId="77777777" w:rsidR="004C77B1" w:rsidRDefault="004C77B1">
      <w:pPr>
        <w:pStyle w:val="Textonotapie"/>
      </w:pPr>
      <w:r>
        <w:rPr>
          <w:rStyle w:val="Refdenotaalpie"/>
        </w:rPr>
        <w:footnoteRef/>
      </w:r>
      <w:r>
        <w:t xml:space="preserve"> Consultado el 15 de octubre de 2014: </w:t>
      </w:r>
      <w:hyperlink r:id="rId7" w:history="1">
        <w:r w:rsidRPr="000E53D9">
          <w:rPr>
            <w:rStyle w:val="Hipervnculo"/>
          </w:rPr>
          <w:t>http://www.cattlab.umd.edu/?portfolio=explore-and-visualize-crashes</w:t>
        </w:r>
      </w:hyperlink>
    </w:p>
  </w:footnote>
  <w:footnote w:id="8">
    <w:p w14:paraId="2437D707" w14:textId="77777777" w:rsidR="004C77B1" w:rsidRDefault="004C77B1">
      <w:pPr>
        <w:pStyle w:val="Textonotapie"/>
      </w:pPr>
      <w:r>
        <w:rPr>
          <w:rStyle w:val="Refdenotaalpie"/>
        </w:rPr>
        <w:footnoteRef/>
      </w:r>
      <w:r>
        <w:t xml:space="preserve"> Consultado el 15 de octubre de 2014: </w:t>
      </w:r>
      <w:hyperlink r:id="rId8" w:history="1">
        <w:r w:rsidRPr="000E53D9">
          <w:rPr>
            <w:rStyle w:val="Hipervnculo"/>
          </w:rPr>
          <w:t>http://www.trl.co.uk/solutions/transport-futures/smart-cities/</w:t>
        </w:r>
      </w:hyperlink>
    </w:p>
    <w:p w14:paraId="0D40DC5F" w14:textId="77777777" w:rsidR="004C77B1" w:rsidRDefault="004C77B1">
      <w:pPr>
        <w:pStyle w:val="Textonotapie"/>
      </w:pPr>
    </w:p>
  </w:footnote>
  <w:footnote w:id="9">
    <w:p w14:paraId="0C52DE2A" w14:textId="77777777" w:rsidR="004C77B1" w:rsidRDefault="004C77B1">
      <w:pPr>
        <w:pStyle w:val="Textonotapie"/>
      </w:pPr>
      <w:r>
        <w:rPr>
          <w:rStyle w:val="Refdenotaalpie"/>
        </w:rPr>
        <w:footnoteRef/>
      </w:r>
      <w:r>
        <w:t xml:space="preserve"> Consultado el 10 de diciembre de 2014; </w:t>
      </w:r>
      <w:hyperlink r:id="rId9" w:history="1">
        <w:r w:rsidRPr="0091364F">
          <w:rPr>
            <w:rStyle w:val="Hipervnculo"/>
          </w:rPr>
          <w:t>http://cuentame.inegi.org.mx/monografias/informacion/df/territorio/relieve.aspx?tema=me</w:t>
        </w:r>
      </w:hyperlink>
      <w:r>
        <w:t xml:space="preserve"> </w:t>
      </w:r>
    </w:p>
  </w:footnote>
  <w:footnote w:id="10">
    <w:p w14:paraId="6221A6D4" w14:textId="77777777" w:rsidR="004C77B1" w:rsidRDefault="004C77B1" w:rsidP="000F2B57">
      <w:pPr>
        <w:pStyle w:val="Textonotapie"/>
      </w:pPr>
      <w:r>
        <w:rPr>
          <w:rStyle w:val="Refdenotaalpie"/>
        </w:rPr>
        <w:footnoteRef/>
      </w:r>
      <w:r>
        <w:t xml:space="preserve"> Consultado el 21 de abril de 2014: </w:t>
      </w:r>
      <w:hyperlink r:id="rId10" w:history="1">
        <w:r w:rsidRPr="00600A38">
          <w:rPr>
            <w:rStyle w:val="Hipervnculo"/>
          </w:rPr>
          <w:t>http://ccl.northwestern.edu//docs/</w:t>
        </w:r>
      </w:hyperlink>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D3ACC2" w14:textId="77777777" w:rsidR="004C77B1" w:rsidRPr="00A7456F" w:rsidRDefault="004C77B1" w:rsidP="0005769B">
    <w:pPr>
      <w:jc w:val="center"/>
      <w:rPr>
        <w:rFonts w:ascii="Arial" w:hAnsi="Arial" w:cs="Arial"/>
        <w:b/>
        <w:sz w:val="24"/>
        <w:szCs w:val="24"/>
      </w:rPr>
    </w:pPr>
    <w:r w:rsidRPr="00A7456F">
      <w:rPr>
        <w:rFonts w:ascii="Arial" w:hAnsi="Arial" w:cs="Arial"/>
        <w:b/>
        <w:sz w:val="24"/>
        <w:szCs w:val="24"/>
      </w:rPr>
      <w:t>MODELACIÓN DE PROBLEMAS PARA TRÁFICO VEHICULAR EN</w:t>
    </w:r>
    <w:r>
      <w:rPr>
        <w:rFonts w:ascii="Arial" w:hAnsi="Arial" w:cs="Arial"/>
        <w:b/>
        <w:sz w:val="24"/>
        <w:szCs w:val="24"/>
      </w:rPr>
      <w:t xml:space="preserve"> LA</w:t>
    </w:r>
    <w:r w:rsidRPr="00A7456F">
      <w:rPr>
        <w:rFonts w:ascii="Arial" w:hAnsi="Arial" w:cs="Arial"/>
        <w:b/>
        <w:sz w:val="24"/>
        <w:szCs w:val="24"/>
      </w:rPr>
      <w:t xml:space="preserve"> CIUDAD DE MÉXICO.</w:t>
    </w:r>
  </w:p>
  <w:p w14:paraId="24974926" w14:textId="77777777" w:rsidR="004C77B1" w:rsidRDefault="004C77B1">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C52"/>
    <w:multiLevelType w:val="hybridMultilevel"/>
    <w:tmpl w:val="A886A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D761BB9"/>
    <w:multiLevelType w:val="hybridMultilevel"/>
    <w:tmpl w:val="E7F2F4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AD3C3E"/>
    <w:multiLevelType w:val="hybridMultilevel"/>
    <w:tmpl w:val="CA7204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59411EC"/>
    <w:multiLevelType w:val="hybridMultilevel"/>
    <w:tmpl w:val="90E2C4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B4E3DA0"/>
    <w:multiLevelType w:val="hybridMultilevel"/>
    <w:tmpl w:val="8A2647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7150F77"/>
    <w:multiLevelType w:val="hybridMultilevel"/>
    <w:tmpl w:val="F05EC5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DA12C7B"/>
    <w:multiLevelType w:val="hybridMultilevel"/>
    <w:tmpl w:val="B156C9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E524361"/>
    <w:multiLevelType w:val="hybridMultilevel"/>
    <w:tmpl w:val="B002D2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6F211DD"/>
    <w:multiLevelType w:val="hybridMultilevel"/>
    <w:tmpl w:val="E69ED7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A0A5C63"/>
    <w:multiLevelType w:val="hybridMultilevel"/>
    <w:tmpl w:val="8A6E03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31415A5"/>
    <w:multiLevelType w:val="hybridMultilevel"/>
    <w:tmpl w:val="37AC0CF8"/>
    <w:lvl w:ilvl="0" w:tplc="080A0001">
      <w:start w:val="1"/>
      <w:numFmt w:val="bullet"/>
      <w:lvlText w:val=""/>
      <w:lvlJc w:val="left"/>
      <w:pPr>
        <w:ind w:left="788" w:hanging="360"/>
      </w:pPr>
      <w:rPr>
        <w:rFonts w:ascii="Symbol" w:hAnsi="Symbol" w:hint="default"/>
      </w:rPr>
    </w:lvl>
    <w:lvl w:ilvl="1" w:tplc="080A0003" w:tentative="1">
      <w:start w:val="1"/>
      <w:numFmt w:val="bullet"/>
      <w:lvlText w:val="o"/>
      <w:lvlJc w:val="left"/>
      <w:pPr>
        <w:ind w:left="1508" w:hanging="360"/>
      </w:pPr>
      <w:rPr>
        <w:rFonts w:ascii="Courier New" w:hAnsi="Courier New" w:cs="Courier New" w:hint="default"/>
      </w:rPr>
    </w:lvl>
    <w:lvl w:ilvl="2" w:tplc="080A0005" w:tentative="1">
      <w:start w:val="1"/>
      <w:numFmt w:val="bullet"/>
      <w:lvlText w:val=""/>
      <w:lvlJc w:val="left"/>
      <w:pPr>
        <w:ind w:left="2228" w:hanging="360"/>
      </w:pPr>
      <w:rPr>
        <w:rFonts w:ascii="Wingdings" w:hAnsi="Wingdings" w:hint="default"/>
      </w:rPr>
    </w:lvl>
    <w:lvl w:ilvl="3" w:tplc="080A0001" w:tentative="1">
      <w:start w:val="1"/>
      <w:numFmt w:val="bullet"/>
      <w:lvlText w:val=""/>
      <w:lvlJc w:val="left"/>
      <w:pPr>
        <w:ind w:left="2948" w:hanging="360"/>
      </w:pPr>
      <w:rPr>
        <w:rFonts w:ascii="Symbol" w:hAnsi="Symbol" w:hint="default"/>
      </w:rPr>
    </w:lvl>
    <w:lvl w:ilvl="4" w:tplc="080A0003" w:tentative="1">
      <w:start w:val="1"/>
      <w:numFmt w:val="bullet"/>
      <w:lvlText w:val="o"/>
      <w:lvlJc w:val="left"/>
      <w:pPr>
        <w:ind w:left="3668" w:hanging="360"/>
      </w:pPr>
      <w:rPr>
        <w:rFonts w:ascii="Courier New" w:hAnsi="Courier New" w:cs="Courier New" w:hint="default"/>
      </w:rPr>
    </w:lvl>
    <w:lvl w:ilvl="5" w:tplc="080A0005" w:tentative="1">
      <w:start w:val="1"/>
      <w:numFmt w:val="bullet"/>
      <w:lvlText w:val=""/>
      <w:lvlJc w:val="left"/>
      <w:pPr>
        <w:ind w:left="4388" w:hanging="360"/>
      </w:pPr>
      <w:rPr>
        <w:rFonts w:ascii="Wingdings" w:hAnsi="Wingdings" w:hint="default"/>
      </w:rPr>
    </w:lvl>
    <w:lvl w:ilvl="6" w:tplc="080A0001" w:tentative="1">
      <w:start w:val="1"/>
      <w:numFmt w:val="bullet"/>
      <w:lvlText w:val=""/>
      <w:lvlJc w:val="left"/>
      <w:pPr>
        <w:ind w:left="5108" w:hanging="360"/>
      </w:pPr>
      <w:rPr>
        <w:rFonts w:ascii="Symbol" w:hAnsi="Symbol" w:hint="default"/>
      </w:rPr>
    </w:lvl>
    <w:lvl w:ilvl="7" w:tplc="080A0003" w:tentative="1">
      <w:start w:val="1"/>
      <w:numFmt w:val="bullet"/>
      <w:lvlText w:val="o"/>
      <w:lvlJc w:val="left"/>
      <w:pPr>
        <w:ind w:left="5828" w:hanging="360"/>
      </w:pPr>
      <w:rPr>
        <w:rFonts w:ascii="Courier New" w:hAnsi="Courier New" w:cs="Courier New" w:hint="default"/>
      </w:rPr>
    </w:lvl>
    <w:lvl w:ilvl="8" w:tplc="080A0005" w:tentative="1">
      <w:start w:val="1"/>
      <w:numFmt w:val="bullet"/>
      <w:lvlText w:val=""/>
      <w:lvlJc w:val="left"/>
      <w:pPr>
        <w:ind w:left="6548" w:hanging="360"/>
      </w:pPr>
      <w:rPr>
        <w:rFonts w:ascii="Wingdings" w:hAnsi="Wingdings" w:hint="default"/>
      </w:rPr>
    </w:lvl>
  </w:abstractNum>
  <w:abstractNum w:abstractNumId="11">
    <w:nsid w:val="46F152BA"/>
    <w:multiLevelType w:val="hybridMultilevel"/>
    <w:tmpl w:val="F8EC18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7F13A48"/>
    <w:multiLevelType w:val="hybridMultilevel"/>
    <w:tmpl w:val="874ABB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D9F145B"/>
    <w:multiLevelType w:val="hybridMultilevel"/>
    <w:tmpl w:val="22625FBC"/>
    <w:lvl w:ilvl="0" w:tplc="080A0001">
      <w:start w:val="1"/>
      <w:numFmt w:val="bullet"/>
      <w:lvlText w:val=""/>
      <w:lvlJc w:val="left"/>
      <w:pPr>
        <w:ind w:left="788" w:hanging="360"/>
      </w:pPr>
      <w:rPr>
        <w:rFonts w:ascii="Symbol" w:hAnsi="Symbol" w:hint="default"/>
      </w:rPr>
    </w:lvl>
    <w:lvl w:ilvl="1" w:tplc="080A0003" w:tentative="1">
      <w:start w:val="1"/>
      <w:numFmt w:val="bullet"/>
      <w:lvlText w:val="o"/>
      <w:lvlJc w:val="left"/>
      <w:pPr>
        <w:ind w:left="1508" w:hanging="360"/>
      </w:pPr>
      <w:rPr>
        <w:rFonts w:ascii="Courier New" w:hAnsi="Courier New" w:cs="Courier New" w:hint="default"/>
      </w:rPr>
    </w:lvl>
    <w:lvl w:ilvl="2" w:tplc="080A0005" w:tentative="1">
      <w:start w:val="1"/>
      <w:numFmt w:val="bullet"/>
      <w:lvlText w:val=""/>
      <w:lvlJc w:val="left"/>
      <w:pPr>
        <w:ind w:left="2228" w:hanging="360"/>
      </w:pPr>
      <w:rPr>
        <w:rFonts w:ascii="Wingdings" w:hAnsi="Wingdings" w:hint="default"/>
      </w:rPr>
    </w:lvl>
    <w:lvl w:ilvl="3" w:tplc="080A0001" w:tentative="1">
      <w:start w:val="1"/>
      <w:numFmt w:val="bullet"/>
      <w:lvlText w:val=""/>
      <w:lvlJc w:val="left"/>
      <w:pPr>
        <w:ind w:left="2948" w:hanging="360"/>
      </w:pPr>
      <w:rPr>
        <w:rFonts w:ascii="Symbol" w:hAnsi="Symbol" w:hint="default"/>
      </w:rPr>
    </w:lvl>
    <w:lvl w:ilvl="4" w:tplc="080A0003" w:tentative="1">
      <w:start w:val="1"/>
      <w:numFmt w:val="bullet"/>
      <w:lvlText w:val="o"/>
      <w:lvlJc w:val="left"/>
      <w:pPr>
        <w:ind w:left="3668" w:hanging="360"/>
      </w:pPr>
      <w:rPr>
        <w:rFonts w:ascii="Courier New" w:hAnsi="Courier New" w:cs="Courier New" w:hint="default"/>
      </w:rPr>
    </w:lvl>
    <w:lvl w:ilvl="5" w:tplc="080A0005" w:tentative="1">
      <w:start w:val="1"/>
      <w:numFmt w:val="bullet"/>
      <w:lvlText w:val=""/>
      <w:lvlJc w:val="left"/>
      <w:pPr>
        <w:ind w:left="4388" w:hanging="360"/>
      </w:pPr>
      <w:rPr>
        <w:rFonts w:ascii="Wingdings" w:hAnsi="Wingdings" w:hint="default"/>
      </w:rPr>
    </w:lvl>
    <w:lvl w:ilvl="6" w:tplc="080A0001" w:tentative="1">
      <w:start w:val="1"/>
      <w:numFmt w:val="bullet"/>
      <w:lvlText w:val=""/>
      <w:lvlJc w:val="left"/>
      <w:pPr>
        <w:ind w:left="5108" w:hanging="360"/>
      </w:pPr>
      <w:rPr>
        <w:rFonts w:ascii="Symbol" w:hAnsi="Symbol" w:hint="default"/>
      </w:rPr>
    </w:lvl>
    <w:lvl w:ilvl="7" w:tplc="080A0003" w:tentative="1">
      <w:start w:val="1"/>
      <w:numFmt w:val="bullet"/>
      <w:lvlText w:val="o"/>
      <w:lvlJc w:val="left"/>
      <w:pPr>
        <w:ind w:left="5828" w:hanging="360"/>
      </w:pPr>
      <w:rPr>
        <w:rFonts w:ascii="Courier New" w:hAnsi="Courier New" w:cs="Courier New" w:hint="default"/>
      </w:rPr>
    </w:lvl>
    <w:lvl w:ilvl="8" w:tplc="080A0005" w:tentative="1">
      <w:start w:val="1"/>
      <w:numFmt w:val="bullet"/>
      <w:lvlText w:val=""/>
      <w:lvlJc w:val="left"/>
      <w:pPr>
        <w:ind w:left="6548" w:hanging="360"/>
      </w:pPr>
      <w:rPr>
        <w:rFonts w:ascii="Wingdings" w:hAnsi="Wingdings" w:hint="default"/>
      </w:rPr>
    </w:lvl>
  </w:abstractNum>
  <w:abstractNum w:abstractNumId="14">
    <w:nsid w:val="4E4E4414"/>
    <w:multiLevelType w:val="hybridMultilevel"/>
    <w:tmpl w:val="053640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0437243"/>
    <w:multiLevelType w:val="hybridMultilevel"/>
    <w:tmpl w:val="76922B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1AF636C"/>
    <w:multiLevelType w:val="hybridMultilevel"/>
    <w:tmpl w:val="D3D4E75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56733908"/>
    <w:multiLevelType w:val="hybridMultilevel"/>
    <w:tmpl w:val="4C2CA1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4DC0F07"/>
    <w:multiLevelType w:val="hybridMultilevel"/>
    <w:tmpl w:val="77B61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67B60C7B"/>
    <w:multiLevelType w:val="hybridMultilevel"/>
    <w:tmpl w:val="815874E4"/>
    <w:lvl w:ilvl="0" w:tplc="0C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0">
    <w:nsid w:val="6C361FB8"/>
    <w:multiLevelType w:val="hybridMultilevel"/>
    <w:tmpl w:val="34C28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7677E61"/>
    <w:multiLevelType w:val="hybridMultilevel"/>
    <w:tmpl w:val="3E92F9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7E5F6089"/>
    <w:multiLevelType w:val="hybridMultilevel"/>
    <w:tmpl w:val="4B0A53A0"/>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3"/>
  </w:num>
  <w:num w:numId="2">
    <w:abstractNumId w:val="10"/>
  </w:num>
  <w:num w:numId="3">
    <w:abstractNumId w:val="3"/>
  </w:num>
  <w:num w:numId="4">
    <w:abstractNumId w:val="8"/>
  </w:num>
  <w:num w:numId="5">
    <w:abstractNumId w:val="1"/>
  </w:num>
  <w:num w:numId="6">
    <w:abstractNumId w:val="12"/>
  </w:num>
  <w:num w:numId="7">
    <w:abstractNumId w:val="0"/>
  </w:num>
  <w:num w:numId="8">
    <w:abstractNumId w:val="6"/>
  </w:num>
  <w:num w:numId="9">
    <w:abstractNumId w:val="20"/>
  </w:num>
  <w:num w:numId="10">
    <w:abstractNumId w:val="17"/>
  </w:num>
  <w:num w:numId="11">
    <w:abstractNumId w:val="15"/>
  </w:num>
  <w:num w:numId="12">
    <w:abstractNumId w:val="22"/>
  </w:num>
  <w:num w:numId="13">
    <w:abstractNumId w:val="19"/>
  </w:num>
  <w:num w:numId="14">
    <w:abstractNumId w:val="16"/>
  </w:num>
  <w:num w:numId="15">
    <w:abstractNumId w:val="5"/>
  </w:num>
  <w:num w:numId="16">
    <w:abstractNumId w:val="21"/>
  </w:num>
  <w:num w:numId="17">
    <w:abstractNumId w:val="14"/>
  </w:num>
  <w:num w:numId="18">
    <w:abstractNumId w:val="18"/>
  </w:num>
  <w:num w:numId="19">
    <w:abstractNumId w:val="2"/>
  </w:num>
  <w:num w:numId="20">
    <w:abstractNumId w:val="4"/>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hideSpellingErrors/>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CBF"/>
    <w:rsid w:val="000019F5"/>
    <w:rsid w:val="00001A0E"/>
    <w:rsid w:val="00001E6B"/>
    <w:rsid w:val="00004FD6"/>
    <w:rsid w:val="000211D1"/>
    <w:rsid w:val="0002287D"/>
    <w:rsid w:val="00022C0B"/>
    <w:rsid w:val="00025E7E"/>
    <w:rsid w:val="000314EA"/>
    <w:rsid w:val="000410C0"/>
    <w:rsid w:val="0004472E"/>
    <w:rsid w:val="0004517B"/>
    <w:rsid w:val="00046052"/>
    <w:rsid w:val="00046569"/>
    <w:rsid w:val="00051B08"/>
    <w:rsid w:val="00051CBE"/>
    <w:rsid w:val="000526AB"/>
    <w:rsid w:val="000547C2"/>
    <w:rsid w:val="0005769B"/>
    <w:rsid w:val="000677CE"/>
    <w:rsid w:val="00067866"/>
    <w:rsid w:val="00072EA1"/>
    <w:rsid w:val="00075BCF"/>
    <w:rsid w:val="00082C9D"/>
    <w:rsid w:val="00084488"/>
    <w:rsid w:val="00085F74"/>
    <w:rsid w:val="000870AF"/>
    <w:rsid w:val="0009086B"/>
    <w:rsid w:val="000925D5"/>
    <w:rsid w:val="00093245"/>
    <w:rsid w:val="00094A14"/>
    <w:rsid w:val="00095B94"/>
    <w:rsid w:val="00095CD4"/>
    <w:rsid w:val="000A02B6"/>
    <w:rsid w:val="000A02BD"/>
    <w:rsid w:val="000A36EC"/>
    <w:rsid w:val="000B2F83"/>
    <w:rsid w:val="000B5C98"/>
    <w:rsid w:val="000C0DA1"/>
    <w:rsid w:val="000C171E"/>
    <w:rsid w:val="000C35DE"/>
    <w:rsid w:val="000C5A94"/>
    <w:rsid w:val="000C5ADB"/>
    <w:rsid w:val="000C635C"/>
    <w:rsid w:val="000C6E1E"/>
    <w:rsid w:val="000D72E4"/>
    <w:rsid w:val="000E04A5"/>
    <w:rsid w:val="000E13C1"/>
    <w:rsid w:val="000E5B27"/>
    <w:rsid w:val="000E6A88"/>
    <w:rsid w:val="000E788A"/>
    <w:rsid w:val="000F06FD"/>
    <w:rsid w:val="000F1C3C"/>
    <w:rsid w:val="000F2435"/>
    <w:rsid w:val="000F2B57"/>
    <w:rsid w:val="000F41A9"/>
    <w:rsid w:val="000F7D29"/>
    <w:rsid w:val="0010079D"/>
    <w:rsid w:val="0010116E"/>
    <w:rsid w:val="00102186"/>
    <w:rsid w:val="001032A5"/>
    <w:rsid w:val="00104546"/>
    <w:rsid w:val="00105204"/>
    <w:rsid w:val="0011007C"/>
    <w:rsid w:val="001101BC"/>
    <w:rsid w:val="0011199B"/>
    <w:rsid w:val="00114918"/>
    <w:rsid w:val="00121DDD"/>
    <w:rsid w:val="00125501"/>
    <w:rsid w:val="001301DC"/>
    <w:rsid w:val="00132392"/>
    <w:rsid w:val="00132481"/>
    <w:rsid w:val="00132A5E"/>
    <w:rsid w:val="001414A2"/>
    <w:rsid w:val="00145C66"/>
    <w:rsid w:val="00155741"/>
    <w:rsid w:val="00155ECB"/>
    <w:rsid w:val="001668A6"/>
    <w:rsid w:val="00166D7C"/>
    <w:rsid w:val="00173D79"/>
    <w:rsid w:val="0017460A"/>
    <w:rsid w:val="00175C2A"/>
    <w:rsid w:val="00182165"/>
    <w:rsid w:val="001839E4"/>
    <w:rsid w:val="00186E49"/>
    <w:rsid w:val="001938CD"/>
    <w:rsid w:val="001953B6"/>
    <w:rsid w:val="001A1C33"/>
    <w:rsid w:val="001B21EB"/>
    <w:rsid w:val="001C0BF6"/>
    <w:rsid w:val="001C1538"/>
    <w:rsid w:val="001C5EF0"/>
    <w:rsid w:val="001D1806"/>
    <w:rsid w:val="001D1C46"/>
    <w:rsid w:val="001D6E67"/>
    <w:rsid w:val="001D6F8C"/>
    <w:rsid w:val="001E170F"/>
    <w:rsid w:val="001E2407"/>
    <w:rsid w:val="001E2701"/>
    <w:rsid w:val="001E3EBE"/>
    <w:rsid w:val="00200A76"/>
    <w:rsid w:val="00202433"/>
    <w:rsid w:val="002026D1"/>
    <w:rsid w:val="00206B62"/>
    <w:rsid w:val="0021091E"/>
    <w:rsid w:val="00212498"/>
    <w:rsid w:val="00213787"/>
    <w:rsid w:val="00217CBF"/>
    <w:rsid w:val="002205C4"/>
    <w:rsid w:val="002236BA"/>
    <w:rsid w:val="002260A8"/>
    <w:rsid w:val="002307A8"/>
    <w:rsid w:val="002344F1"/>
    <w:rsid w:val="00236625"/>
    <w:rsid w:val="00240615"/>
    <w:rsid w:val="002406EA"/>
    <w:rsid w:val="00240D0C"/>
    <w:rsid w:val="00240F02"/>
    <w:rsid w:val="00242354"/>
    <w:rsid w:val="00243763"/>
    <w:rsid w:val="00247D33"/>
    <w:rsid w:val="0025165D"/>
    <w:rsid w:val="002516B8"/>
    <w:rsid w:val="00252A4C"/>
    <w:rsid w:val="0025418B"/>
    <w:rsid w:val="002650D8"/>
    <w:rsid w:val="00275774"/>
    <w:rsid w:val="00275CE6"/>
    <w:rsid w:val="00277FBB"/>
    <w:rsid w:val="00297DF8"/>
    <w:rsid w:val="002B20C0"/>
    <w:rsid w:val="002B2E5B"/>
    <w:rsid w:val="002B31FB"/>
    <w:rsid w:val="002C347C"/>
    <w:rsid w:val="002D0714"/>
    <w:rsid w:val="002D40A4"/>
    <w:rsid w:val="002E0B45"/>
    <w:rsid w:val="002E3DE0"/>
    <w:rsid w:val="002E6420"/>
    <w:rsid w:val="002F0196"/>
    <w:rsid w:val="002F35F4"/>
    <w:rsid w:val="002F58F7"/>
    <w:rsid w:val="002F6F24"/>
    <w:rsid w:val="003036D2"/>
    <w:rsid w:val="0030461F"/>
    <w:rsid w:val="003060DC"/>
    <w:rsid w:val="003070C6"/>
    <w:rsid w:val="00313A33"/>
    <w:rsid w:val="0032255D"/>
    <w:rsid w:val="00322D2F"/>
    <w:rsid w:val="00323147"/>
    <w:rsid w:val="0032371E"/>
    <w:rsid w:val="00325DB9"/>
    <w:rsid w:val="00330375"/>
    <w:rsid w:val="0033054F"/>
    <w:rsid w:val="003314D4"/>
    <w:rsid w:val="00331C79"/>
    <w:rsid w:val="00332004"/>
    <w:rsid w:val="00337900"/>
    <w:rsid w:val="0034499F"/>
    <w:rsid w:val="00346946"/>
    <w:rsid w:val="00350C9A"/>
    <w:rsid w:val="00352AA3"/>
    <w:rsid w:val="00356BFB"/>
    <w:rsid w:val="00360A6C"/>
    <w:rsid w:val="00363E08"/>
    <w:rsid w:val="00365075"/>
    <w:rsid w:val="0036530F"/>
    <w:rsid w:val="003674BB"/>
    <w:rsid w:val="003754CF"/>
    <w:rsid w:val="00375BBC"/>
    <w:rsid w:val="0037619B"/>
    <w:rsid w:val="003775F1"/>
    <w:rsid w:val="00381F11"/>
    <w:rsid w:val="0038201A"/>
    <w:rsid w:val="00382152"/>
    <w:rsid w:val="00395CA2"/>
    <w:rsid w:val="00396146"/>
    <w:rsid w:val="003A1CAC"/>
    <w:rsid w:val="003A64F0"/>
    <w:rsid w:val="003B020B"/>
    <w:rsid w:val="003B16A1"/>
    <w:rsid w:val="003B247B"/>
    <w:rsid w:val="003B2B14"/>
    <w:rsid w:val="003B7CCF"/>
    <w:rsid w:val="003C2B1A"/>
    <w:rsid w:val="003C391B"/>
    <w:rsid w:val="003C3A88"/>
    <w:rsid w:val="003D033D"/>
    <w:rsid w:val="003D09BB"/>
    <w:rsid w:val="003D53FF"/>
    <w:rsid w:val="003D7773"/>
    <w:rsid w:val="003E005D"/>
    <w:rsid w:val="003E42D1"/>
    <w:rsid w:val="003F7533"/>
    <w:rsid w:val="003F7C49"/>
    <w:rsid w:val="00405D87"/>
    <w:rsid w:val="00411224"/>
    <w:rsid w:val="004139C5"/>
    <w:rsid w:val="004142F1"/>
    <w:rsid w:val="00416A9D"/>
    <w:rsid w:val="00420986"/>
    <w:rsid w:val="00422E49"/>
    <w:rsid w:val="00426605"/>
    <w:rsid w:val="0043178D"/>
    <w:rsid w:val="00431D61"/>
    <w:rsid w:val="00434CD9"/>
    <w:rsid w:val="0043774D"/>
    <w:rsid w:val="00437E19"/>
    <w:rsid w:val="0044461D"/>
    <w:rsid w:val="004451F5"/>
    <w:rsid w:val="004543F0"/>
    <w:rsid w:val="00461C34"/>
    <w:rsid w:val="004640E7"/>
    <w:rsid w:val="0046719F"/>
    <w:rsid w:val="00467C87"/>
    <w:rsid w:val="004715BC"/>
    <w:rsid w:val="00481775"/>
    <w:rsid w:val="0048340B"/>
    <w:rsid w:val="004844E7"/>
    <w:rsid w:val="004864D3"/>
    <w:rsid w:val="00486A7C"/>
    <w:rsid w:val="0048720A"/>
    <w:rsid w:val="00487746"/>
    <w:rsid w:val="00487922"/>
    <w:rsid w:val="004913E0"/>
    <w:rsid w:val="004956C0"/>
    <w:rsid w:val="0049774B"/>
    <w:rsid w:val="004A0CC4"/>
    <w:rsid w:val="004A6072"/>
    <w:rsid w:val="004B07D3"/>
    <w:rsid w:val="004B296E"/>
    <w:rsid w:val="004B4493"/>
    <w:rsid w:val="004B59DA"/>
    <w:rsid w:val="004C096A"/>
    <w:rsid w:val="004C18CC"/>
    <w:rsid w:val="004C252F"/>
    <w:rsid w:val="004C48F0"/>
    <w:rsid w:val="004C5B2A"/>
    <w:rsid w:val="004C6657"/>
    <w:rsid w:val="004C77B1"/>
    <w:rsid w:val="004D7C8C"/>
    <w:rsid w:val="004E1D60"/>
    <w:rsid w:val="004E22F8"/>
    <w:rsid w:val="004E4BC8"/>
    <w:rsid w:val="004E7731"/>
    <w:rsid w:val="004F2681"/>
    <w:rsid w:val="004F4CA4"/>
    <w:rsid w:val="004F6C0B"/>
    <w:rsid w:val="0050126B"/>
    <w:rsid w:val="00503C83"/>
    <w:rsid w:val="00512912"/>
    <w:rsid w:val="00513047"/>
    <w:rsid w:val="0051515A"/>
    <w:rsid w:val="00523A09"/>
    <w:rsid w:val="00523AAF"/>
    <w:rsid w:val="005305DE"/>
    <w:rsid w:val="005354EA"/>
    <w:rsid w:val="0053594E"/>
    <w:rsid w:val="0053632B"/>
    <w:rsid w:val="005430E2"/>
    <w:rsid w:val="00543980"/>
    <w:rsid w:val="0054412F"/>
    <w:rsid w:val="00545419"/>
    <w:rsid w:val="0054561C"/>
    <w:rsid w:val="00545ADF"/>
    <w:rsid w:val="00550821"/>
    <w:rsid w:val="00551B75"/>
    <w:rsid w:val="00551C89"/>
    <w:rsid w:val="00552CFB"/>
    <w:rsid w:val="00553F00"/>
    <w:rsid w:val="00556093"/>
    <w:rsid w:val="00557209"/>
    <w:rsid w:val="00557497"/>
    <w:rsid w:val="0056053C"/>
    <w:rsid w:val="00562D01"/>
    <w:rsid w:val="005630D9"/>
    <w:rsid w:val="0056372F"/>
    <w:rsid w:val="00564AFB"/>
    <w:rsid w:val="00564D28"/>
    <w:rsid w:val="005716BF"/>
    <w:rsid w:val="005745F2"/>
    <w:rsid w:val="00575294"/>
    <w:rsid w:val="00575E82"/>
    <w:rsid w:val="00580393"/>
    <w:rsid w:val="0059377F"/>
    <w:rsid w:val="00596F42"/>
    <w:rsid w:val="00597C6C"/>
    <w:rsid w:val="005A0879"/>
    <w:rsid w:val="005A287B"/>
    <w:rsid w:val="005A3CF4"/>
    <w:rsid w:val="005A4DD5"/>
    <w:rsid w:val="005B441B"/>
    <w:rsid w:val="005C0909"/>
    <w:rsid w:val="005C1ACE"/>
    <w:rsid w:val="005C6CB5"/>
    <w:rsid w:val="005D056E"/>
    <w:rsid w:val="005D0BBC"/>
    <w:rsid w:val="005D1AD1"/>
    <w:rsid w:val="005D35E9"/>
    <w:rsid w:val="005D3730"/>
    <w:rsid w:val="005E0C08"/>
    <w:rsid w:val="005E2E12"/>
    <w:rsid w:val="005E2E8E"/>
    <w:rsid w:val="005E34AC"/>
    <w:rsid w:val="005E47E9"/>
    <w:rsid w:val="005F193B"/>
    <w:rsid w:val="005F1CB2"/>
    <w:rsid w:val="005F22C4"/>
    <w:rsid w:val="005F6C40"/>
    <w:rsid w:val="005F7C53"/>
    <w:rsid w:val="006030A9"/>
    <w:rsid w:val="00606E7A"/>
    <w:rsid w:val="006076B1"/>
    <w:rsid w:val="00607BC9"/>
    <w:rsid w:val="006115C2"/>
    <w:rsid w:val="00611D32"/>
    <w:rsid w:val="006136EE"/>
    <w:rsid w:val="00613C61"/>
    <w:rsid w:val="00622944"/>
    <w:rsid w:val="00624F34"/>
    <w:rsid w:val="006315A6"/>
    <w:rsid w:val="00632EF2"/>
    <w:rsid w:val="006367C2"/>
    <w:rsid w:val="00642C9D"/>
    <w:rsid w:val="00647036"/>
    <w:rsid w:val="006510A1"/>
    <w:rsid w:val="00651659"/>
    <w:rsid w:val="00651ECD"/>
    <w:rsid w:val="006523A0"/>
    <w:rsid w:val="006538BB"/>
    <w:rsid w:val="0065679A"/>
    <w:rsid w:val="00663F63"/>
    <w:rsid w:val="006648A5"/>
    <w:rsid w:val="00664AF6"/>
    <w:rsid w:val="0066550C"/>
    <w:rsid w:val="00665A32"/>
    <w:rsid w:val="0067004D"/>
    <w:rsid w:val="00670634"/>
    <w:rsid w:val="0067299F"/>
    <w:rsid w:val="00681913"/>
    <w:rsid w:val="00683066"/>
    <w:rsid w:val="00684B8A"/>
    <w:rsid w:val="006854FE"/>
    <w:rsid w:val="00686204"/>
    <w:rsid w:val="006A315D"/>
    <w:rsid w:val="006A3F7D"/>
    <w:rsid w:val="006A59C8"/>
    <w:rsid w:val="006A6AB6"/>
    <w:rsid w:val="006B043D"/>
    <w:rsid w:val="006B15CC"/>
    <w:rsid w:val="006B2F19"/>
    <w:rsid w:val="006B401D"/>
    <w:rsid w:val="006B4B22"/>
    <w:rsid w:val="006B7502"/>
    <w:rsid w:val="006B7B21"/>
    <w:rsid w:val="006C1608"/>
    <w:rsid w:val="006C4C84"/>
    <w:rsid w:val="006C59B0"/>
    <w:rsid w:val="006C6565"/>
    <w:rsid w:val="006D07B4"/>
    <w:rsid w:val="006D3711"/>
    <w:rsid w:val="006D5018"/>
    <w:rsid w:val="006E6A1E"/>
    <w:rsid w:val="006F509E"/>
    <w:rsid w:val="006F7369"/>
    <w:rsid w:val="006F74E9"/>
    <w:rsid w:val="007017FD"/>
    <w:rsid w:val="0070490E"/>
    <w:rsid w:val="007058C0"/>
    <w:rsid w:val="00710C27"/>
    <w:rsid w:val="007178BD"/>
    <w:rsid w:val="007252B7"/>
    <w:rsid w:val="0072574D"/>
    <w:rsid w:val="007373FE"/>
    <w:rsid w:val="00742A8A"/>
    <w:rsid w:val="007455D3"/>
    <w:rsid w:val="00746B8C"/>
    <w:rsid w:val="00746E9B"/>
    <w:rsid w:val="007512E4"/>
    <w:rsid w:val="007534A8"/>
    <w:rsid w:val="0076109C"/>
    <w:rsid w:val="0076121B"/>
    <w:rsid w:val="00762A18"/>
    <w:rsid w:val="00764158"/>
    <w:rsid w:val="007653CB"/>
    <w:rsid w:val="007662D6"/>
    <w:rsid w:val="00766528"/>
    <w:rsid w:val="0076685C"/>
    <w:rsid w:val="00767613"/>
    <w:rsid w:val="007705BC"/>
    <w:rsid w:val="00770835"/>
    <w:rsid w:val="00771214"/>
    <w:rsid w:val="00774043"/>
    <w:rsid w:val="00774D8E"/>
    <w:rsid w:val="007750C4"/>
    <w:rsid w:val="00783049"/>
    <w:rsid w:val="00783142"/>
    <w:rsid w:val="00783673"/>
    <w:rsid w:val="00784C92"/>
    <w:rsid w:val="00785A9C"/>
    <w:rsid w:val="00792030"/>
    <w:rsid w:val="0079551F"/>
    <w:rsid w:val="00796CFA"/>
    <w:rsid w:val="007A053F"/>
    <w:rsid w:val="007B1A0F"/>
    <w:rsid w:val="007B21C0"/>
    <w:rsid w:val="007B7B97"/>
    <w:rsid w:val="007C24B2"/>
    <w:rsid w:val="007C6ECC"/>
    <w:rsid w:val="007D3145"/>
    <w:rsid w:val="007D3D1C"/>
    <w:rsid w:val="007D795D"/>
    <w:rsid w:val="007E1BEE"/>
    <w:rsid w:val="007E232D"/>
    <w:rsid w:val="007E529C"/>
    <w:rsid w:val="007E5464"/>
    <w:rsid w:val="007E71CE"/>
    <w:rsid w:val="007F3D57"/>
    <w:rsid w:val="007F619B"/>
    <w:rsid w:val="007F6BAB"/>
    <w:rsid w:val="008023DD"/>
    <w:rsid w:val="00802CCA"/>
    <w:rsid w:val="008042E4"/>
    <w:rsid w:val="00805A9F"/>
    <w:rsid w:val="00820FDA"/>
    <w:rsid w:val="00821AC2"/>
    <w:rsid w:val="00823429"/>
    <w:rsid w:val="0082543D"/>
    <w:rsid w:val="00830443"/>
    <w:rsid w:val="008315C8"/>
    <w:rsid w:val="0083230C"/>
    <w:rsid w:val="00832994"/>
    <w:rsid w:val="00833C92"/>
    <w:rsid w:val="008352AE"/>
    <w:rsid w:val="008410B9"/>
    <w:rsid w:val="008446CB"/>
    <w:rsid w:val="0084505D"/>
    <w:rsid w:val="008468FC"/>
    <w:rsid w:val="00847C66"/>
    <w:rsid w:val="0085149D"/>
    <w:rsid w:val="00851CBC"/>
    <w:rsid w:val="00854F4A"/>
    <w:rsid w:val="00856274"/>
    <w:rsid w:val="008563BF"/>
    <w:rsid w:val="0086007B"/>
    <w:rsid w:val="00860A50"/>
    <w:rsid w:val="00860ADA"/>
    <w:rsid w:val="008614F5"/>
    <w:rsid w:val="00862050"/>
    <w:rsid w:val="008636DE"/>
    <w:rsid w:val="00864E45"/>
    <w:rsid w:val="0086505F"/>
    <w:rsid w:val="00866269"/>
    <w:rsid w:val="00866BF0"/>
    <w:rsid w:val="00866E39"/>
    <w:rsid w:val="008676E7"/>
    <w:rsid w:val="00867E8A"/>
    <w:rsid w:val="00870F5B"/>
    <w:rsid w:val="008775A1"/>
    <w:rsid w:val="00881A1A"/>
    <w:rsid w:val="008856F2"/>
    <w:rsid w:val="008872FD"/>
    <w:rsid w:val="0089076C"/>
    <w:rsid w:val="00891F32"/>
    <w:rsid w:val="00892AC0"/>
    <w:rsid w:val="00895CAB"/>
    <w:rsid w:val="008A2D2D"/>
    <w:rsid w:val="008A6F7E"/>
    <w:rsid w:val="008B04C2"/>
    <w:rsid w:val="008B38AB"/>
    <w:rsid w:val="008B5B8B"/>
    <w:rsid w:val="008C1B38"/>
    <w:rsid w:val="008C48F1"/>
    <w:rsid w:val="008C4DDF"/>
    <w:rsid w:val="008C59C1"/>
    <w:rsid w:val="008C68CB"/>
    <w:rsid w:val="008D1395"/>
    <w:rsid w:val="008D1604"/>
    <w:rsid w:val="008D5603"/>
    <w:rsid w:val="008E01C0"/>
    <w:rsid w:val="008E1FE5"/>
    <w:rsid w:val="008E2BC1"/>
    <w:rsid w:val="008E4C68"/>
    <w:rsid w:val="008F189D"/>
    <w:rsid w:val="008F4342"/>
    <w:rsid w:val="008F4556"/>
    <w:rsid w:val="008F56B5"/>
    <w:rsid w:val="008F5899"/>
    <w:rsid w:val="008F753F"/>
    <w:rsid w:val="008F7800"/>
    <w:rsid w:val="008F78DB"/>
    <w:rsid w:val="008F7DE7"/>
    <w:rsid w:val="00901D01"/>
    <w:rsid w:val="00903B82"/>
    <w:rsid w:val="00903B89"/>
    <w:rsid w:val="00903DF3"/>
    <w:rsid w:val="00904DE2"/>
    <w:rsid w:val="00906D54"/>
    <w:rsid w:val="00907DEB"/>
    <w:rsid w:val="009141E6"/>
    <w:rsid w:val="00914360"/>
    <w:rsid w:val="00916DA8"/>
    <w:rsid w:val="00921FC9"/>
    <w:rsid w:val="0092761C"/>
    <w:rsid w:val="00942854"/>
    <w:rsid w:val="009429A7"/>
    <w:rsid w:val="009437FA"/>
    <w:rsid w:val="00946393"/>
    <w:rsid w:val="00946461"/>
    <w:rsid w:val="00947AC8"/>
    <w:rsid w:val="00953D41"/>
    <w:rsid w:val="009541B4"/>
    <w:rsid w:val="0095517E"/>
    <w:rsid w:val="00957B0F"/>
    <w:rsid w:val="00962292"/>
    <w:rsid w:val="00967D0B"/>
    <w:rsid w:val="00974B8F"/>
    <w:rsid w:val="009761AD"/>
    <w:rsid w:val="00976D5B"/>
    <w:rsid w:val="00976FE0"/>
    <w:rsid w:val="009819D3"/>
    <w:rsid w:val="0098383B"/>
    <w:rsid w:val="00984358"/>
    <w:rsid w:val="009857AA"/>
    <w:rsid w:val="00987AE1"/>
    <w:rsid w:val="00990175"/>
    <w:rsid w:val="0099149F"/>
    <w:rsid w:val="0099452E"/>
    <w:rsid w:val="00996141"/>
    <w:rsid w:val="009A0371"/>
    <w:rsid w:val="009A1BD4"/>
    <w:rsid w:val="009A1DD8"/>
    <w:rsid w:val="009A22ED"/>
    <w:rsid w:val="009A4655"/>
    <w:rsid w:val="009A52AD"/>
    <w:rsid w:val="009B06A3"/>
    <w:rsid w:val="009B405C"/>
    <w:rsid w:val="009B4C0A"/>
    <w:rsid w:val="009B6879"/>
    <w:rsid w:val="009C7A9D"/>
    <w:rsid w:val="009D0137"/>
    <w:rsid w:val="009E1A22"/>
    <w:rsid w:val="009F07D5"/>
    <w:rsid w:val="009F0914"/>
    <w:rsid w:val="009F169C"/>
    <w:rsid w:val="009F1881"/>
    <w:rsid w:val="009F5CF1"/>
    <w:rsid w:val="00A0018F"/>
    <w:rsid w:val="00A0454F"/>
    <w:rsid w:val="00A05202"/>
    <w:rsid w:val="00A07E1C"/>
    <w:rsid w:val="00A13C77"/>
    <w:rsid w:val="00A15FCA"/>
    <w:rsid w:val="00A160DD"/>
    <w:rsid w:val="00A17836"/>
    <w:rsid w:val="00A20853"/>
    <w:rsid w:val="00A21B3B"/>
    <w:rsid w:val="00A22073"/>
    <w:rsid w:val="00A25A5F"/>
    <w:rsid w:val="00A34FE1"/>
    <w:rsid w:val="00A44C27"/>
    <w:rsid w:val="00A53E17"/>
    <w:rsid w:val="00A5575E"/>
    <w:rsid w:val="00A55A36"/>
    <w:rsid w:val="00A60868"/>
    <w:rsid w:val="00A612FB"/>
    <w:rsid w:val="00A623E8"/>
    <w:rsid w:val="00A6264B"/>
    <w:rsid w:val="00A62D27"/>
    <w:rsid w:val="00A64907"/>
    <w:rsid w:val="00A66E72"/>
    <w:rsid w:val="00A70753"/>
    <w:rsid w:val="00A7456F"/>
    <w:rsid w:val="00A76453"/>
    <w:rsid w:val="00A7654D"/>
    <w:rsid w:val="00A86446"/>
    <w:rsid w:val="00A86DF4"/>
    <w:rsid w:val="00A92987"/>
    <w:rsid w:val="00A93449"/>
    <w:rsid w:val="00A9384E"/>
    <w:rsid w:val="00A95D49"/>
    <w:rsid w:val="00A95FCE"/>
    <w:rsid w:val="00A9602C"/>
    <w:rsid w:val="00AA2668"/>
    <w:rsid w:val="00AA357D"/>
    <w:rsid w:val="00AB41DC"/>
    <w:rsid w:val="00AB63E0"/>
    <w:rsid w:val="00AB6C78"/>
    <w:rsid w:val="00AD01C3"/>
    <w:rsid w:val="00AD2F23"/>
    <w:rsid w:val="00AD4717"/>
    <w:rsid w:val="00AD54F8"/>
    <w:rsid w:val="00AE042E"/>
    <w:rsid w:val="00AE1E50"/>
    <w:rsid w:val="00B05D2F"/>
    <w:rsid w:val="00B10F67"/>
    <w:rsid w:val="00B11A01"/>
    <w:rsid w:val="00B13229"/>
    <w:rsid w:val="00B138B1"/>
    <w:rsid w:val="00B175A3"/>
    <w:rsid w:val="00B22083"/>
    <w:rsid w:val="00B319CD"/>
    <w:rsid w:val="00B36E21"/>
    <w:rsid w:val="00B36E4A"/>
    <w:rsid w:val="00B42D80"/>
    <w:rsid w:val="00B44386"/>
    <w:rsid w:val="00B47CE7"/>
    <w:rsid w:val="00B50332"/>
    <w:rsid w:val="00B50362"/>
    <w:rsid w:val="00B52A9E"/>
    <w:rsid w:val="00B52CCB"/>
    <w:rsid w:val="00B547D5"/>
    <w:rsid w:val="00B55B3A"/>
    <w:rsid w:val="00B6432E"/>
    <w:rsid w:val="00B664B4"/>
    <w:rsid w:val="00B672DA"/>
    <w:rsid w:val="00B70D5A"/>
    <w:rsid w:val="00B71CF9"/>
    <w:rsid w:val="00B74654"/>
    <w:rsid w:val="00B75548"/>
    <w:rsid w:val="00B7573D"/>
    <w:rsid w:val="00B81188"/>
    <w:rsid w:val="00B8442F"/>
    <w:rsid w:val="00B86316"/>
    <w:rsid w:val="00B93A73"/>
    <w:rsid w:val="00B9491B"/>
    <w:rsid w:val="00BA4B96"/>
    <w:rsid w:val="00BA4BE0"/>
    <w:rsid w:val="00BA6E1B"/>
    <w:rsid w:val="00BB15D2"/>
    <w:rsid w:val="00BB486E"/>
    <w:rsid w:val="00BB4D85"/>
    <w:rsid w:val="00BC3A7C"/>
    <w:rsid w:val="00BC64EA"/>
    <w:rsid w:val="00BC6706"/>
    <w:rsid w:val="00BD0528"/>
    <w:rsid w:val="00BD7633"/>
    <w:rsid w:val="00BE1BE5"/>
    <w:rsid w:val="00BE2306"/>
    <w:rsid w:val="00BE41FE"/>
    <w:rsid w:val="00BF3BB7"/>
    <w:rsid w:val="00BF5B91"/>
    <w:rsid w:val="00BF61BC"/>
    <w:rsid w:val="00BF61D2"/>
    <w:rsid w:val="00C023D9"/>
    <w:rsid w:val="00C024D0"/>
    <w:rsid w:val="00C05612"/>
    <w:rsid w:val="00C1013A"/>
    <w:rsid w:val="00C16F7E"/>
    <w:rsid w:val="00C176B5"/>
    <w:rsid w:val="00C21291"/>
    <w:rsid w:val="00C219E0"/>
    <w:rsid w:val="00C25F67"/>
    <w:rsid w:val="00C31BBB"/>
    <w:rsid w:val="00C340CD"/>
    <w:rsid w:val="00C408AD"/>
    <w:rsid w:val="00C4427C"/>
    <w:rsid w:val="00C4585E"/>
    <w:rsid w:val="00C53EF0"/>
    <w:rsid w:val="00C548A5"/>
    <w:rsid w:val="00C6044E"/>
    <w:rsid w:val="00C61D47"/>
    <w:rsid w:val="00C62C56"/>
    <w:rsid w:val="00C652D7"/>
    <w:rsid w:val="00C65DE6"/>
    <w:rsid w:val="00C72777"/>
    <w:rsid w:val="00C765CB"/>
    <w:rsid w:val="00C77AED"/>
    <w:rsid w:val="00C81BD5"/>
    <w:rsid w:val="00C838DB"/>
    <w:rsid w:val="00C84069"/>
    <w:rsid w:val="00C84AA7"/>
    <w:rsid w:val="00C84E7B"/>
    <w:rsid w:val="00C85068"/>
    <w:rsid w:val="00C86A4A"/>
    <w:rsid w:val="00C86CF1"/>
    <w:rsid w:val="00C86E9F"/>
    <w:rsid w:val="00C870F1"/>
    <w:rsid w:val="00C918E1"/>
    <w:rsid w:val="00C923F4"/>
    <w:rsid w:val="00C931D1"/>
    <w:rsid w:val="00C942EF"/>
    <w:rsid w:val="00C9510C"/>
    <w:rsid w:val="00C95C9E"/>
    <w:rsid w:val="00CA3107"/>
    <w:rsid w:val="00CA3B8E"/>
    <w:rsid w:val="00CA3D33"/>
    <w:rsid w:val="00CA4043"/>
    <w:rsid w:val="00CB0365"/>
    <w:rsid w:val="00CB1599"/>
    <w:rsid w:val="00CB4D61"/>
    <w:rsid w:val="00CC2634"/>
    <w:rsid w:val="00CC29F1"/>
    <w:rsid w:val="00CC3032"/>
    <w:rsid w:val="00CC4C43"/>
    <w:rsid w:val="00CC5B13"/>
    <w:rsid w:val="00CC665A"/>
    <w:rsid w:val="00CD0ECF"/>
    <w:rsid w:val="00CD1A8C"/>
    <w:rsid w:val="00CD3B22"/>
    <w:rsid w:val="00CD6735"/>
    <w:rsid w:val="00CE7FC9"/>
    <w:rsid w:val="00CF18D1"/>
    <w:rsid w:val="00CF25CA"/>
    <w:rsid w:val="00D00888"/>
    <w:rsid w:val="00D0298D"/>
    <w:rsid w:val="00D072A8"/>
    <w:rsid w:val="00D07DF8"/>
    <w:rsid w:val="00D1299F"/>
    <w:rsid w:val="00D12E3A"/>
    <w:rsid w:val="00D14FD7"/>
    <w:rsid w:val="00D1687F"/>
    <w:rsid w:val="00D20601"/>
    <w:rsid w:val="00D21EC7"/>
    <w:rsid w:val="00D22212"/>
    <w:rsid w:val="00D263A6"/>
    <w:rsid w:val="00D27906"/>
    <w:rsid w:val="00D32803"/>
    <w:rsid w:val="00D352F4"/>
    <w:rsid w:val="00D3544E"/>
    <w:rsid w:val="00D36ECF"/>
    <w:rsid w:val="00D4038A"/>
    <w:rsid w:val="00D52DB6"/>
    <w:rsid w:val="00D63A51"/>
    <w:rsid w:val="00D644FA"/>
    <w:rsid w:val="00D646B6"/>
    <w:rsid w:val="00D652E7"/>
    <w:rsid w:val="00D70E9C"/>
    <w:rsid w:val="00D71454"/>
    <w:rsid w:val="00D718C8"/>
    <w:rsid w:val="00D73D45"/>
    <w:rsid w:val="00D74522"/>
    <w:rsid w:val="00D76B46"/>
    <w:rsid w:val="00D80D32"/>
    <w:rsid w:val="00D8155B"/>
    <w:rsid w:val="00D81A3A"/>
    <w:rsid w:val="00D835B4"/>
    <w:rsid w:val="00D84269"/>
    <w:rsid w:val="00D85F4F"/>
    <w:rsid w:val="00D86868"/>
    <w:rsid w:val="00D86C3C"/>
    <w:rsid w:val="00D92767"/>
    <w:rsid w:val="00D94535"/>
    <w:rsid w:val="00D95443"/>
    <w:rsid w:val="00D965D7"/>
    <w:rsid w:val="00DA0382"/>
    <w:rsid w:val="00DA1A51"/>
    <w:rsid w:val="00DA219A"/>
    <w:rsid w:val="00DA3978"/>
    <w:rsid w:val="00DA522B"/>
    <w:rsid w:val="00DA72BD"/>
    <w:rsid w:val="00DB015B"/>
    <w:rsid w:val="00DB02A2"/>
    <w:rsid w:val="00DB0580"/>
    <w:rsid w:val="00DB3092"/>
    <w:rsid w:val="00DB31BD"/>
    <w:rsid w:val="00DB6228"/>
    <w:rsid w:val="00DC0A09"/>
    <w:rsid w:val="00DC7CE7"/>
    <w:rsid w:val="00DD212F"/>
    <w:rsid w:val="00DE2B19"/>
    <w:rsid w:val="00DE376E"/>
    <w:rsid w:val="00DE55F3"/>
    <w:rsid w:val="00DE7A6A"/>
    <w:rsid w:val="00DF204C"/>
    <w:rsid w:val="00DF4F40"/>
    <w:rsid w:val="00E00135"/>
    <w:rsid w:val="00E015DE"/>
    <w:rsid w:val="00E0212B"/>
    <w:rsid w:val="00E027D5"/>
    <w:rsid w:val="00E04EFA"/>
    <w:rsid w:val="00E06396"/>
    <w:rsid w:val="00E12610"/>
    <w:rsid w:val="00E12CF9"/>
    <w:rsid w:val="00E12D47"/>
    <w:rsid w:val="00E13757"/>
    <w:rsid w:val="00E15C22"/>
    <w:rsid w:val="00E1614A"/>
    <w:rsid w:val="00E21629"/>
    <w:rsid w:val="00E247CB"/>
    <w:rsid w:val="00E24B72"/>
    <w:rsid w:val="00E253B4"/>
    <w:rsid w:val="00E3438E"/>
    <w:rsid w:val="00E4439A"/>
    <w:rsid w:val="00E45539"/>
    <w:rsid w:val="00E46421"/>
    <w:rsid w:val="00E47D4B"/>
    <w:rsid w:val="00E527A6"/>
    <w:rsid w:val="00E55F4F"/>
    <w:rsid w:val="00E577E4"/>
    <w:rsid w:val="00E57819"/>
    <w:rsid w:val="00E669E5"/>
    <w:rsid w:val="00E67EF3"/>
    <w:rsid w:val="00E76685"/>
    <w:rsid w:val="00E7766E"/>
    <w:rsid w:val="00E8172E"/>
    <w:rsid w:val="00E8357F"/>
    <w:rsid w:val="00E836E4"/>
    <w:rsid w:val="00E8523F"/>
    <w:rsid w:val="00E85F8F"/>
    <w:rsid w:val="00E9458A"/>
    <w:rsid w:val="00E94D84"/>
    <w:rsid w:val="00EA2304"/>
    <w:rsid w:val="00EA4604"/>
    <w:rsid w:val="00EA4754"/>
    <w:rsid w:val="00EA7473"/>
    <w:rsid w:val="00EB4AA5"/>
    <w:rsid w:val="00EB5939"/>
    <w:rsid w:val="00EC141A"/>
    <w:rsid w:val="00EC24E8"/>
    <w:rsid w:val="00EC3F2F"/>
    <w:rsid w:val="00EC64C9"/>
    <w:rsid w:val="00EC6F9E"/>
    <w:rsid w:val="00ED2B08"/>
    <w:rsid w:val="00EE2667"/>
    <w:rsid w:val="00EE2BC3"/>
    <w:rsid w:val="00EF0C35"/>
    <w:rsid w:val="00EF5152"/>
    <w:rsid w:val="00F01596"/>
    <w:rsid w:val="00F019DF"/>
    <w:rsid w:val="00F025E3"/>
    <w:rsid w:val="00F03104"/>
    <w:rsid w:val="00F0445B"/>
    <w:rsid w:val="00F051F1"/>
    <w:rsid w:val="00F05343"/>
    <w:rsid w:val="00F0577B"/>
    <w:rsid w:val="00F06F45"/>
    <w:rsid w:val="00F106D5"/>
    <w:rsid w:val="00F16F76"/>
    <w:rsid w:val="00F17CF9"/>
    <w:rsid w:val="00F21D30"/>
    <w:rsid w:val="00F22F6C"/>
    <w:rsid w:val="00F23EA8"/>
    <w:rsid w:val="00F24868"/>
    <w:rsid w:val="00F27488"/>
    <w:rsid w:val="00F304C4"/>
    <w:rsid w:val="00F365B9"/>
    <w:rsid w:val="00F43363"/>
    <w:rsid w:val="00F43B8F"/>
    <w:rsid w:val="00F51E62"/>
    <w:rsid w:val="00F52654"/>
    <w:rsid w:val="00F56ACC"/>
    <w:rsid w:val="00F61EFC"/>
    <w:rsid w:val="00F628C7"/>
    <w:rsid w:val="00F64FDF"/>
    <w:rsid w:val="00F67D80"/>
    <w:rsid w:val="00F7191D"/>
    <w:rsid w:val="00F7246C"/>
    <w:rsid w:val="00F72E6B"/>
    <w:rsid w:val="00F74726"/>
    <w:rsid w:val="00F76D85"/>
    <w:rsid w:val="00F77633"/>
    <w:rsid w:val="00F779B5"/>
    <w:rsid w:val="00F812ED"/>
    <w:rsid w:val="00F81828"/>
    <w:rsid w:val="00F85C95"/>
    <w:rsid w:val="00F9200A"/>
    <w:rsid w:val="00F92F48"/>
    <w:rsid w:val="00F93B01"/>
    <w:rsid w:val="00F943EB"/>
    <w:rsid w:val="00FA5A30"/>
    <w:rsid w:val="00FB462A"/>
    <w:rsid w:val="00FB64FA"/>
    <w:rsid w:val="00FC0D30"/>
    <w:rsid w:val="00FC10C2"/>
    <w:rsid w:val="00FC4086"/>
    <w:rsid w:val="00FC434B"/>
    <w:rsid w:val="00FC576E"/>
    <w:rsid w:val="00FC6986"/>
    <w:rsid w:val="00FD0F8B"/>
    <w:rsid w:val="00FD22A8"/>
    <w:rsid w:val="00FD45A3"/>
    <w:rsid w:val="00FD5430"/>
    <w:rsid w:val="00FE107E"/>
    <w:rsid w:val="00FE78F6"/>
    <w:rsid w:val="00FF1095"/>
    <w:rsid w:val="00FF1E9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D51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D4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55E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5ECB"/>
    <w:rPr>
      <w:rFonts w:ascii="Tahoma" w:hAnsi="Tahoma" w:cs="Tahoma"/>
      <w:sz w:val="16"/>
      <w:szCs w:val="16"/>
    </w:rPr>
  </w:style>
  <w:style w:type="paragraph" w:styleId="Prrafodelista">
    <w:name w:val="List Paragraph"/>
    <w:basedOn w:val="Normal"/>
    <w:uiPriority w:val="34"/>
    <w:qFormat/>
    <w:rsid w:val="008C68CB"/>
    <w:pPr>
      <w:ind w:left="720"/>
      <w:contextualSpacing/>
    </w:pPr>
  </w:style>
  <w:style w:type="character" w:customStyle="1" w:styleId="apple-converted-space">
    <w:name w:val="apple-converted-space"/>
    <w:basedOn w:val="Fuentedeprrafopredeter"/>
    <w:rsid w:val="009B6879"/>
  </w:style>
  <w:style w:type="paragraph" w:styleId="Textonotapie">
    <w:name w:val="footnote text"/>
    <w:basedOn w:val="Normal"/>
    <w:link w:val="TextonotapieCar"/>
    <w:uiPriority w:val="99"/>
    <w:semiHidden/>
    <w:unhideWhenUsed/>
    <w:rsid w:val="00D73D4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73D45"/>
    <w:rPr>
      <w:sz w:val="20"/>
      <w:szCs w:val="20"/>
    </w:rPr>
  </w:style>
  <w:style w:type="character" w:styleId="Refdenotaalpie">
    <w:name w:val="footnote reference"/>
    <w:basedOn w:val="Fuentedeprrafopredeter"/>
    <w:uiPriority w:val="99"/>
    <w:semiHidden/>
    <w:unhideWhenUsed/>
    <w:rsid w:val="00D73D45"/>
    <w:rPr>
      <w:vertAlign w:val="superscript"/>
    </w:rPr>
  </w:style>
  <w:style w:type="character" w:styleId="Hipervnculo">
    <w:name w:val="Hyperlink"/>
    <w:basedOn w:val="Fuentedeprrafopredeter"/>
    <w:uiPriority w:val="99"/>
    <w:unhideWhenUsed/>
    <w:rsid w:val="00D73D45"/>
    <w:rPr>
      <w:color w:val="0000FF" w:themeColor="hyperlink"/>
      <w:u w:val="single"/>
    </w:rPr>
  </w:style>
  <w:style w:type="table" w:styleId="Tablaconcuadrcula">
    <w:name w:val="Table Grid"/>
    <w:basedOn w:val="Tablanormal"/>
    <w:uiPriority w:val="59"/>
    <w:rsid w:val="003820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Fuentedeprrafopredeter"/>
    <w:rsid w:val="0056053C"/>
  </w:style>
  <w:style w:type="character" w:customStyle="1" w:styleId="atn">
    <w:name w:val="atn"/>
    <w:basedOn w:val="Fuentedeprrafopredeter"/>
    <w:rsid w:val="0056053C"/>
  </w:style>
  <w:style w:type="paragraph" w:styleId="Encabezado">
    <w:name w:val="header"/>
    <w:basedOn w:val="Normal"/>
    <w:link w:val="EncabezadoCar"/>
    <w:uiPriority w:val="99"/>
    <w:unhideWhenUsed/>
    <w:rsid w:val="000576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769B"/>
  </w:style>
  <w:style w:type="paragraph" w:styleId="Piedepgina">
    <w:name w:val="footer"/>
    <w:basedOn w:val="Normal"/>
    <w:link w:val="PiedepginaCar"/>
    <w:uiPriority w:val="99"/>
    <w:unhideWhenUsed/>
    <w:rsid w:val="000576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769B"/>
  </w:style>
  <w:style w:type="character" w:styleId="Refdecomentario">
    <w:name w:val="annotation reference"/>
    <w:basedOn w:val="Fuentedeprrafopredeter"/>
    <w:uiPriority w:val="99"/>
    <w:semiHidden/>
    <w:unhideWhenUsed/>
    <w:rsid w:val="00F943EB"/>
    <w:rPr>
      <w:sz w:val="18"/>
      <w:szCs w:val="18"/>
    </w:rPr>
  </w:style>
  <w:style w:type="paragraph" w:styleId="Textocomentario">
    <w:name w:val="annotation text"/>
    <w:basedOn w:val="Normal"/>
    <w:link w:val="TextocomentarioCar"/>
    <w:uiPriority w:val="99"/>
    <w:unhideWhenUsed/>
    <w:rsid w:val="00F943EB"/>
    <w:pPr>
      <w:spacing w:line="240" w:lineRule="auto"/>
    </w:pPr>
    <w:rPr>
      <w:sz w:val="24"/>
      <w:szCs w:val="24"/>
    </w:rPr>
  </w:style>
  <w:style w:type="character" w:customStyle="1" w:styleId="TextocomentarioCar">
    <w:name w:val="Texto comentario Car"/>
    <w:basedOn w:val="Fuentedeprrafopredeter"/>
    <w:link w:val="Textocomentario"/>
    <w:uiPriority w:val="99"/>
    <w:rsid w:val="00F943EB"/>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D4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55E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5ECB"/>
    <w:rPr>
      <w:rFonts w:ascii="Tahoma" w:hAnsi="Tahoma" w:cs="Tahoma"/>
      <w:sz w:val="16"/>
      <w:szCs w:val="16"/>
    </w:rPr>
  </w:style>
  <w:style w:type="paragraph" w:styleId="Prrafodelista">
    <w:name w:val="List Paragraph"/>
    <w:basedOn w:val="Normal"/>
    <w:uiPriority w:val="34"/>
    <w:qFormat/>
    <w:rsid w:val="008C68CB"/>
    <w:pPr>
      <w:ind w:left="720"/>
      <w:contextualSpacing/>
    </w:pPr>
  </w:style>
  <w:style w:type="character" w:customStyle="1" w:styleId="apple-converted-space">
    <w:name w:val="apple-converted-space"/>
    <w:basedOn w:val="Fuentedeprrafopredeter"/>
    <w:rsid w:val="009B6879"/>
  </w:style>
  <w:style w:type="paragraph" w:styleId="Textonotapie">
    <w:name w:val="footnote text"/>
    <w:basedOn w:val="Normal"/>
    <w:link w:val="TextonotapieCar"/>
    <w:uiPriority w:val="99"/>
    <w:semiHidden/>
    <w:unhideWhenUsed/>
    <w:rsid w:val="00D73D4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73D45"/>
    <w:rPr>
      <w:sz w:val="20"/>
      <w:szCs w:val="20"/>
    </w:rPr>
  </w:style>
  <w:style w:type="character" w:styleId="Refdenotaalpie">
    <w:name w:val="footnote reference"/>
    <w:basedOn w:val="Fuentedeprrafopredeter"/>
    <w:uiPriority w:val="99"/>
    <w:semiHidden/>
    <w:unhideWhenUsed/>
    <w:rsid w:val="00D73D45"/>
    <w:rPr>
      <w:vertAlign w:val="superscript"/>
    </w:rPr>
  </w:style>
  <w:style w:type="character" w:styleId="Hipervnculo">
    <w:name w:val="Hyperlink"/>
    <w:basedOn w:val="Fuentedeprrafopredeter"/>
    <w:uiPriority w:val="99"/>
    <w:unhideWhenUsed/>
    <w:rsid w:val="00D73D45"/>
    <w:rPr>
      <w:color w:val="0000FF" w:themeColor="hyperlink"/>
      <w:u w:val="single"/>
    </w:rPr>
  </w:style>
  <w:style w:type="table" w:styleId="Tablaconcuadrcula">
    <w:name w:val="Table Grid"/>
    <w:basedOn w:val="Tablanormal"/>
    <w:uiPriority w:val="59"/>
    <w:rsid w:val="003820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Fuentedeprrafopredeter"/>
    <w:rsid w:val="0056053C"/>
  </w:style>
  <w:style w:type="character" w:customStyle="1" w:styleId="atn">
    <w:name w:val="atn"/>
    <w:basedOn w:val="Fuentedeprrafopredeter"/>
    <w:rsid w:val="0056053C"/>
  </w:style>
  <w:style w:type="paragraph" w:styleId="Encabezado">
    <w:name w:val="header"/>
    <w:basedOn w:val="Normal"/>
    <w:link w:val="EncabezadoCar"/>
    <w:uiPriority w:val="99"/>
    <w:unhideWhenUsed/>
    <w:rsid w:val="000576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769B"/>
  </w:style>
  <w:style w:type="paragraph" w:styleId="Piedepgina">
    <w:name w:val="footer"/>
    <w:basedOn w:val="Normal"/>
    <w:link w:val="PiedepginaCar"/>
    <w:uiPriority w:val="99"/>
    <w:unhideWhenUsed/>
    <w:rsid w:val="000576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769B"/>
  </w:style>
  <w:style w:type="character" w:styleId="Refdecomentario">
    <w:name w:val="annotation reference"/>
    <w:basedOn w:val="Fuentedeprrafopredeter"/>
    <w:uiPriority w:val="99"/>
    <w:semiHidden/>
    <w:unhideWhenUsed/>
    <w:rsid w:val="00F943EB"/>
    <w:rPr>
      <w:sz w:val="18"/>
      <w:szCs w:val="18"/>
    </w:rPr>
  </w:style>
  <w:style w:type="paragraph" w:styleId="Textocomentario">
    <w:name w:val="annotation text"/>
    <w:basedOn w:val="Normal"/>
    <w:link w:val="TextocomentarioCar"/>
    <w:uiPriority w:val="99"/>
    <w:unhideWhenUsed/>
    <w:rsid w:val="00F943EB"/>
    <w:pPr>
      <w:spacing w:line="240" w:lineRule="auto"/>
    </w:pPr>
    <w:rPr>
      <w:sz w:val="24"/>
      <w:szCs w:val="24"/>
    </w:rPr>
  </w:style>
  <w:style w:type="character" w:customStyle="1" w:styleId="TextocomentarioCar">
    <w:name w:val="Texto comentario Car"/>
    <w:basedOn w:val="Fuentedeprrafopredeter"/>
    <w:link w:val="Textocomentario"/>
    <w:uiPriority w:val="99"/>
    <w:rsid w:val="00F943E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29992">
      <w:bodyDiv w:val="1"/>
      <w:marLeft w:val="0"/>
      <w:marRight w:val="0"/>
      <w:marTop w:val="0"/>
      <w:marBottom w:val="0"/>
      <w:divBdr>
        <w:top w:val="none" w:sz="0" w:space="0" w:color="auto"/>
        <w:left w:val="none" w:sz="0" w:space="0" w:color="auto"/>
        <w:bottom w:val="none" w:sz="0" w:space="0" w:color="auto"/>
        <w:right w:val="none" w:sz="0" w:space="0" w:color="auto"/>
      </w:divBdr>
    </w:div>
    <w:div w:id="235092645">
      <w:bodyDiv w:val="1"/>
      <w:marLeft w:val="0"/>
      <w:marRight w:val="0"/>
      <w:marTop w:val="0"/>
      <w:marBottom w:val="0"/>
      <w:divBdr>
        <w:top w:val="none" w:sz="0" w:space="0" w:color="auto"/>
        <w:left w:val="none" w:sz="0" w:space="0" w:color="auto"/>
        <w:bottom w:val="none" w:sz="0" w:space="0" w:color="auto"/>
        <w:right w:val="none" w:sz="0" w:space="0" w:color="auto"/>
      </w:divBdr>
      <w:divsChild>
        <w:div w:id="68042944">
          <w:marLeft w:val="0"/>
          <w:marRight w:val="0"/>
          <w:marTop w:val="0"/>
          <w:marBottom w:val="0"/>
          <w:divBdr>
            <w:top w:val="none" w:sz="0" w:space="0" w:color="auto"/>
            <w:left w:val="none" w:sz="0" w:space="0" w:color="auto"/>
            <w:bottom w:val="none" w:sz="0" w:space="0" w:color="auto"/>
            <w:right w:val="none" w:sz="0" w:space="0" w:color="auto"/>
          </w:divBdr>
          <w:divsChild>
            <w:div w:id="1308512348">
              <w:marLeft w:val="0"/>
              <w:marRight w:val="0"/>
              <w:marTop w:val="0"/>
              <w:marBottom w:val="0"/>
              <w:divBdr>
                <w:top w:val="none" w:sz="0" w:space="0" w:color="auto"/>
                <w:left w:val="none" w:sz="0" w:space="0" w:color="auto"/>
                <w:bottom w:val="none" w:sz="0" w:space="0" w:color="auto"/>
                <w:right w:val="none" w:sz="0" w:space="0" w:color="auto"/>
              </w:divBdr>
              <w:divsChild>
                <w:div w:id="2032409137">
                  <w:marLeft w:val="0"/>
                  <w:marRight w:val="0"/>
                  <w:marTop w:val="0"/>
                  <w:marBottom w:val="0"/>
                  <w:divBdr>
                    <w:top w:val="none" w:sz="0" w:space="0" w:color="auto"/>
                    <w:left w:val="none" w:sz="0" w:space="0" w:color="auto"/>
                    <w:bottom w:val="none" w:sz="0" w:space="0" w:color="auto"/>
                    <w:right w:val="none" w:sz="0" w:space="0" w:color="auto"/>
                  </w:divBdr>
                  <w:divsChild>
                    <w:div w:id="179124992">
                      <w:marLeft w:val="0"/>
                      <w:marRight w:val="0"/>
                      <w:marTop w:val="0"/>
                      <w:marBottom w:val="0"/>
                      <w:divBdr>
                        <w:top w:val="none" w:sz="0" w:space="0" w:color="auto"/>
                        <w:left w:val="none" w:sz="0" w:space="0" w:color="auto"/>
                        <w:bottom w:val="none" w:sz="0" w:space="0" w:color="auto"/>
                        <w:right w:val="none" w:sz="0" w:space="0" w:color="auto"/>
                      </w:divBdr>
                      <w:divsChild>
                        <w:div w:id="551504818">
                          <w:marLeft w:val="0"/>
                          <w:marRight w:val="0"/>
                          <w:marTop w:val="0"/>
                          <w:marBottom w:val="0"/>
                          <w:divBdr>
                            <w:top w:val="none" w:sz="0" w:space="0" w:color="auto"/>
                            <w:left w:val="none" w:sz="0" w:space="0" w:color="auto"/>
                            <w:bottom w:val="none" w:sz="0" w:space="0" w:color="auto"/>
                            <w:right w:val="none" w:sz="0" w:space="0" w:color="auto"/>
                          </w:divBdr>
                          <w:divsChild>
                            <w:div w:id="16519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964725">
      <w:bodyDiv w:val="1"/>
      <w:marLeft w:val="0"/>
      <w:marRight w:val="0"/>
      <w:marTop w:val="0"/>
      <w:marBottom w:val="0"/>
      <w:divBdr>
        <w:top w:val="none" w:sz="0" w:space="0" w:color="auto"/>
        <w:left w:val="none" w:sz="0" w:space="0" w:color="auto"/>
        <w:bottom w:val="none" w:sz="0" w:space="0" w:color="auto"/>
        <w:right w:val="none" w:sz="0" w:space="0" w:color="auto"/>
      </w:divBdr>
      <w:divsChild>
        <w:div w:id="589198324">
          <w:marLeft w:val="0"/>
          <w:marRight w:val="0"/>
          <w:marTop w:val="0"/>
          <w:marBottom w:val="0"/>
          <w:divBdr>
            <w:top w:val="none" w:sz="0" w:space="0" w:color="auto"/>
            <w:left w:val="none" w:sz="0" w:space="0" w:color="auto"/>
            <w:bottom w:val="none" w:sz="0" w:space="0" w:color="auto"/>
            <w:right w:val="none" w:sz="0" w:space="0" w:color="auto"/>
          </w:divBdr>
          <w:divsChild>
            <w:div w:id="46805994">
              <w:marLeft w:val="0"/>
              <w:marRight w:val="0"/>
              <w:marTop w:val="0"/>
              <w:marBottom w:val="0"/>
              <w:divBdr>
                <w:top w:val="none" w:sz="0" w:space="0" w:color="auto"/>
                <w:left w:val="none" w:sz="0" w:space="0" w:color="auto"/>
                <w:bottom w:val="none" w:sz="0" w:space="0" w:color="auto"/>
                <w:right w:val="none" w:sz="0" w:space="0" w:color="auto"/>
              </w:divBdr>
              <w:divsChild>
                <w:div w:id="1563906424">
                  <w:marLeft w:val="0"/>
                  <w:marRight w:val="0"/>
                  <w:marTop w:val="0"/>
                  <w:marBottom w:val="0"/>
                  <w:divBdr>
                    <w:top w:val="none" w:sz="0" w:space="0" w:color="auto"/>
                    <w:left w:val="none" w:sz="0" w:space="0" w:color="auto"/>
                    <w:bottom w:val="none" w:sz="0" w:space="0" w:color="auto"/>
                    <w:right w:val="none" w:sz="0" w:space="0" w:color="auto"/>
                  </w:divBdr>
                  <w:divsChild>
                    <w:div w:id="619149469">
                      <w:marLeft w:val="0"/>
                      <w:marRight w:val="0"/>
                      <w:marTop w:val="0"/>
                      <w:marBottom w:val="0"/>
                      <w:divBdr>
                        <w:top w:val="none" w:sz="0" w:space="0" w:color="auto"/>
                        <w:left w:val="none" w:sz="0" w:space="0" w:color="auto"/>
                        <w:bottom w:val="none" w:sz="0" w:space="0" w:color="auto"/>
                        <w:right w:val="none" w:sz="0" w:space="0" w:color="auto"/>
                      </w:divBdr>
                      <w:divsChild>
                        <w:div w:id="558133810">
                          <w:marLeft w:val="0"/>
                          <w:marRight w:val="0"/>
                          <w:marTop w:val="0"/>
                          <w:marBottom w:val="0"/>
                          <w:divBdr>
                            <w:top w:val="none" w:sz="0" w:space="0" w:color="auto"/>
                            <w:left w:val="none" w:sz="0" w:space="0" w:color="auto"/>
                            <w:bottom w:val="none" w:sz="0" w:space="0" w:color="auto"/>
                            <w:right w:val="none" w:sz="0" w:space="0" w:color="auto"/>
                          </w:divBdr>
                          <w:divsChild>
                            <w:div w:id="2022121992">
                              <w:marLeft w:val="0"/>
                              <w:marRight w:val="0"/>
                              <w:marTop w:val="0"/>
                              <w:marBottom w:val="0"/>
                              <w:divBdr>
                                <w:top w:val="none" w:sz="0" w:space="0" w:color="auto"/>
                                <w:left w:val="none" w:sz="0" w:space="0" w:color="auto"/>
                                <w:bottom w:val="none" w:sz="0" w:space="0" w:color="auto"/>
                                <w:right w:val="none" w:sz="0" w:space="0" w:color="auto"/>
                              </w:divBdr>
                              <w:divsChild>
                                <w:div w:id="309554724">
                                  <w:marLeft w:val="0"/>
                                  <w:marRight w:val="0"/>
                                  <w:marTop w:val="0"/>
                                  <w:marBottom w:val="0"/>
                                  <w:divBdr>
                                    <w:top w:val="none" w:sz="0" w:space="0" w:color="auto"/>
                                    <w:left w:val="none" w:sz="0" w:space="0" w:color="auto"/>
                                    <w:bottom w:val="none" w:sz="0" w:space="0" w:color="auto"/>
                                    <w:right w:val="none" w:sz="0" w:space="0" w:color="auto"/>
                                  </w:divBdr>
                                  <w:divsChild>
                                    <w:div w:id="85422051">
                                      <w:marLeft w:val="0"/>
                                      <w:marRight w:val="60"/>
                                      <w:marTop w:val="0"/>
                                      <w:marBottom w:val="0"/>
                                      <w:divBdr>
                                        <w:top w:val="none" w:sz="0" w:space="0" w:color="auto"/>
                                        <w:left w:val="none" w:sz="0" w:space="0" w:color="auto"/>
                                        <w:bottom w:val="none" w:sz="0" w:space="0" w:color="auto"/>
                                        <w:right w:val="none" w:sz="0" w:space="0" w:color="auto"/>
                                      </w:divBdr>
                                      <w:divsChild>
                                        <w:div w:id="74085662">
                                          <w:marLeft w:val="0"/>
                                          <w:marRight w:val="0"/>
                                          <w:marTop w:val="0"/>
                                          <w:marBottom w:val="0"/>
                                          <w:divBdr>
                                            <w:top w:val="none" w:sz="0" w:space="0" w:color="auto"/>
                                            <w:left w:val="none" w:sz="0" w:space="0" w:color="auto"/>
                                            <w:bottom w:val="none" w:sz="0" w:space="0" w:color="auto"/>
                                            <w:right w:val="none" w:sz="0" w:space="0" w:color="auto"/>
                                          </w:divBdr>
                                        </w:div>
                                        <w:div w:id="1284965905">
                                          <w:marLeft w:val="0"/>
                                          <w:marRight w:val="0"/>
                                          <w:marTop w:val="0"/>
                                          <w:marBottom w:val="0"/>
                                          <w:divBdr>
                                            <w:top w:val="single" w:sz="6" w:space="12" w:color="999999"/>
                                            <w:left w:val="single" w:sz="6" w:space="12" w:color="999999"/>
                                            <w:bottom w:val="single" w:sz="6" w:space="12" w:color="999999"/>
                                            <w:right w:val="single" w:sz="6" w:space="12" w:color="999999"/>
                                          </w:divBdr>
                                          <w:divsChild>
                                            <w:div w:id="806043818">
                                              <w:marLeft w:val="0"/>
                                              <w:marRight w:val="0"/>
                                              <w:marTop w:val="0"/>
                                              <w:marBottom w:val="0"/>
                                              <w:divBdr>
                                                <w:top w:val="none" w:sz="0" w:space="0" w:color="auto"/>
                                                <w:left w:val="none" w:sz="0" w:space="0" w:color="auto"/>
                                                <w:bottom w:val="none" w:sz="0" w:space="0" w:color="auto"/>
                                                <w:right w:val="none" w:sz="0" w:space="0" w:color="auto"/>
                                              </w:divBdr>
                                            </w:div>
                                          </w:divsChild>
                                        </w:div>
                                        <w:div w:id="10470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79797">
                                  <w:marLeft w:val="0"/>
                                  <w:marRight w:val="0"/>
                                  <w:marTop w:val="0"/>
                                  <w:marBottom w:val="0"/>
                                  <w:divBdr>
                                    <w:top w:val="none" w:sz="0" w:space="0" w:color="auto"/>
                                    <w:left w:val="none" w:sz="0" w:space="0" w:color="auto"/>
                                    <w:bottom w:val="none" w:sz="0" w:space="0" w:color="auto"/>
                                    <w:right w:val="none" w:sz="0" w:space="0" w:color="auto"/>
                                  </w:divBdr>
                                  <w:divsChild>
                                    <w:div w:id="169831637">
                                      <w:marLeft w:val="60"/>
                                      <w:marRight w:val="0"/>
                                      <w:marTop w:val="0"/>
                                      <w:marBottom w:val="0"/>
                                      <w:divBdr>
                                        <w:top w:val="none" w:sz="0" w:space="0" w:color="auto"/>
                                        <w:left w:val="none" w:sz="0" w:space="0" w:color="auto"/>
                                        <w:bottom w:val="none" w:sz="0" w:space="0" w:color="auto"/>
                                        <w:right w:val="none" w:sz="0" w:space="0" w:color="auto"/>
                                      </w:divBdr>
                                      <w:divsChild>
                                        <w:div w:id="1022709379">
                                          <w:marLeft w:val="0"/>
                                          <w:marRight w:val="0"/>
                                          <w:marTop w:val="0"/>
                                          <w:marBottom w:val="0"/>
                                          <w:divBdr>
                                            <w:top w:val="none" w:sz="0" w:space="0" w:color="auto"/>
                                            <w:left w:val="none" w:sz="0" w:space="0" w:color="auto"/>
                                            <w:bottom w:val="none" w:sz="0" w:space="0" w:color="auto"/>
                                            <w:right w:val="none" w:sz="0" w:space="0" w:color="auto"/>
                                          </w:divBdr>
                                          <w:divsChild>
                                            <w:div w:id="181476479">
                                              <w:marLeft w:val="0"/>
                                              <w:marRight w:val="0"/>
                                              <w:marTop w:val="0"/>
                                              <w:marBottom w:val="120"/>
                                              <w:divBdr>
                                                <w:top w:val="single" w:sz="6" w:space="0" w:color="F5F5F5"/>
                                                <w:left w:val="single" w:sz="6" w:space="0" w:color="F5F5F5"/>
                                                <w:bottom w:val="single" w:sz="6" w:space="0" w:color="F5F5F5"/>
                                                <w:right w:val="single" w:sz="6" w:space="0" w:color="F5F5F5"/>
                                              </w:divBdr>
                                              <w:divsChild>
                                                <w:div w:id="451438506">
                                                  <w:marLeft w:val="0"/>
                                                  <w:marRight w:val="0"/>
                                                  <w:marTop w:val="0"/>
                                                  <w:marBottom w:val="0"/>
                                                  <w:divBdr>
                                                    <w:top w:val="none" w:sz="0" w:space="0" w:color="auto"/>
                                                    <w:left w:val="none" w:sz="0" w:space="0" w:color="auto"/>
                                                    <w:bottom w:val="none" w:sz="0" w:space="0" w:color="auto"/>
                                                    <w:right w:val="none" w:sz="0" w:space="0" w:color="auto"/>
                                                  </w:divBdr>
                                                  <w:divsChild>
                                                    <w:div w:id="2383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9885613">
      <w:bodyDiv w:val="1"/>
      <w:marLeft w:val="0"/>
      <w:marRight w:val="0"/>
      <w:marTop w:val="0"/>
      <w:marBottom w:val="0"/>
      <w:divBdr>
        <w:top w:val="none" w:sz="0" w:space="0" w:color="auto"/>
        <w:left w:val="none" w:sz="0" w:space="0" w:color="auto"/>
        <w:bottom w:val="none" w:sz="0" w:space="0" w:color="auto"/>
        <w:right w:val="none" w:sz="0" w:space="0" w:color="auto"/>
      </w:divBdr>
      <w:divsChild>
        <w:div w:id="1271353243">
          <w:marLeft w:val="0"/>
          <w:marRight w:val="0"/>
          <w:marTop w:val="0"/>
          <w:marBottom w:val="0"/>
          <w:divBdr>
            <w:top w:val="none" w:sz="0" w:space="0" w:color="auto"/>
            <w:left w:val="none" w:sz="0" w:space="0" w:color="auto"/>
            <w:bottom w:val="none" w:sz="0" w:space="0" w:color="auto"/>
            <w:right w:val="none" w:sz="0" w:space="0" w:color="auto"/>
          </w:divBdr>
          <w:divsChild>
            <w:div w:id="1537113335">
              <w:marLeft w:val="0"/>
              <w:marRight w:val="0"/>
              <w:marTop w:val="0"/>
              <w:marBottom w:val="0"/>
              <w:divBdr>
                <w:top w:val="none" w:sz="0" w:space="0" w:color="auto"/>
                <w:left w:val="none" w:sz="0" w:space="0" w:color="auto"/>
                <w:bottom w:val="none" w:sz="0" w:space="0" w:color="auto"/>
                <w:right w:val="none" w:sz="0" w:space="0" w:color="auto"/>
              </w:divBdr>
              <w:divsChild>
                <w:div w:id="113990087">
                  <w:marLeft w:val="0"/>
                  <w:marRight w:val="0"/>
                  <w:marTop w:val="0"/>
                  <w:marBottom w:val="0"/>
                  <w:divBdr>
                    <w:top w:val="none" w:sz="0" w:space="0" w:color="auto"/>
                    <w:left w:val="none" w:sz="0" w:space="0" w:color="auto"/>
                    <w:bottom w:val="none" w:sz="0" w:space="0" w:color="auto"/>
                    <w:right w:val="none" w:sz="0" w:space="0" w:color="auto"/>
                  </w:divBdr>
                  <w:divsChild>
                    <w:div w:id="1747679320">
                      <w:marLeft w:val="0"/>
                      <w:marRight w:val="0"/>
                      <w:marTop w:val="0"/>
                      <w:marBottom w:val="0"/>
                      <w:divBdr>
                        <w:top w:val="none" w:sz="0" w:space="0" w:color="auto"/>
                        <w:left w:val="none" w:sz="0" w:space="0" w:color="auto"/>
                        <w:bottom w:val="none" w:sz="0" w:space="0" w:color="auto"/>
                        <w:right w:val="none" w:sz="0" w:space="0" w:color="auto"/>
                      </w:divBdr>
                      <w:divsChild>
                        <w:div w:id="1147013120">
                          <w:marLeft w:val="0"/>
                          <w:marRight w:val="0"/>
                          <w:marTop w:val="0"/>
                          <w:marBottom w:val="0"/>
                          <w:divBdr>
                            <w:top w:val="none" w:sz="0" w:space="0" w:color="auto"/>
                            <w:left w:val="none" w:sz="0" w:space="0" w:color="auto"/>
                            <w:bottom w:val="none" w:sz="0" w:space="0" w:color="auto"/>
                            <w:right w:val="none" w:sz="0" w:space="0" w:color="auto"/>
                          </w:divBdr>
                          <w:divsChild>
                            <w:div w:id="18685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483581">
      <w:bodyDiv w:val="1"/>
      <w:marLeft w:val="0"/>
      <w:marRight w:val="0"/>
      <w:marTop w:val="0"/>
      <w:marBottom w:val="0"/>
      <w:divBdr>
        <w:top w:val="none" w:sz="0" w:space="0" w:color="auto"/>
        <w:left w:val="none" w:sz="0" w:space="0" w:color="auto"/>
        <w:bottom w:val="none" w:sz="0" w:space="0" w:color="auto"/>
        <w:right w:val="none" w:sz="0" w:space="0" w:color="auto"/>
      </w:divBdr>
      <w:divsChild>
        <w:div w:id="877090676">
          <w:marLeft w:val="0"/>
          <w:marRight w:val="0"/>
          <w:marTop w:val="0"/>
          <w:marBottom w:val="0"/>
          <w:divBdr>
            <w:top w:val="none" w:sz="0" w:space="0" w:color="auto"/>
            <w:left w:val="none" w:sz="0" w:space="0" w:color="auto"/>
            <w:bottom w:val="none" w:sz="0" w:space="0" w:color="auto"/>
            <w:right w:val="none" w:sz="0" w:space="0" w:color="auto"/>
          </w:divBdr>
          <w:divsChild>
            <w:div w:id="444812018">
              <w:marLeft w:val="0"/>
              <w:marRight w:val="0"/>
              <w:marTop w:val="0"/>
              <w:marBottom w:val="0"/>
              <w:divBdr>
                <w:top w:val="none" w:sz="0" w:space="0" w:color="auto"/>
                <w:left w:val="none" w:sz="0" w:space="0" w:color="auto"/>
                <w:bottom w:val="none" w:sz="0" w:space="0" w:color="auto"/>
                <w:right w:val="none" w:sz="0" w:space="0" w:color="auto"/>
              </w:divBdr>
              <w:divsChild>
                <w:div w:id="232937896">
                  <w:marLeft w:val="0"/>
                  <w:marRight w:val="0"/>
                  <w:marTop w:val="0"/>
                  <w:marBottom w:val="0"/>
                  <w:divBdr>
                    <w:top w:val="none" w:sz="0" w:space="0" w:color="auto"/>
                    <w:left w:val="none" w:sz="0" w:space="0" w:color="auto"/>
                    <w:bottom w:val="none" w:sz="0" w:space="0" w:color="auto"/>
                    <w:right w:val="none" w:sz="0" w:space="0" w:color="auto"/>
                  </w:divBdr>
                  <w:divsChild>
                    <w:div w:id="1308897517">
                      <w:marLeft w:val="0"/>
                      <w:marRight w:val="0"/>
                      <w:marTop w:val="0"/>
                      <w:marBottom w:val="0"/>
                      <w:divBdr>
                        <w:top w:val="none" w:sz="0" w:space="0" w:color="auto"/>
                        <w:left w:val="none" w:sz="0" w:space="0" w:color="auto"/>
                        <w:bottom w:val="none" w:sz="0" w:space="0" w:color="auto"/>
                        <w:right w:val="none" w:sz="0" w:space="0" w:color="auto"/>
                      </w:divBdr>
                      <w:divsChild>
                        <w:div w:id="310597023">
                          <w:marLeft w:val="0"/>
                          <w:marRight w:val="0"/>
                          <w:marTop w:val="0"/>
                          <w:marBottom w:val="0"/>
                          <w:divBdr>
                            <w:top w:val="none" w:sz="0" w:space="0" w:color="auto"/>
                            <w:left w:val="none" w:sz="0" w:space="0" w:color="auto"/>
                            <w:bottom w:val="none" w:sz="0" w:space="0" w:color="auto"/>
                            <w:right w:val="none" w:sz="0" w:space="0" w:color="auto"/>
                          </w:divBdr>
                          <w:divsChild>
                            <w:div w:id="1520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236177">
      <w:bodyDiv w:val="1"/>
      <w:marLeft w:val="0"/>
      <w:marRight w:val="0"/>
      <w:marTop w:val="0"/>
      <w:marBottom w:val="0"/>
      <w:divBdr>
        <w:top w:val="none" w:sz="0" w:space="0" w:color="auto"/>
        <w:left w:val="none" w:sz="0" w:space="0" w:color="auto"/>
        <w:bottom w:val="none" w:sz="0" w:space="0" w:color="auto"/>
        <w:right w:val="none" w:sz="0" w:space="0" w:color="auto"/>
      </w:divBdr>
    </w:div>
    <w:div w:id="1020204127">
      <w:bodyDiv w:val="1"/>
      <w:marLeft w:val="0"/>
      <w:marRight w:val="0"/>
      <w:marTop w:val="0"/>
      <w:marBottom w:val="0"/>
      <w:divBdr>
        <w:top w:val="none" w:sz="0" w:space="0" w:color="auto"/>
        <w:left w:val="none" w:sz="0" w:space="0" w:color="auto"/>
        <w:bottom w:val="none" w:sz="0" w:space="0" w:color="auto"/>
        <w:right w:val="none" w:sz="0" w:space="0" w:color="auto"/>
      </w:divBdr>
      <w:divsChild>
        <w:div w:id="764109362">
          <w:marLeft w:val="0"/>
          <w:marRight w:val="0"/>
          <w:marTop w:val="0"/>
          <w:marBottom w:val="0"/>
          <w:divBdr>
            <w:top w:val="none" w:sz="0" w:space="0" w:color="auto"/>
            <w:left w:val="none" w:sz="0" w:space="0" w:color="auto"/>
            <w:bottom w:val="none" w:sz="0" w:space="0" w:color="auto"/>
            <w:right w:val="none" w:sz="0" w:space="0" w:color="auto"/>
          </w:divBdr>
          <w:divsChild>
            <w:div w:id="1391927049">
              <w:marLeft w:val="0"/>
              <w:marRight w:val="0"/>
              <w:marTop w:val="0"/>
              <w:marBottom w:val="0"/>
              <w:divBdr>
                <w:top w:val="none" w:sz="0" w:space="0" w:color="auto"/>
                <w:left w:val="none" w:sz="0" w:space="0" w:color="auto"/>
                <w:bottom w:val="none" w:sz="0" w:space="0" w:color="auto"/>
                <w:right w:val="none" w:sz="0" w:space="0" w:color="auto"/>
              </w:divBdr>
              <w:divsChild>
                <w:div w:id="1984234205">
                  <w:marLeft w:val="0"/>
                  <w:marRight w:val="0"/>
                  <w:marTop w:val="0"/>
                  <w:marBottom w:val="0"/>
                  <w:divBdr>
                    <w:top w:val="none" w:sz="0" w:space="0" w:color="auto"/>
                    <w:left w:val="none" w:sz="0" w:space="0" w:color="auto"/>
                    <w:bottom w:val="none" w:sz="0" w:space="0" w:color="auto"/>
                    <w:right w:val="none" w:sz="0" w:space="0" w:color="auto"/>
                  </w:divBdr>
                  <w:divsChild>
                    <w:div w:id="1572930540">
                      <w:marLeft w:val="0"/>
                      <w:marRight w:val="0"/>
                      <w:marTop w:val="0"/>
                      <w:marBottom w:val="0"/>
                      <w:divBdr>
                        <w:top w:val="none" w:sz="0" w:space="0" w:color="auto"/>
                        <w:left w:val="none" w:sz="0" w:space="0" w:color="auto"/>
                        <w:bottom w:val="none" w:sz="0" w:space="0" w:color="auto"/>
                        <w:right w:val="none" w:sz="0" w:space="0" w:color="auto"/>
                      </w:divBdr>
                      <w:divsChild>
                        <w:div w:id="833911766">
                          <w:marLeft w:val="0"/>
                          <w:marRight w:val="0"/>
                          <w:marTop w:val="0"/>
                          <w:marBottom w:val="0"/>
                          <w:divBdr>
                            <w:top w:val="none" w:sz="0" w:space="0" w:color="auto"/>
                            <w:left w:val="none" w:sz="0" w:space="0" w:color="auto"/>
                            <w:bottom w:val="none" w:sz="0" w:space="0" w:color="auto"/>
                            <w:right w:val="none" w:sz="0" w:space="0" w:color="auto"/>
                          </w:divBdr>
                          <w:divsChild>
                            <w:div w:id="13437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716225">
      <w:bodyDiv w:val="1"/>
      <w:marLeft w:val="0"/>
      <w:marRight w:val="0"/>
      <w:marTop w:val="0"/>
      <w:marBottom w:val="0"/>
      <w:divBdr>
        <w:top w:val="none" w:sz="0" w:space="0" w:color="auto"/>
        <w:left w:val="none" w:sz="0" w:space="0" w:color="auto"/>
        <w:bottom w:val="none" w:sz="0" w:space="0" w:color="auto"/>
        <w:right w:val="none" w:sz="0" w:space="0" w:color="auto"/>
      </w:divBdr>
      <w:divsChild>
        <w:div w:id="3557196">
          <w:marLeft w:val="0"/>
          <w:marRight w:val="0"/>
          <w:marTop w:val="0"/>
          <w:marBottom w:val="0"/>
          <w:divBdr>
            <w:top w:val="none" w:sz="0" w:space="0" w:color="auto"/>
            <w:left w:val="none" w:sz="0" w:space="0" w:color="auto"/>
            <w:bottom w:val="none" w:sz="0" w:space="0" w:color="auto"/>
            <w:right w:val="none" w:sz="0" w:space="0" w:color="auto"/>
          </w:divBdr>
          <w:divsChild>
            <w:div w:id="707216365">
              <w:marLeft w:val="0"/>
              <w:marRight w:val="0"/>
              <w:marTop w:val="0"/>
              <w:marBottom w:val="0"/>
              <w:divBdr>
                <w:top w:val="none" w:sz="0" w:space="0" w:color="auto"/>
                <w:left w:val="none" w:sz="0" w:space="0" w:color="auto"/>
                <w:bottom w:val="none" w:sz="0" w:space="0" w:color="auto"/>
                <w:right w:val="none" w:sz="0" w:space="0" w:color="auto"/>
              </w:divBdr>
              <w:divsChild>
                <w:div w:id="408772072">
                  <w:marLeft w:val="0"/>
                  <w:marRight w:val="0"/>
                  <w:marTop w:val="0"/>
                  <w:marBottom w:val="0"/>
                  <w:divBdr>
                    <w:top w:val="none" w:sz="0" w:space="0" w:color="auto"/>
                    <w:left w:val="none" w:sz="0" w:space="0" w:color="auto"/>
                    <w:bottom w:val="none" w:sz="0" w:space="0" w:color="auto"/>
                    <w:right w:val="none" w:sz="0" w:space="0" w:color="auto"/>
                  </w:divBdr>
                  <w:divsChild>
                    <w:div w:id="1049307583">
                      <w:marLeft w:val="0"/>
                      <w:marRight w:val="0"/>
                      <w:marTop w:val="0"/>
                      <w:marBottom w:val="0"/>
                      <w:divBdr>
                        <w:top w:val="none" w:sz="0" w:space="0" w:color="auto"/>
                        <w:left w:val="none" w:sz="0" w:space="0" w:color="auto"/>
                        <w:bottom w:val="none" w:sz="0" w:space="0" w:color="auto"/>
                        <w:right w:val="none" w:sz="0" w:space="0" w:color="auto"/>
                      </w:divBdr>
                      <w:divsChild>
                        <w:div w:id="803697153">
                          <w:marLeft w:val="0"/>
                          <w:marRight w:val="0"/>
                          <w:marTop w:val="0"/>
                          <w:marBottom w:val="0"/>
                          <w:divBdr>
                            <w:top w:val="none" w:sz="0" w:space="0" w:color="auto"/>
                            <w:left w:val="none" w:sz="0" w:space="0" w:color="auto"/>
                            <w:bottom w:val="none" w:sz="0" w:space="0" w:color="auto"/>
                            <w:right w:val="none" w:sz="0" w:space="0" w:color="auto"/>
                          </w:divBdr>
                          <w:divsChild>
                            <w:div w:id="15513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168945">
      <w:bodyDiv w:val="1"/>
      <w:marLeft w:val="0"/>
      <w:marRight w:val="0"/>
      <w:marTop w:val="0"/>
      <w:marBottom w:val="0"/>
      <w:divBdr>
        <w:top w:val="none" w:sz="0" w:space="0" w:color="auto"/>
        <w:left w:val="none" w:sz="0" w:space="0" w:color="auto"/>
        <w:bottom w:val="none" w:sz="0" w:space="0" w:color="auto"/>
        <w:right w:val="none" w:sz="0" w:space="0" w:color="auto"/>
      </w:divBdr>
    </w:div>
    <w:div w:id="1585072528">
      <w:bodyDiv w:val="1"/>
      <w:marLeft w:val="0"/>
      <w:marRight w:val="0"/>
      <w:marTop w:val="0"/>
      <w:marBottom w:val="0"/>
      <w:divBdr>
        <w:top w:val="none" w:sz="0" w:space="0" w:color="auto"/>
        <w:left w:val="none" w:sz="0" w:space="0" w:color="auto"/>
        <w:bottom w:val="none" w:sz="0" w:space="0" w:color="auto"/>
        <w:right w:val="none" w:sz="0" w:space="0" w:color="auto"/>
      </w:divBdr>
      <w:divsChild>
        <w:div w:id="1511917798">
          <w:marLeft w:val="0"/>
          <w:marRight w:val="0"/>
          <w:marTop w:val="0"/>
          <w:marBottom w:val="0"/>
          <w:divBdr>
            <w:top w:val="none" w:sz="0" w:space="0" w:color="auto"/>
            <w:left w:val="none" w:sz="0" w:space="0" w:color="auto"/>
            <w:bottom w:val="none" w:sz="0" w:space="0" w:color="auto"/>
            <w:right w:val="none" w:sz="0" w:space="0" w:color="auto"/>
          </w:divBdr>
          <w:divsChild>
            <w:div w:id="1634797541">
              <w:marLeft w:val="0"/>
              <w:marRight w:val="0"/>
              <w:marTop w:val="0"/>
              <w:marBottom w:val="0"/>
              <w:divBdr>
                <w:top w:val="none" w:sz="0" w:space="0" w:color="auto"/>
                <w:left w:val="none" w:sz="0" w:space="0" w:color="auto"/>
                <w:bottom w:val="none" w:sz="0" w:space="0" w:color="auto"/>
                <w:right w:val="none" w:sz="0" w:space="0" w:color="auto"/>
              </w:divBdr>
              <w:divsChild>
                <w:div w:id="1027215183">
                  <w:marLeft w:val="0"/>
                  <w:marRight w:val="0"/>
                  <w:marTop w:val="0"/>
                  <w:marBottom w:val="0"/>
                  <w:divBdr>
                    <w:top w:val="none" w:sz="0" w:space="0" w:color="auto"/>
                    <w:left w:val="none" w:sz="0" w:space="0" w:color="auto"/>
                    <w:bottom w:val="none" w:sz="0" w:space="0" w:color="auto"/>
                    <w:right w:val="none" w:sz="0" w:space="0" w:color="auto"/>
                  </w:divBdr>
                  <w:divsChild>
                    <w:div w:id="17202553">
                      <w:marLeft w:val="0"/>
                      <w:marRight w:val="0"/>
                      <w:marTop w:val="0"/>
                      <w:marBottom w:val="0"/>
                      <w:divBdr>
                        <w:top w:val="none" w:sz="0" w:space="0" w:color="auto"/>
                        <w:left w:val="none" w:sz="0" w:space="0" w:color="auto"/>
                        <w:bottom w:val="none" w:sz="0" w:space="0" w:color="auto"/>
                        <w:right w:val="none" w:sz="0" w:space="0" w:color="auto"/>
                      </w:divBdr>
                      <w:divsChild>
                        <w:div w:id="1980841801">
                          <w:marLeft w:val="0"/>
                          <w:marRight w:val="0"/>
                          <w:marTop w:val="0"/>
                          <w:marBottom w:val="0"/>
                          <w:divBdr>
                            <w:top w:val="none" w:sz="0" w:space="0" w:color="auto"/>
                            <w:left w:val="none" w:sz="0" w:space="0" w:color="auto"/>
                            <w:bottom w:val="none" w:sz="0" w:space="0" w:color="auto"/>
                            <w:right w:val="none" w:sz="0" w:space="0" w:color="auto"/>
                          </w:divBdr>
                          <w:divsChild>
                            <w:div w:id="21054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www.aimsun.com/wp/?page_id=2048&amp;lang=es" TargetMode="External"/><Relationship Id="rId4" Type="http://schemas.openxmlformats.org/officeDocument/2006/relationships/hyperlink" Target="https://www.arenasimulation.com/industry-solutions/logistics-simulation-software" TargetMode="External"/><Relationship Id="rId5" Type="http://schemas.openxmlformats.org/officeDocument/2006/relationships/hyperlink" Target="https://www.arcgis.com/features/features.html" TargetMode="External"/><Relationship Id="rId6" Type="http://schemas.openxmlformats.org/officeDocument/2006/relationships/hyperlink" Target="http://vision-traffic.ptvgroup.com/en-uk/use-cases/" TargetMode="External"/><Relationship Id="rId7" Type="http://schemas.openxmlformats.org/officeDocument/2006/relationships/hyperlink" Target="http://www.cattlab.umd.edu/?portfolio=explore-and-visualize-crashes" TargetMode="External"/><Relationship Id="rId8" Type="http://schemas.openxmlformats.org/officeDocument/2006/relationships/hyperlink" Target="http://www.trl.co.uk/solutions/transport-futures/smart-cities/" TargetMode="External"/><Relationship Id="rId9" Type="http://schemas.openxmlformats.org/officeDocument/2006/relationships/hyperlink" Target="http://cuentame.inegi.org.mx/monografias/informacion/df/territorio/relieve.aspx?tema=me" TargetMode="External"/><Relationship Id="rId10" Type="http://schemas.openxmlformats.org/officeDocument/2006/relationships/hyperlink" Target="http://ccl.northwestern.edu/netlogo/docs/" TargetMode="External"/><Relationship Id="rId1" Type="http://schemas.openxmlformats.org/officeDocument/2006/relationships/hyperlink" Target="http://www.caliper.com/TransCAD/introduccion.htm" TargetMode="External"/><Relationship Id="rId2" Type="http://schemas.openxmlformats.org/officeDocument/2006/relationships/hyperlink" Target="http://www.caliper.com/transmodeler/descripcion.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9406C-0ED3-FC47-85A3-47A366F7C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85</Pages>
  <Words>24108</Words>
  <Characters>132595</Characters>
  <Application>Microsoft Macintosh Word</Application>
  <DocSecurity>0</DocSecurity>
  <Lines>1104</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dc:creator>
  <cp:lastModifiedBy>Felipe C.</cp:lastModifiedBy>
  <cp:revision>77</cp:revision>
  <cp:lastPrinted>2014-10-28T15:04:00Z</cp:lastPrinted>
  <dcterms:created xsi:type="dcterms:W3CDTF">2014-12-23T02:16:00Z</dcterms:created>
  <dcterms:modified xsi:type="dcterms:W3CDTF">2015-03-03T00:07:00Z</dcterms:modified>
</cp:coreProperties>
</file>